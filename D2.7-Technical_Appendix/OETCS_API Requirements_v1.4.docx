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26FD" w:rsidRPr="00623C9D" w:rsidRDefault="004626FD" w:rsidP="000A67EB">
      <w:bookmarkStart w:id="0" w:name="_Toc325532405"/>
      <w:bookmarkStart w:id="1" w:name="_Toc325534378"/>
      <w:bookmarkStart w:id="2" w:name="_Toc325534712"/>
      <w:bookmarkStart w:id="3" w:name="_Ref325535568"/>
      <w:bookmarkStart w:id="4" w:name="_Ref325535625"/>
      <w:bookmarkStart w:id="5" w:name="_Ref325535633"/>
      <w:bookmarkStart w:id="6" w:name="_Toc325765265"/>
      <w:bookmarkStart w:id="7" w:name="_Toc325765371"/>
      <w:bookmarkStart w:id="8" w:name="_Toc325772065"/>
      <w:bookmarkStart w:id="9" w:name="_Toc326369945"/>
      <w:bookmarkStart w:id="10" w:name="_Toc326372183"/>
      <w:bookmarkStart w:id="11" w:name="_Toc326372613"/>
      <w:bookmarkStart w:id="12" w:name="_Toc327091818"/>
      <w:r w:rsidRPr="00623C9D">
        <w:t>Frame to be used to indicate a customer reference number.</w:t>
      </w:r>
    </w:p>
    <w:tbl>
      <w:tblPr>
        <w:tblW w:w="0" w:type="auto"/>
        <w:tblInd w:w="-7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279"/>
        <w:gridCol w:w="3541"/>
        <w:gridCol w:w="1276"/>
        <w:gridCol w:w="3688"/>
      </w:tblGrid>
      <w:tr w:rsidR="004626FD" w:rsidRPr="00623C9D">
        <w:tc>
          <w:tcPr>
            <w:tcW w:w="1279" w:type="dxa"/>
            <w:tcBorders>
              <w:right w:val="nil"/>
            </w:tcBorders>
          </w:tcPr>
          <w:p w:rsidR="004626FD" w:rsidRPr="00623C9D" w:rsidRDefault="004626FD" w:rsidP="000A67EB">
            <w:r w:rsidRPr="00623C9D">
              <w:t>Client :</w:t>
            </w:r>
          </w:p>
        </w:tc>
        <w:tc>
          <w:tcPr>
            <w:tcW w:w="3541" w:type="dxa"/>
            <w:tcBorders>
              <w:left w:val="nil"/>
              <w:right w:val="nil"/>
            </w:tcBorders>
          </w:tcPr>
          <w:p w:rsidR="004626FD" w:rsidRPr="00623C9D" w:rsidRDefault="004626FD" w:rsidP="000A67EB"/>
        </w:tc>
        <w:tc>
          <w:tcPr>
            <w:tcW w:w="1276" w:type="dxa"/>
            <w:tcBorders>
              <w:right w:val="nil"/>
            </w:tcBorders>
          </w:tcPr>
          <w:p w:rsidR="004626FD" w:rsidRPr="00623C9D" w:rsidRDefault="004626FD" w:rsidP="000A67EB">
            <w:r w:rsidRPr="00623C9D">
              <w:t>C/Ref. :</w:t>
            </w:r>
          </w:p>
        </w:tc>
        <w:tc>
          <w:tcPr>
            <w:tcW w:w="3688" w:type="dxa"/>
            <w:tcBorders>
              <w:left w:val="nil"/>
            </w:tcBorders>
          </w:tcPr>
          <w:p w:rsidR="004626FD" w:rsidRPr="00623C9D" w:rsidRDefault="004626FD" w:rsidP="000A67EB"/>
        </w:tc>
      </w:tr>
    </w:tbl>
    <w:p w:rsidR="009F02E2" w:rsidRPr="00623C9D" w:rsidRDefault="009F02E2" w:rsidP="000A67EB"/>
    <w:p w:rsidR="004626FD" w:rsidRPr="00623C9D" w:rsidRDefault="00FC3D1D" w:rsidP="000A67EB">
      <w:r w:rsidRPr="00623C9D">
        <w:t>Work-Package 2 : “Requirements”</w:t>
      </w:r>
    </w:p>
    <w:p w:rsidR="00FC3D1D" w:rsidRPr="00623C9D" w:rsidRDefault="00FC3D1D" w:rsidP="000A67EB">
      <w:pPr>
        <w:pStyle w:val="Corpsdetexte"/>
      </w:pPr>
    </w:p>
    <w:p w:rsidR="004626FD" w:rsidRPr="00623C9D" w:rsidRDefault="00FC3D1D" w:rsidP="000A67EB">
      <w:pPr>
        <w:pStyle w:val="Corpsdetexte"/>
      </w:pPr>
      <w:r w:rsidRPr="00623C9D">
        <w:t>API Requirements for OpenETCS</w:t>
      </w:r>
      <w:r w:rsidR="00945B65">
        <w:t xml:space="preserve"> – v1.</w:t>
      </w:r>
      <w:del w:id="13" w:author="3.0" w:date="2014-08-29T09:37:00Z">
        <w:r w:rsidR="007F6480" w:rsidDel="001414F9">
          <w:delText>3</w:delText>
        </w:r>
      </w:del>
      <w:ins w:id="14" w:author="3.0" w:date="2014-08-29T09:37:00Z">
        <w:r w:rsidR="001414F9">
          <w:t>4</w:t>
        </w:r>
      </w:ins>
    </w:p>
    <w:p w:rsidR="00FC3D1D" w:rsidRPr="00623C9D" w:rsidRDefault="00FC3D1D" w:rsidP="000A67EB">
      <w:pPr>
        <w:pStyle w:val="Corpsdetexte"/>
      </w:pPr>
    </w:p>
    <w:p w:rsidR="00FC3D1D" w:rsidRPr="00623C9D" w:rsidRDefault="00231F72" w:rsidP="000A67EB">
      <w:pPr>
        <w:pStyle w:val="Corpsdetexte"/>
      </w:pPr>
      <w:r>
        <w:t>N. Boverie</w:t>
      </w:r>
      <w:r w:rsidR="00FC3D1D" w:rsidRPr="00623C9D">
        <w:tab/>
      </w:r>
      <w:r w:rsidR="00FC3D1D" w:rsidRPr="00623C9D">
        <w:tab/>
      </w:r>
      <w:r w:rsidR="00FC3D1D" w:rsidRPr="00623C9D">
        <w:tab/>
      </w:r>
      <w:r w:rsidR="00FC3D1D" w:rsidRPr="00623C9D">
        <w:tab/>
      </w:r>
      <w:r w:rsidR="00FC3D1D" w:rsidRPr="00623C9D">
        <w:tab/>
      </w:r>
      <w:r w:rsidR="00FC3D1D" w:rsidRPr="00623C9D">
        <w:tab/>
      </w:r>
      <w:r w:rsidR="00FC3D1D" w:rsidRPr="00623C9D">
        <w:tab/>
      </w:r>
      <w:r w:rsidR="00FC3D1D" w:rsidRPr="00623C9D">
        <w:tab/>
      </w:r>
      <w:del w:id="15" w:author="3.0" w:date="2014-08-29T09:37:00Z">
        <w:r w:rsidR="007F6480" w:rsidDel="001414F9">
          <w:delText>July</w:delText>
        </w:r>
        <w:r w:rsidR="007F6480" w:rsidRPr="00623C9D" w:rsidDel="001414F9">
          <w:delText xml:space="preserve"> </w:delText>
        </w:r>
      </w:del>
      <w:ins w:id="16" w:author="3.0" w:date="2014-09-04T10:30:00Z">
        <w:r w:rsidR="000F7592">
          <w:t xml:space="preserve">September </w:t>
        </w:r>
      </w:ins>
      <w:r w:rsidR="00FC3D1D" w:rsidRPr="00623C9D">
        <w:t>201</w:t>
      </w:r>
      <w:r>
        <w:t>4</w:t>
      </w:r>
    </w:p>
    <w:p w:rsidR="00FC3D1D" w:rsidRPr="00623C9D" w:rsidRDefault="00FC3D1D" w:rsidP="000A67EB">
      <w:pPr>
        <w:pStyle w:val="Corpsdetexte"/>
      </w:pPr>
    </w:p>
    <w:p w:rsidR="00D15A9C" w:rsidRPr="00623C9D" w:rsidRDefault="00D15A9C" w:rsidP="000A67EB">
      <w:bookmarkStart w:id="17" w:name="_Toc363286651"/>
      <w:bookmarkStart w:id="18" w:name="_Toc368710417"/>
      <w:bookmarkStart w:id="19" w:name="_Toc397143364"/>
      <w:bookmarkStart w:id="20" w:name="_Toc344181935"/>
    </w:p>
    <w:p w:rsidR="00D15A9C" w:rsidRPr="00623C9D" w:rsidRDefault="00D15A9C" w:rsidP="000A67EB"/>
    <w:p w:rsidR="00D15A9C" w:rsidRPr="00623C9D" w:rsidRDefault="00D15A9C" w:rsidP="000A67EB"/>
    <w:p w:rsidR="00D15A9C" w:rsidRPr="00623C9D" w:rsidRDefault="00402828" w:rsidP="000A67EB">
      <w:r>
        <w:rPr>
          <w:noProof/>
          <w:lang w:val="fr-BE" w:eastAsia="fr-BE"/>
        </w:rPr>
        <w:drawing>
          <wp:inline distT="0" distB="0" distL="0" distR="0" wp14:anchorId="36E63D90" wp14:editId="39D48817">
            <wp:extent cx="4839335" cy="3631565"/>
            <wp:effectExtent l="0" t="0" r="0" b="6985"/>
            <wp:docPr id="14" name="Image 14"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9335" cy="3631565"/>
                    </a:xfrm>
                    <a:prstGeom prst="rect">
                      <a:avLst/>
                    </a:prstGeom>
                    <a:noFill/>
                    <a:ln>
                      <a:noFill/>
                    </a:ln>
                  </pic:spPr>
                </pic:pic>
              </a:graphicData>
            </a:graphic>
          </wp:inline>
        </w:drawing>
      </w:r>
      <w:r w:rsidR="00D15A9C" w:rsidRPr="00623C9D">
        <w:br w:type="page"/>
      </w:r>
    </w:p>
    <w:p w:rsidR="004626FD" w:rsidRPr="00623C9D" w:rsidRDefault="004626FD" w:rsidP="000A67EB">
      <w:r w:rsidRPr="00623C9D">
        <w:lastRenderedPageBreak/>
        <w:t>Amendment record</w:t>
      </w:r>
      <w:bookmarkEnd w:id="17"/>
      <w:bookmarkEnd w:id="18"/>
      <w:bookmarkEnd w:id="19"/>
    </w:p>
    <w:p w:rsidR="004626FD" w:rsidRPr="00623C9D" w:rsidRDefault="004626FD" w:rsidP="000A67EB">
      <w:pPr>
        <w:pStyle w:val="Corpsdetexte"/>
      </w:pPr>
    </w:p>
    <w:tbl>
      <w:tblPr>
        <w:tblW w:w="0" w:type="auto"/>
        <w:tblInd w:w="-23"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119" w:type="dxa"/>
          <w:right w:w="119" w:type="dxa"/>
        </w:tblCellMar>
        <w:tblLook w:val="0000" w:firstRow="0" w:lastRow="0" w:firstColumn="0" w:lastColumn="0" w:noHBand="0" w:noVBand="0"/>
      </w:tblPr>
      <w:tblGrid>
        <w:gridCol w:w="709"/>
        <w:gridCol w:w="1276"/>
        <w:gridCol w:w="1134"/>
        <w:gridCol w:w="1134"/>
        <w:gridCol w:w="851"/>
        <w:gridCol w:w="4649"/>
      </w:tblGrid>
      <w:tr w:rsidR="004626FD" w:rsidRPr="002C3A95" w:rsidTr="00AC32D1">
        <w:trPr>
          <w:tblHeader/>
        </w:trPr>
        <w:tc>
          <w:tcPr>
            <w:tcW w:w="709" w:type="dxa"/>
          </w:tcPr>
          <w:p w:rsidR="004626FD" w:rsidRPr="002C3A95" w:rsidRDefault="004626FD" w:rsidP="000A67EB">
            <w:pPr>
              <w:rPr>
                <w:sz w:val="18"/>
                <w:szCs w:val="18"/>
              </w:rPr>
            </w:pPr>
            <w:r w:rsidRPr="002C3A95">
              <w:rPr>
                <w:sz w:val="18"/>
                <w:szCs w:val="18"/>
              </w:rPr>
              <w:t>Rev.</w:t>
            </w:r>
            <w:r w:rsidRPr="002C3A95">
              <w:rPr>
                <w:rStyle w:val="Appelnotedebasdep"/>
                <w:b/>
                <w:sz w:val="18"/>
                <w:szCs w:val="18"/>
              </w:rPr>
              <w:footnoteReference w:id="1"/>
            </w:r>
          </w:p>
        </w:tc>
        <w:tc>
          <w:tcPr>
            <w:tcW w:w="1276" w:type="dxa"/>
          </w:tcPr>
          <w:p w:rsidR="004626FD" w:rsidRPr="002C3A95" w:rsidRDefault="004626FD" w:rsidP="000A67EB">
            <w:pPr>
              <w:rPr>
                <w:sz w:val="18"/>
                <w:szCs w:val="18"/>
              </w:rPr>
            </w:pPr>
            <w:r w:rsidRPr="002C3A95">
              <w:rPr>
                <w:sz w:val="18"/>
                <w:szCs w:val="18"/>
              </w:rPr>
              <w:t>Author</w:t>
            </w:r>
          </w:p>
        </w:tc>
        <w:tc>
          <w:tcPr>
            <w:tcW w:w="1134" w:type="dxa"/>
          </w:tcPr>
          <w:p w:rsidR="004626FD" w:rsidRPr="002C3A95" w:rsidRDefault="004626FD" w:rsidP="000A67EB">
            <w:pPr>
              <w:rPr>
                <w:sz w:val="18"/>
                <w:szCs w:val="18"/>
              </w:rPr>
            </w:pPr>
            <w:r w:rsidRPr="002C3A95">
              <w:rPr>
                <w:sz w:val="18"/>
                <w:szCs w:val="18"/>
              </w:rPr>
              <w:t>Version</w:t>
            </w:r>
          </w:p>
        </w:tc>
        <w:tc>
          <w:tcPr>
            <w:tcW w:w="1134" w:type="dxa"/>
          </w:tcPr>
          <w:p w:rsidR="004626FD" w:rsidRPr="002C3A95" w:rsidRDefault="004626FD" w:rsidP="000A67EB">
            <w:pPr>
              <w:rPr>
                <w:sz w:val="18"/>
                <w:szCs w:val="18"/>
              </w:rPr>
            </w:pPr>
            <w:r w:rsidRPr="002C3A95">
              <w:rPr>
                <w:sz w:val="18"/>
                <w:szCs w:val="18"/>
              </w:rPr>
              <w:t>Date</w:t>
            </w:r>
          </w:p>
        </w:tc>
        <w:tc>
          <w:tcPr>
            <w:tcW w:w="851" w:type="dxa"/>
          </w:tcPr>
          <w:p w:rsidR="004626FD" w:rsidRPr="002C3A95" w:rsidRDefault="004626FD" w:rsidP="000A67EB">
            <w:pPr>
              <w:rPr>
                <w:sz w:val="18"/>
                <w:szCs w:val="18"/>
              </w:rPr>
            </w:pPr>
            <w:r w:rsidRPr="002C3A95">
              <w:rPr>
                <w:sz w:val="18"/>
                <w:szCs w:val="18"/>
              </w:rPr>
              <w:t>§</w:t>
            </w:r>
          </w:p>
        </w:tc>
        <w:tc>
          <w:tcPr>
            <w:tcW w:w="4649" w:type="dxa"/>
          </w:tcPr>
          <w:p w:rsidR="004626FD" w:rsidRPr="003E18A4" w:rsidRDefault="004626FD" w:rsidP="000A67EB">
            <w:pPr>
              <w:rPr>
                <w:sz w:val="18"/>
                <w:szCs w:val="18"/>
              </w:rPr>
            </w:pPr>
            <w:r w:rsidRPr="003E18A4">
              <w:rPr>
                <w:sz w:val="18"/>
                <w:szCs w:val="18"/>
              </w:rPr>
              <w:t>Modifications</w:t>
            </w:r>
          </w:p>
        </w:tc>
      </w:tr>
      <w:tr w:rsidR="0013476D" w:rsidRPr="002C3A95" w:rsidTr="00AC32D1">
        <w:trPr>
          <w:trHeight w:val="293"/>
        </w:trPr>
        <w:tc>
          <w:tcPr>
            <w:tcW w:w="709" w:type="dxa"/>
          </w:tcPr>
          <w:p w:rsidR="0013476D" w:rsidRPr="002C3A95" w:rsidRDefault="0013476D" w:rsidP="000A67EB">
            <w:pPr>
              <w:rPr>
                <w:sz w:val="18"/>
                <w:szCs w:val="18"/>
              </w:rPr>
            </w:pPr>
          </w:p>
        </w:tc>
        <w:tc>
          <w:tcPr>
            <w:tcW w:w="1276" w:type="dxa"/>
          </w:tcPr>
          <w:p w:rsidR="0013476D" w:rsidRPr="002C3A95" w:rsidRDefault="0013476D" w:rsidP="000A67EB">
            <w:pPr>
              <w:rPr>
                <w:sz w:val="18"/>
                <w:szCs w:val="18"/>
              </w:rPr>
            </w:pPr>
            <w:r w:rsidRPr="002C3A95">
              <w:rPr>
                <w:sz w:val="18"/>
                <w:szCs w:val="18"/>
              </w:rPr>
              <w:t>G. Guillaume</w:t>
            </w:r>
          </w:p>
        </w:tc>
        <w:tc>
          <w:tcPr>
            <w:tcW w:w="1134" w:type="dxa"/>
          </w:tcPr>
          <w:p w:rsidR="0013476D" w:rsidRPr="002C3A95" w:rsidRDefault="009F02E2" w:rsidP="000A67EB">
            <w:pPr>
              <w:rPr>
                <w:sz w:val="18"/>
                <w:szCs w:val="18"/>
              </w:rPr>
            </w:pPr>
            <w:r w:rsidRPr="002C3A95">
              <w:rPr>
                <w:sz w:val="18"/>
                <w:szCs w:val="18"/>
              </w:rPr>
              <w:t>1.0Draft</w:t>
            </w:r>
          </w:p>
        </w:tc>
        <w:tc>
          <w:tcPr>
            <w:tcW w:w="1134" w:type="dxa"/>
          </w:tcPr>
          <w:p w:rsidR="0013476D" w:rsidRPr="002C3A95" w:rsidRDefault="009F02E2" w:rsidP="000A67EB">
            <w:pPr>
              <w:rPr>
                <w:sz w:val="18"/>
                <w:szCs w:val="18"/>
              </w:rPr>
            </w:pPr>
            <w:r w:rsidRPr="002C3A95">
              <w:rPr>
                <w:sz w:val="18"/>
                <w:szCs w:val="18"/>
              </w:rPr>
              <w:t>01/03/2013</w:t>
            </w:r>
          </w:p>
        </w:tc>
        <w:tc>
          <w:tcPr>
            <w:tcW w:w="851" w:type="dxa"/>
          </w:tcPr>
          <w:p w:rsidR="0013476D" w:rsidRPr="002C3A95" w:rsidRDefault="009F02E2" w:rsidP="000A67EB">
            <w:pPr>
              <w:rPr>
                <w:sz w:val="18"/>
                <w:szCs w:val="18"/>
              </w:rPr>
            </w:pPr>
            <w:r w:rsidRPr="002C3A95">
              <w:rPr>
                <w:sz w:val="18"/>
                <w:szCs w:val="18"/>
              </w:rPr>
              <w:t>New</w:t>
            </w:r>
          </w:p>
        </w:tc>
        <w:tc>
          <w:tcPr>
            <w:tcW w:w="4649" w:type="dxa"/>
          </w:tcPr>
          <w:p w:rsidR="0013476D" w:rsidRPr="003E18A4" w:rsidRDefault="00097753" w:rsidP="000A67EB">
            <w:pPr>
              <w:rPr>
                <w:sz w:val="18"/>
                <w:szCs w:val="18"/>
              </w:rPr>
            </w:pPr>
            <w:r w:rsidRPr="003E18A4">
              <w:rPr>
                <w:sz w:val="18"/>
                <w:szCs w:val="18"/>
              </w:rPr>
              <w:t>Draft version</w:t>
            </w:r>
            <w:r w:rsidR="00106FEB" w:rsidRPr="003E18A4">
              <w:rPr>
                <w:sz w:val="18"/>
                <w:szCs w:val="18"/>
              </w:rPr>
              <w:t xml:space="preserve"> for review m</w:t>
            </w:r>
            <w:r w:rsidR="009F02E2" w:rsidRPr="003E18A4">
              <w:rPr>
                <w:sz w:val="18"/>
                <w:szCs w:val="18"/>
              </w:rPr>
              <w:t>eeting plan on week1311</w:t>
            </w:r>
          </w:p>
        </w:tc>
      </w:tr>
      <w:tr w:rsidR="009F02E2" w:rsidRPr="002C3A95" w:rsidTr="00AC32D1">
        <w:trPr>
          <w:trHeight w:val="293"/>
        </w:trPr>
        <w:tc>
          <w:tcPr>
            <w:tcW w:w="709" w:type="dxa"/>
          </w:tcPr>
          <w:p w:rsidR="009F02E2" w:rsidRPr="002C3A95" w:rsidRDefault="009F02E2" w:rsidP="000A67EB">
            <w:pPr>
              <w:rPr>
                <w:sz w:val="18"/>
                <w:szCs w:val="18"/>
              </w:rPr>
            </w:pPr>
          </w:p>
        </w:tc>
        <w:tc>
          <w:tcPr>
            <w:tcW w:w="1276" w:type="dxa"/>
          </w:tcPr>
          <w:p w:rsidR="009F02E2" w:rsidRPr="002C3A95" w:rsidRDefault="00013E39" w:rsidP="000A67EB">
            <w:pPr>
              <w:rPr>
                <w:sz w:val="18"/>
                <w:szCs w:val="18"/>
              </w:rPr>
            </w:pPr>
            <w:r w:rsidRPr="002C3A95">
              <w:rPr>
                <w:sz w:val="18"/>
                <w:szCs w:val="18"/>
              </w:rPr>
              <w:t>N. Boverie</w:t>
            </w:r>
          </w:p>
        </w:tc>
        <w:tc>
          <w:tcPr>
            <w:tcW w:w="1134" w:type="dxa"/>
          </w:tcPr>
          <w:p w:rsidR="009F02E2" w:rsidRPr="002C3A95" w:rsidRDefault="00103152" w:rsidP="000A67EB">
            <w:pPr>
              <w:rPr>
                <w:sz w:val="18"/>
                <w:szCs w:val="18"/>
              </w:rPr>
            </w:pPr>
            <w:r>
              <w:rPr>
                <w:sz w:val="18"/>
                <w:szCs w:val="18"/>
              </w:rPr>
              <w:t>1.1</w:t>
            </w:r>
            <w:r w:rsidR="00945B65">
              <w:rPr>
                <w:sz w:val="18"/>
                <w:szCs w:val="18"/>
              </w:rPr>
              <w:t>Draft</w:t>
            </w:r>
          </w:p>
        </w:tc>
        <w:tc>
          <w:tcPr>
            <w:tcW w:w="1134" w:type="dxa"/>
          </w:tcPr>
          <w:p w:rsidR="009F02E2" w:rsidRPr="002C3A95" w:rsidRDefault="00C1145C" w:rsidP="004522A5">
            <w:pPr>
              <w:rPr>
                <w:sz w:val="18"/>
                <w:szCs w:val="18"/>
              </w:rPr>
            </w:pPr>
            <w:r>
              <w:rPr>
                <w:sz w:val="18"/>
                <w:szCs w:val="18"/>
              </w:rPr>
              <w:t>0</w:t>
            </w:r>
            <w:r w:rsidR="004522A5">
              <w:rPr>
                <w:sz w:val="18"/>
                <w:szCs w:val="18"/>
              </w:rPr>
              <w:t>6</w:t>
            </w:r>
            <w:r w:rsidR="00013E39" w:rsidRPr="002C3A95">
              <w:rPr>
                <w:sz w:val="18"/>
                <w:szCs w:val="18"/>
              </w:rPr>
              <w:t>/0</w:t>
            </w:r>
            <w:r>
              <w:rPr>
                <w:sz w:val="18"/>
                <w:szCs w:val="18"/>
              </w:rPr>
              <w:t>2</w:t>
            </w:r>
            <w:r w:rsidR="00013E39" w:rsidRPr="002C3A95">
              <w:rPr>
                <w:sz w:val="18"/>
                <w:szCs w:val="18"/>
              </w:rPr>
              <w:t>/2014</w:t>
            </w:r>
          </w:p>
        </w:tc>
        <w:tc>
          <w:tcPr>
            <w:tcW w:w="851" w:type="dxa"/>
          </w:tcPr>
          <w:p w:rsidR="009F02E2" w:rsidRPr="002C3A95" w:rsidRDefault="00013E39" w:rsidP="000A67EB">
            <w:pPr>
              <w:rPr>
                <w:sz w:val="18"/>
                <w:szCs w:val="18"/>
              </w:rPr>
            </w:pPr>
            <w:r w:rsidRPr="002C3A95">
              <w:rPr>
                <w:sz w:val="18"/>
                <w:szCs w:val="18"/>
              </w:rPr>
              <w:t>All</w:t>
            </w:r>
          </w:p>
        </w:tc>
        <w:tc>
          <w:tcPr>
            <w:tcW w:w="4649" w:type="dxa"/>
          </w:tcPr>
          <w:p w:rsidR="002C3A95" w:rsidRPr="003E18A4" w:rsidRDefault="00AC32D1" w:rsidP="002C3A95">
            <w:pPr>
              <w:rPr>
                <w:sz w:val="18"/>
                <w:szCs w:val="18"/>
              </w:rPr>
            </w:pPr>
            <w:r w:rsidRPr="003E18A4">
              <w:rPr>
                <w:sz w:val="18"/>
                <w:szCs w:val="18"/>
              </w:rPr>
              <w:t>* G</w:t>
            </w:r>
            <w:r w:rsidR="002C3A95" w:rsidRPr="003E18A4">
              <w:rPr>
                <w:sz w:val="18"/>
                <w:szCs w:val="18"/>
              </w:rPr>
              <w:t>eneral format of the document</w:t>
            </w:r>
          </w:p>
          <w:p w:rsidR="00AC32D1" w:rsidRPr="003E18A4" w:rsidRDefault="00AC32D1" w:rsidP="002C3A95">
            <w:pPr>
              <w:rPr>
                <w:sz w:val="18"/>
                <w:szCs w:val="18"/>
              </w:rPr>
            </w:pPr>
          </w:p>
          <w:p w:rsidR="00AC32D1" w:rsidRPr="003E18A4" w:rsidRDefault="00AC32D1" w:rsidP="002C3A95">
            <w:pPr>
              <w:rPr>
                <w:sz w:val="18"/>
                <w:szCs w:val="18"/>
              </w:rPr>
            </w:pPr>
            <w:r w:rsidRPr="003E18A4">
              <w:rPr>
                <w:sz w:val="18"/>
                <w:szCs w:val="18"/>
              </w:rPr>
              <w:t xml:space="preserve">* </w:t>
            </w:r>
            <w:r w:rsidR="002C3A95" w:rsidRPr="003E18A4">
              <w:rPr>
                <w:sz w:val="18"/>
                <w:szCs w:val="18"/>
              </w:rPr>
              <w:t xml:space="preserve">Comment sheet and responses : </w:t>
            </w:r>
          </w:p>
          <w:p w:rsidR="002C3A95" w:rsidRPr="003E18A4" w:rsidRDefault="00AC32D1" w:rsidP="002C3A95">
            <w:pPr>
              <w:rPr>
                <w:sz w:val="18"/>
                <w:szCs w:val="18"/>
              </w:rPr>
            </w:pPr>
            <w:r w:rsidRPr="003E18A4">
              <w:rPr>
                <w:sz w:val="18"/>
                <w:szCs w:val="18"/>
              </w:rPr>
              <w:t xml:space="preserve">- </w:t>
            </w:r>
            <w:r w:rsidR="002C3A95" w:rsidRPr="003E18A4">
              <w:rPr>
                <w:sz w:val="18"/>
                <w:szCs w:val="18"/>
              </w:rPr>
              <w:t>“OETCS_API Requirements_v1.0Draft_130301_COMT_PD_reply Alstom</w:t>
            </w:r>
            <w:r w:rsidR="009F38F2" w:rsidRPr="003E18A4">
              <w:rPr>
                <w:sz w:val="18"/>
                <w:szCs w:val="18"/>
              </w:rPr>
              <w:t>.pdf</w:t>
            </w:r>
            <w:r w:rsidR="002C3A95" w:rsidRPr="003E18A4">
              <w:rPr>
                <w:sz w:val="18"/>
                <w:szCs w:val="18"/>
              </w:rPr>
              <w:t>”</w:t>
            </w:r>
          </w:p>
          <w:p w:rsidR="00AC32D1" w:rsidRPr="003E18A4" w:rsidRDefault="00AC32D1" w:rsidP="00AC32D1">
            <w:pPr>
              <w:pStyle w:val="Corpsdetexte"/>
              <w:rPr>
                <w:sz w:val="18"/>
                <w:szCs w:val="18"/>
              </w:rPr>
            </w:pPr>
            <w:r w:rsidRPr="003E18A4">
              <w:rPr>
                <w:sz w:val="18"/>
                <w:szCs w:val="18"/>
              </w:rPr>
              <w:t>- “Review Sheet API Requirements 2.7_reply_Alstom</w:t>
            </w:r>
            <w:r w:rsidR="009F38F2" w:rsidRPr="003E18A4">
              <w:rPr>
                <w:sz w:val="18"/>
                <w:szCs w:val="18"/>
              </w:rPr>
              <w:t>_2013_02_06.xls</w:t>
            </w:r>
            <w:r w:rsidRPr="003E18A4">
              <w:rPr>
                <w:sz w:val="18"/>
                <w:szCs w:val="18"/>
              </w:rPr>
              <w:t>”</w:t>
            </w:r>
          </w:p>
        </w:tc>
      </w:tr>
      <w:tr w:rsidR="00945B65" w:rsidRPr="002C3A95" w:rsidTr="00AC32D1">
        <w:trPr>
          <w:trHeight w:val="293"/>
        </w:trPr>
        <w:tc>
          <w:tcPr>
            <w:tcW w:w="709" w:type="dxa"/>
          </w:tcPr>
          <w:p w:rsidR="00945B65" w:rsidRPr="002C3A95" w:rsidRDefault="00945B65" w:rsidP="000A67EB">
            <w:pPr>
              <w:rPr>
                <w:sz w:val="18"/>
                <w:szCs w:val="18"/>
              </w:rPr>
            </w:pPr>
          </w:p>
        </w:tc>
        <w:tc>
          <w:tcPr>
            <w:tcW w:w="1276" w:type="dxa"/>
          </w:tcPr>
          <w:p w:rsidR="00945B65" w:rsidRPr="002C3A95" w:rsidRDefault="00945B65" w:rsidP="000A67EB">
            <w:pPr>
              <w:rPr>
                <w:sz w:val="18"/>
                <w:szCs w:val="18"/>
              </w:rPr>
            </w:pPr>
            <w:r>
              <w:rPr>
                <w:sz w:val="18"/>
                <w:szCs w:val="18"/>
              </w:rPr>
              <w:t>N. Boverie</w:t>
            </w:r>
          </w:p>
        </w:tc>
        <w:tc>
          <w:tcPr>
            <w:tcW w:w="1134" w:type="dxa"/>
          </w:tcPr>
          <w:p w:rsidR="00945B65" w:rsidRDefault="00945B65" w:rsidP="000A67EB">
            <w:pPr>
              <w:rPr>
                <w:sz w:val="18"/>
                <w:szCs w:val="18"/>
              </w:rPr>
            </w:pPr>
            <w:r>
              <w:rPr>
                <w:sz w:val="18"/>
                <w:szCs w:val="18"/>
              </w:rPr>
              <w:t>1.2</w:t>
            </w:r>
          </w:p>
        </w:tc>
        <w:tc>
          <w:tcPr>
            <w:tcW w:w="1134" w:type="dxa"/>
          </w:tcPr>
          <w:p w:rsidR="00945B65" w:rsidRDefault="00945B65" w:rsidP="004522A5">
            <w:pPr>
              <w:rPr>
                <w:sz w:val="18"/>
                <w:szCs w:val="18"/>
              </w:rPr>
            </w:pPr>
            <w:r>
              <w:rPr>
                <w:sz w:val="18"/>
                <w:szCs w:val="18"/>
              </w:rPr>
              <w:t>12/02/2014</w:t>
            </w:r>
          </w:p>
        </w:tc>
        <w:tc>
          <w:tcPr>
            <w:tcW w:w="851" w:type="dxa"/>
          </w:tcPr>
          <w:p w:rsidR="00945B65" w:rsidRPr="002C3A95" w:rsidRDefault="00945B65" w:rsidP="000A67EB">
            <w:pPr>
              <w:rPr>
                <w:sz w:val="18"/>
                <w:szCs w:val="18"/>
              </w:rPr>
            </w:pPr>
          </w:p>
        </w:tc>
        <w:tc>
          <w:tcPr>
            <w:tcW w:w="4649" w:type="dxa"/>
          </w:tcPr>
          <w:p w:rsidR="00945B65" w:rsidRPr="003E18A4" w:rsidRDefault="00945B65" w:rsidP="002C3A95">
            <w:pPr>
              <w:rPr>
                <w:sz w:val="18"/>
                <w:szCs w:val="18"/>
              </w:rPr>
            </w:pPr>
            <w:r w:rsidRPr="003E18A4">
              <w:rPr>
                <w:sz w:val="18"/>
                <w:szCs w:val="18"/>
              </w:rPr>
              <w:t>Inclusion of Alstom internal comments</w:t>
            </w:r>
          </w:p>
        </w:tc>
      </w:tr>
      <w:tr w:rsidR="00D73F13" w:rsidRPr="002C3A95" w:rsidTr="00AC32D1">
        <w:trPr>
          <w:trHeight w:val="293"/>
        </w:trPr>
        <w:tc>
          <w:tcPr>
            <w:tcW w:w="709" w:type="dxa"/>
          </w:tcPr>
          <w:p w:rsidR="00D73F13" w:rsidRPr="002C3A95" w:rsidRDefault="00D73F13" w:rsidP="000A67EB">
            <w:pPr>
              <w:rPr>
                <w:sz w:val="18"/>
                <w:szCs w:val="18"/>
              </w:rPr>
            </w:pPr>
          </w:p>
        </w:tc>
        <w:tc>
          <w:tcPr>
            <w:tcW w:w="1276" w:type="dxa"/>
          </w:tcPr>
          <w:p w:rsidR="00D73F13" w:rsidRPr="00733E48" w:rsidRDefault="00D73F13" w:rsidP="000A67EB">
            <w:pPr>
              <w:rPr>
                <w:sz w:val="18"/>
                <w:szCs w:val="18"/>
              </w:rPr>
            </w:pPr>
            <w:r w:rsidRPr="00733E48">
              <w:rPr>
                <w:sz w:val="18"/>
                <w:szCs w:val="18"/>
              </w:rPr>
              <w:t>N. Boverie</w:t>
            </w:r>
          </w:p>
        </w:tc>
        <w:tc>
          <w:tcPr>
            <w:tcW w:w="1134" w:type="dxa"/>
          </w:tcPr>
          <w:p w:rsidR="00D73F13" w:rsidRPr="00733E48" w:rsidRDefault="00D73F13" w:rsidP="000A67EB">
            <w:pPr>
              <w:rPr>
                <w:sz w:val="18"/>
                <w:szCs w:val="18"/>
              </w:rPr>
            </w:pPr>
            <w:r w:rsidRPr="00733E48">
              <w:rPr>
                <w:sz w:val="18"/>
                <w:szCs w:val="18"/>
              </w:rPr>
              <w:t>1.3</w:t>
            </w:r>
          </w:p>
        </w:tc>
        <w:tc>
          <w:tcPr>
            <w:tcW w:w="1134" w:type="dxa"/>
          </w:tcPr>
          <w:p w:rsidR="00D73F13" w:rsidRPr="00733E48" w:rsidRDefault="00421608" w:rsidP="00F655D2">
            <w:pPr>
              <w:rPr>
                <w:sz w:val="18"/>
                <w:szCs w:val="18"/>
              </w:rPr>
            </w:pPr>
            <w:r w:rsidRPr="00733E48">
              <w:rPr>
                <w:sz w:val="18"/>
                <w:szCs w:val="18"/>
              </w:rPr>
              <w:t>03</w:t>
            </w:r>
            <w:r w:rsidR="00D73F13" w:rsidRPr="00733E48">
              <w:rPr>
                <w:sz w:val="18"/>
                <w:szCs w:val="18"/>
              </w:rPr>
              <w:t>/0</w:t>
            </w:r>
            <w:r w:rsidR="00A12BC2" w:rsidRPr="00733E48">
              <w:rPr>
                <w:sz w:val="18"/>
                <w:szCs w:val="18"/>
              </w:rPr>
              <w:t>7</w:t>
            </w:r>
            <w:r w:rsidR="00D73F13" w:rsidRPr="00733E48">
              <w:rPr>
                <w:sz w:val="18"/>
                <w:szCs w:val="18"/>
              </w:rPr>
              <w:t>/2014</w:t>
            </w:r>
          </w:p>
        </w:tc>
        <w:tc>
          <w:tcPr>
            <w:tcW w:w="851" w:type="dxa"/>
          </w:tcPr>
          <w:p w:rsidR="00D73F13" w:rsidRPr="00733E48" w:rsidRDefault="00D73F13" w:rsidP="000A67EB">
            <w:pPr>
              <w:rPr>
                <w:sz w:val="18"/>
                <w:szCs w:val="18"/>
              </w:rPr>
            </w:pPr>
            <w:r w:rsidRPr="00733E48">
              <w:rPr>
                <w:sz w:val="18"/>
                <w:szCs w:val="18"/>
              </w:rPr>
              <w:t>All</w:t>
            </w:r>
          </w:p>
        </w:tc>
        <w:tc>
          <w:tcPr>
            <w:tcW w:w="4649" w:type="dxa"/>
          </w:tcPr>
          <w:p w:rsidR="00D73F13" w:rsidRPr="00733E48" w:rsidRDefault="003E18A4" w:rsidP="002C3A95">
            <w:pPr>
              <w:rPr>
                <w:sz w:val="18"/>
                <w:szCs w:val="18"/>
              </w:rPr>
            </w:pPr>
            <w:r w:rsidRPr="00733E48">
              <w:rPr>
                <w:sz w:val="18"/>
                <w:szCs w:val="18"/>
              </w:rPr>
              <w:t xml:space="preserve">* </w:t>
            </w:r>
            <w:r w:rsidR="00D73F13" w:rsidRPr="00733E48">
              <w:rPr>
                <w:sz w:val="18"/>
                <w:szCs w:val="18"/>
              </w:rPr>
              <w:t xml:space="preserve">According to review sheet </w:t>
            </w:r>
            <w:r w:rsidR="00353A88" w:rsidRPr="00733E48">
              <w:rPr>
                <w:sz w:val="18"/>
                <w:szCs w:val="18"/>
              </w:rPr>
              <w:t>OETCS_API_review_2014_07_03_SINGLE_sheet.xlsx</w:t>
            </w:r>
          </w:p>
          <w:p w:rsidR="003E18A4" w:rsidRPr="00733E48" w:rsidRDefault="003E18A4" w:rsidP="00982ABA">
            <w:pPr>
              <w:pStyle w:val="Corpsdetexte"/>
              <w:rPr>
                <w:sz w:val="18"/>
                <w:szCs w:val="18"/>
              </w:rPr>
            </w:pPr>
            <w:r w:rsidRPr="00733E48">
              <w:rPr>
                <w:sz w:val="18"/>
                <w:szCs w:val="18"/>
              </w:rPr>
              <w:t>* §4.7</w:t>
            </w:r>
            <w:r w:rsidR="00417F47" w:rsidRPr="00733E48">
              <w:rPr>
                <w:sz w:val="18"/>
                <w:szCs w:val="18"/>
              </w:rPr>
              <w:t>.3</w:t>
            </w:r>
            <w:r w:rsidRPr="00733E48">
              <w:rPr>
                <w:sz w:val="18"/>
                <w:szCs w:val="18"/>
              </w:rPr>
              <w:t xml:space="preserve"> : Add SPEED_VALUE_T</w:t>
            </w:r>
          </w:p>
        </w:tc>
      </w:tr>
      <w:tr w:rsidR="001414F9" w:rsidRPr="002C3A95" w:rsidTr="00AC32D1">
        <w:trPr>
          <w:trHeight w:val="293"/>
          <w:ins w:id="21" w:author="3.0" w:date="2014-08-29T09:37:00Z"/>
        </w:trPr>
        <w:tc>
          <w:tcPr>
            <w:tcW w:w="709" w:type="dxa"/>
          </w:tcPr>
          <w:p w:rsidR="001414F9" w:rsidRPr="002C3A95" w:rsidRDefault="001414F9" w:rsidP="000A67EB">
            <w:pPr>
              <w:rPr>
                <w:ins w:id="22" w:author="3.0" w:date="2014-08-29T09:37:00Z"/>
                <w:sz w:val="18"/>
                <w:szCs w:val="18"/>
              </w:rPr>
            </w:pPr>
          </w:p>
        </w:tc>
        <w:tc>
          <w:tcPr>
            <w:tcW w:w="1276" w:type="dxa"/>
          </w:tcPr>
          <w:p w:rsidR="001414F9" w:rsidRPr="00733E48" w:rsidRDefault="001414F9" w:rsidP="000A67EB">
            <w:pPr>
              <w:rPr>
                <w:ins w:id="23" w:author="3.0" w:date="2014-08-29T09:37:00Z"/>
                <w:sz w:val="18"/>
                <w:szCs w:val="18"/>
              </w:rPr>
            </w:pPr>
            <w:ins w:id="24" w:author="3.0" w:date="2014-08-29T09:37:00Z">
              <w:r w:rsidRPr="00733E48">
                <w:rPr>
                  <w:sz w:val="18"/>
                  <w:szCs w:val="18"/>
                </w:rPr>
                <w:t>N. Boverie</w:t>
              </w:r>
            </w:ins>
          </w:p>
        </w:tc>
        <w:tc>
          <w:tcPr>
            <w:tcW w:w="1134" w:type="dxa"/>
          </w:tcPr>
          <w:p w:rsidR="001414F9" w:rsidRPr="00733E48" w:rsidRDefault="001414F9" w:rsidP="000A67EB">
            <w:pPr>
              <w:rPr>
                <w:ins w:id="25" w:author="3.0" w:date="2014-08-29T09:37:00Z"/>
                <w:sz w:val="18"/>
                <w:szCs w:val="18"/>
              </w:rPr>
            </w:pPr>
            <w:ins w:id="26" w:author="3.0" w:date="2014-08-29T09:37:00Z">
              <w:r w:rsidRPr="00733E48">
                <w:rPr>
                  <w:sz w:val="18"/>
                  <w:szCs w:val="18"/>
                </w:rPr>
                <w:t>1.4</w:t>
              </w:r>
            </w:ins>
          </w:p>
        </w:tc>
        <w:tc>
          <w:tcPr>
            <w:tcW w:w="1134" w:type="dxa"/>
          </w:tcPr>
          <w:p w:rsidR="001414F9" w:rsidRPr="00733E48" w:rsidRDefault="00004373">
            <w:pPr>
              <w:rPr>
                <w:ins w:id="27" w:author="3.0" w:date="2014-08-29T09:37:00Z"/>
                <w:sz w:val="18"/>
                <w:szCs w:val="18"/>
              </w:rPr>
            </w:pPr>
            <w:ins w:id="28" w:author="3.0" w:date="2014-09-04T10:31:00Z">
              <w:r w:rsidRPr="00733E48">
                <w:rPr>
                  <w:sz w:val="18"/>
                  <w:szCs w:val="18"/>
                </w:rPr>
                <w:t>0</w:t>
              </w:r>
            </w:ins>
            <w:ins w:id="29" w:author="3.0" w:date="2014-09-08T14:12:00Z">
              <w:r w:rsidR="00902727">
                <w:rPr>
                  <w:sz w:val="18"/>
                  <w:szCs w:val="18"/>
                </w:rPr>
                <w:t>8</w:t>
              </w:r>
            </w:ins>
            <w:ins w:id="30" w:author="3.0" w:date="2014-08-29T09:37:00Z">
              <w:r w:rsidR="001414F9" w:rsidRPr="00733E48">
                <w:rPr>
                  <w:sz w:val="18"/>
                  <w:szCs w:val="18"/>
                </w:rPr>
                <w:t>/</w:t>
              </w:r>
            </w:ins>
            <w:ins w:id="31" w:author="3.0" w:date="2014-09-04T10:31:00Z">
              <w:r w:rsidRPr="00733E48">
                <w:rPr>
                  <w:sz w:val="18"/>
                  <w:szCs w:val="18"/>
                </w:rPr>
                <w:t>09</w:t>
              </w:r>
            </w:ins>
            <w:ins w:id="32" w:author="3.0" w:date="2014-08-29T09:37:00Z">
              <w:r w:rsidR="001414F9" w:rsidRPr="00733E48">
                <w:rPr>
                  <w:sz w:val="18"/>
                  <w:szCs w:val="18"/>
                </w:rPr>
                <w:t>/2014</w:t>
              </w:r>
            </w:ins>
          </w:p>
        </w:tc>
        <w:tc>
          <w:tcPr>
            <w:tcW w:w="851" w:type="dxa"/>
          </w:tcPr>
          <w:p w:rsidR="001414F9" w:rsidRDefault="007F7765" w:rsidP="000A67EB">
            <w:pPr>
              <w:rPr>
                <w:ins w:id="33" w:author="3.0" w:date="2014-09-04T10:44:00Z"/>
                <w:sz w:val="18"/>
                <w:szCs w:val="18"/>
              </w:rPr>
            </w:pPr>
            <w:ins w:id="34" w:author="3.0" w:date="2014-09-04T10:39:00Z">
              <w:r w:rsidRPr="00733E48">
                <w:rPr>
                  <w:sz w:val="18"/>
                  <w:szCs w:val="18"/>
                </w:rPr>
                <w:t>§1.2</w:t>
              </w:r>
            </w:ins>
            <w:ins w:id="35" w:author="3.0" w:date="2014-09-04T10:43:00Z">
              <w:r w:rsidR="00733E48">
                <w:rPr>
                  <w:sz w:val="18"/>
                  <w:szCs w:val="18"/>
                </w:rPr>
                <w:t>, §2.2</w:t>
              </w:r>
            </w:ins>
          </w:p>
          <w:p w:rsidR="007F7765" w:rsidRPr="00733E48" w:rsidRDefault="007F7765">
            <w:pPr>
              <w:pStyle w:val="Corpsdetexte"/>
              <w:rPr>
                <w:ins w:id="36" w:author="3.0" w:date="2014-08-29T09:37:00Z"/>
                <w:sz w:val="18"/>
                <w:szCs w:val="18"/>
              </w:rPr>
              <w:pPrChange w:id="37" w:author="3.0" w:date="2014-09-04T10:39:00Z">
                <w:pPr/>
              </w:pPrChange>
            </w:pPr>
            <w:ins w:id="38" w:author="3.0" w:date="2014-09-04T10:40:00Z">
              <w:r w:rsidRPr="00733E48">
                <w:rPr>
                  <w:sz w:val="18"/>
                  <w:szCs w:val="18"/>
                  <w:rPrChange w:id="39" w:author="3.0" w:date="2014-09-04T10:43:00Z">
                    <w:rPr/>
                  </w:rPrChange>
                </w:rPr>
                <w:t>§4.4, §4.14</w:t>
              </w:r>
            </w:ins>
          </w:p>
        </w:tc>
        <w:tc>
          <w:tcPr>
            <w:tcW w:w="4649" w:type="dxa"/>
          </w:tcPr>
          <w:p w:rsidR="00733E48" w:rsidRDefault="00D05322" w:rsidP="002C3A95">
            <w:pPr>
              <w:rPr>
                <w:ins w:id="40" w:author="3.0" w:date="2014-09-04T10:44:00Z"/>
                <w:sz w:val="18"/>
                <w:szCs w:val="18"/>
              </w:rPr>
            </w:pPr>
            <w:ins w:id="41" w:author="3.0" w:date="2014-09-09T12:12:00Z">
              <w:r>
                <w:rPr>
                  <w:sz w:val="18"/>
                  <w:szCs w:val="18"/>
                </w:rPr>
                <w:t>U</w:t>
              </w:r>
            </w:ins>
            <w:ins w:id="42" w:author="3.0" w:date="2014-09-04T10:44:00Z">
              <w:r w:rsidR="00733E48">
                <w:rPr>
                  <w:sz w:val="18"/>
                  <w:szCs w:val="18"/>
                </w:rPr>
                <w:t xml:space="preserve">pdate of </w:t>
              </w:r>
            </w:ins>
            <w:ins w:id="43" w:author="3.0" w:date="2014-09-09T12:13:00Z">
              <w:r w:rsidR="005B12D1">
                <w:rPr>
                  <w:sz w:val="18"/>
                  <w:szCs w:val="18"/>
                </w:rPr>
                <w:t xml:space="preserve">the </w:t>
              </w:r>
            </w:ins>
            <w:ins w:id="44" w:author="3.0" w:date="2014-09-04T10:44:00Z">
              <w:r w:rsidR="00733E48">
                <w:rPr>
                  <w:sz w:val="18"/>
                  <w:szCs w:val="18"/>
                </w:rPr>
                <w:t xml:space="preserve">DMI interface </w:t>
              </w:r>
            </w:ins>
            <w:ins w:id="45" w:author="3.0" w:date="2014-09-04T10:45:00Z">
              <w:r w:rsidR="00733E48">
                <w:rPr>
                  <w:sz w:val="18"/>
                  <w:szCs w:val="18"/>
                </w:rPr>
                <w:t>(</w:t>
              </w:r>
            </w:ins>
            <w:ins w:id="46" w:author="3.0" w:date="2014-09-04T10:44:00Z">
              <w:r w:rsidR="00733E48">
                <w:rPr>
                  <w:sz w:val="18"/>
                  <w:szCs w:val="18"/>
                </w:rPr>
                <w:t>Baseline 3</w:t>
              </w:r>
            </w:ins>
            <w:ins w:id="47" w:author="3.0" w:date="2014-09-04T10:45:00Z">
              <w:r w:rsidR="00733E48">
                <w:rPr>
                  <w:sz w:val="18"/>
                  <w:szCs w:val="18"/>
                </w:rPr>
                <w:t>)</w:t>
              </w:r>
            </w:ins>
          </w:p>
          <w:p w:rsidR="007F7765" w:rsidRPr="00733E48" w:rsidRDefault="00D05322">
            <w:pPr>
              <w:rPr>
                <w:ins w:id="48" w:author="3.0" w:date="2014-08-29T09:37:00Z"/>
                <w:sz w:val="18"/>
                <w:szCs w:val="18"/>
              </w:rPr>
            </w:pPr>
            <w:ins w:id="49" w:author="3.0" w:date="2014-09-09T12:12:00Z">
              <w:r>
                <w:rPr>
                  <w:sz w:val="18"/>
                  <w:szCs w:val="18"/>
                </w:rPr>
                <w:t>U</w:t>
              </w:r>
            </w:ins>
            <w:ins w:id="50" w:author="3.0" w:date="2014-09-04T10:44:00Z">
              <w:r w:rsidR="00733E48">
                <w:rPr>
                  <w:sz w:val="18"/>
                  <w:szCs w:val="18"/>
                </w:rPr>
                <w:t xml:space="preserve">pdate of </w:t>
              </w:r>
            </w:ins>
            <w:ins w:id="51" w:author="3.0" w:date="2014-09-09T12:13:00Z">
              <w:r w:rsidR="005B12D1">
                <w:rPr>
                  <w:sz w:val="18"/>
                  <w:szCs w:val="18"/>
                </w:rPr>
                <w:t xml:space="preserve">the </w:t>
              </w:r>
            </w:ins>
            <w:ins w:id="52" w:author="3.0" w:date="2014-09-09T12:12:00Z">
              <w:r w:rsidR="005B12D1">
                <w:rPr>
                  <w:sz w:val="18"/>
                  <w:szCs w:val="18"/>
                </w:rPr>
                <w:t>R</w:t>
              </w:r>
            </w:ins>
            <w:ins w:id="53" w:author="3.0" w:date="2014-09-04T10:44:00Z">
              <w:r w:rsidR="00733E48">
                <w:rPr>
                  <w:sz w:val="18"/>
                  <w:szCs w:val="18"/>
                </w:rPr>
                <w:t>adio interface</w:t>
              </w:r>
            </w:ins>
            <w:ins w:id="54" w:author="3.0" w:date="2014-09-09T12:10:00Z">
              <w:r w:rsidR="002E510A">
                <w:rPr>
                  <w:sz w:val="18"/>
                  <w:szCs w:val="18"/>
                </w:rPr>
                <w:t xml:space="preserve"> (</w:t>
              </w:r>
            </w:ins>
            <w:ins w:id="55" w:author="3.0" w:date="2014-09-09T12:11:00Z">
              <w:r w:rsidR="002E510A">
                <w:rPr>
                  <w:sz w:val="18"/>
                  <w:szCs w:val="18"/>
                </w:rPr>
                <w:t>B</w:t>
              </w:r>
            </w:ins>
            <w:ins w:id="56" w:author="3.0" w:date="2014-09-09T12:10:00Z">
              <w:r w:rsidR="002E510A">
                <w:rPr>
                  <w:sz w:val="18"/>
                  <w:szCs w:val="18"/>
                </w:rPr>
                <w:t>aseline 3)</w:t>
              </w:r>
            </w:ins>
          </w:p>
        </w:tc>
      </w:tr>
    </w:tbl>
    <w:p w:rsidR="004626FD" w:rsidRPr="00623C9D" w:rsidRDefault="004626FD" w:rsidP="000A67EB">
      <w:pPr>
        <w:pStyle w:val="Corpsdetexte"/>
      </w:pPr>
      <w:r w:rsidRPr="00623C9D">
        <w:br w:type="page"/>
      </w:r>
    </w:p>
    <w:p w:rsidR="004626FD" w:rsidRPr="00623C9D" w:rsidRDefault="004626FD" w:rsidP="000A67EB">
      <w:bookmarkStart w:id="57" w:name="_Toc368710418"/>
      <w:bookmarkStart w:id="58" w:name="_Toc397143365"/>
      <w:r w:rsidRPr="00623C9D">
        <w:lastRenderedPageBreak/>
        <w:t>Table of Content</w:t>
      </w:r>
      <w:bookmarkEnd w:id="0"/>
      <w:bookmarkEnd w:id="1"/>
      <w:bookmarkEnd w:id="2"/>
      <w:bookmarkEnd w:id="3"/>
      <w:bookmarkEnd w:id="4"/>
      <w:bookmarkEnd w:id="5"/>
      <w:bookmarkEnd w:id="6"/>
      <w:bookmarkEnd w:id="7"/>
      <w:bookmarkEnd w:id="8"/>
      <w:bookmarkEnd w:id="9"/>
      <w:bookmarkEnd w:id="10"/>
      <w:bookmarkEnd w:id="11"/>
      <w:bookmarkEnd w:id="12"/>
      <w:bookmarkEnd w:id="20"/>
      <w:bookmarkEnd w:id="57"/>
      <w:bookmarkEnd w:id="58"/>
    </w:p>
    <w:p w:rsidR="00E456EC" w:rsidRPr="00691A36" w:rsidRDefault="004626FD">
      <w:pPr>
        <w:pStyle w:val="TM1"/>
        <w:tabs>
          <w:tab w:val="left" w:pos="440"/>
          <w:tab w:val="right" w:leader="dot" w:pos="9606"/>
        </w:tabs>
        <w:rPr>
          <w:ins w:id="59" w:author="3.0" w:date="2014-09-08T14:01:00Z"/>
          <w:rFonts w:asciiTheme="minorHAnsi" w:eastAsiaTheme="minorEastAsia" w:hAnsiTheme="minorHAnsi" w:cstheme="minorBidi"/>
          <w:b w:val="0"/>
          <w:caps w:val="0"/>
          <w:noProof/>
          <w:sz w:val="22"/>
          <w:szCs w:val="22"/>
          <w:lang w:eastAsia="fr-BE"/>
          <w:rPrChange w:id="60" w:author="3.0" w:date="2014-09-09T14:28:00Z">
            <w:rPr>
              <w:ins w:id="61" w:author="3.0" w:date="2014-09-08T14:01:00Z"/>
              <w:rFonts w:asciiTheme="minorHAnsi" w:eastAsiaTheme="minorEastAsia" w:hAnsiTheme="minorHAnsi" w:cstheme="minorBidi"/>
              <w:b w:val="0"/>
              <w:caps w:val="0"/>
              <w:noProof/>
              <w:sz w:val="22"/>
              <w:szCs w:val="22"/>
              <w:lang w:val="fr-BE" w:eastAsia="fr-BE"/>
            </w:rPr>
          </w:rPrChange>
        </w:rPr>
      </w:pPr>
      <w:r w:rsidRPr="00623C9D">
        <w:rPr>
          <w:rFonts w:ascii="Alstom" w:hAnsi="Alstom"/>
        </w:rPr>
        <w:fldChar w:fldCharType="begin"/>
      </w:r>
      <w:r w:rsidRPr="00623C9D">
        <w:rPr>
          <w:rFonts w:ascii="Alstom" w:hAnsi="Alstom"/>
        </w:rPr>
        <w:instrText xml:space="preserve"> TOC \o "1-3" </w:instrText>
      </w:r>
      <w:r w:rsidRPr="00623C9D">
        <w:rPr>
          <w:rFonts w:ascii="Alstom" w:hAnsi="Alstom"/>
        </w:rPr>
        <w:fldChar w:fldCharType="separate"/>
      </w:r>
      <w:ins w:id="62" w:author="3.0" w:date="2014-09-08T14:01:00Z">
        <w:r w:rsidR="00E456EC">
          <w:rPr>
            <w:noProof/>
          </w:rPr>
          <w:t>1.</w:t>
        </w:r>
        <w:r w:rsidR="00E456EC" w:rsidRPr="00691A36">
          <w:rPr>
            <w:rFonts w:asciiTheme="minorHAnsi" w:eastAsiaTheme="minorEastAsia" w:hAnsiTheme="minorHAnsi" w:cstheme="minorBidi"/>
            <w:b w:val="0"/>
            <w:caps w:val="0"/>
            <w:noProof/>
            <w:sz w:val="22"/>
            <w:szCs w:val="22"/>
            <w:lang w:eastAsia="fr-BE"/>
            <w:rPrChange w:id="63" w:author="3.0" w:date="2014-09-09T14:28:00Z">
              <w:rPr>
                <w:rFonts w:asciiTheme="minorHAnsi" w:eastAsiaTheme="minorEastAsia" w:hAnsiTheme="minorHAnsi" w:cstheme="minorBidi"/>
                <w:b w:val="0"/>
                <w:caps w:val="0"/>
                <w:noProof/>
                <w:sz w:val="22"/>
                <w:szCs w:val="22"/>
                <w:lang w:val="fr-BE" w:eastAsia="fr-BE"/>
              </w:rPr>
            </w:rPrChange>
          </w:rPr>
          <w:tab/>
        </w:r>
        <w:r w:rsidR="00E456EC">
          <w:rPr>
            <w:noProof/>
          </w:rPr>
          <w:t>Introduction</w:t>
        </w:r>
        <w:r w:rsidR="00E456EC">
          <w:rPr>
            <w:noProof/>
          </w:rPr>
          <w:tab/>
        </w:r>
        <w:r w:rsidR="00E456EC">
          <w:rPr>
            <w:noProof/>
          </w:rPr>
          <w:fldChar w:fldCharType="begin"/>
        </w:r>
        <w:r w:rsidR="00E456EC">
          <w:rPr>
            <w:noProof/>
          </w:rPr>
          <w:instrText xml:space="preserve"> PAGEREF _Toc397948196 \h </w:instrText>
        </w:r>
      </w:ins>
      <w:r w:rsidR="00E456EC">
        <w:rPr>
          <w:noProof/>
        </w:rPr>
      </w:r>
      <w:r w:rsidR="00E456EC">
        <w:rPr>
          <w:noProof/>
        </w:rPr>
        <w:fldChar w:fldCharType="separate"/>
      </w:r>
      <w:ins w:id="64" w:author="3.0" w:date="2014-09-15T10:03:00Z">
        <w:r w:rsidR="006D6783">
          <w:rPr>
            <w:noProof/>
          </w:rPr>
          <w:t>7</w:t>
        </w:r>
      </w:ins>
      <w:ins w:id="65" w:author="3.0" w:date="2014-09-08T14:01:00Z">
        <w:r w:rsidR="00E456EC">
          <w:rPr>
            <w:noProof/>
          </w:rPr>
          <w:fldChar w:fldCharType="end"/>
        </w:r>
      </w:ins>
    </w:p>
    <w:p w:rsidR="00E456EC" w:rsidRPr="00691A36" w:rsidRDefault="00E456EC">
      <w:pPr>
        <w:pStyle w:val="TM2"/>
        <w:tabs>
          <w:tab w:val="left" w:pos="880"/>
          <w:tab w:val="right" w:leader="dot" w:pos="9606"/>
        </w:tabs>
        <w:rPr>
          <w:ins w:id="66" w:author="3.0" w:date="2014-09-08T14:01:00Z"/>
          <w:rFonts w:asciiTheme="minorHAnsi" w:eastAsiaTheme="minorEastAsia" w:hAnsiTheme="minorHAnsi" w:cstheme="minorBidi"/>
          <w:smallCaps w:val="0"/>
          <w:noProof/>
          <w:sz w:val="22"/>
          <w:szCs w:val="22"/>
          <w:lang w:eastAsia="fr-BE"/>
          <w:rPrChange w:id="67" w:author="3.0" w:date="2014-09-09T14:28:00Z">
            <w:rPr>
              <w:ins w:id="68" w:author="3.0" w:date="2014-09-08T14:01:00Z"/>
              <w:rFonts w:asciiTheme="minorHAnsi" w:eastAsiaTheme="minorEastAsia" w:hAnsiTheme="minorHAnsi" w:cstheme="minorBidi"/>
              <w:smallCaps w:val="0"/>
              <w:noProof/>
              <w:sz w:val="22"/>
              <w:szCs w:val="22"/>
              <w:lang w:val="fr-BE" w:eastAsia="fr-BE"/>
            </w:rPr>
          </w:rPrChange>
        </w:rPr>
      </w:pPr>
      <w:ins w:id="69" w:author="3.0" w:date="2014-09-08T14:01:00Z">
        <w:r>
          <w:rPr>
            <w:noProof/>
          </w:rPr>
          <w:t>1.1</w:t>
        </w:r>
        <w:r w:rsidRPr="00691A36">
          <w:rPr>
            <w:rFonts w:asciiTheme="minorHAnsi" w:eastAsiaTheme="minorEastAsia" w:hAnsiTheme="minorHAnsi" w:cstheme="minorBidi"/>
            <w:smallCaps w:val="0"/>
            <w:noProof/>
            <w:sz w:val="22"/>
            <w:szCs w:val="22"/>
            <w:lang w:eastAsia="fr-BE"/>
            <w:rPrChange w:id="70" w:author="3.0" w:date="2014-09-09T14:28:00Z">
              <w:rPr>
                <w:rFonts w:asciiTheme="minorHAnsi" w:eastAsiaTheme="minorEastAsia" w:hAnsiTheme="minorHAnsi" w:cstheme="minorBidi"/>
                <w:smallCaps w:val="0"/>
                <w:noProof/>
                <w:sz w:val="22"/>
                <w:szCs w:val="22"/>
                <w:lang w:val="fr-BE" w:eastAsia="fr-BE"/>
              </w:rPr>
            </w:rPrChange>
          </w:rPr>
          <w:tab/>
        </w:r>
        <w:r>
          <w:rPr>
            <w:noProof/>
          </w:rPr>
          <w:t>Subject</w:t>
        </w:r>
        <w:r>
          <w:rPr>
            <w:noProof/>
          </w:rPr>
          <w:tab/>
        </w:r>
        <w:r>
          <w:rPr>
            <w:noProof/>
          </w:rPr>
          <w:fldChar w:fldCharType="begin"/>
        </w:r>
        <w:r>
          <w:rPr>
            <w:noProof/>
          </w:rPr>
          <w:instrText xml:space="preserve"> PAGEREF _Toc397948197 \h </w:instrText>
        </w:r>
      </w:ins>
      <w:r>
        <w:rPr>
          <w:noProof/>
        </w:rPr>
      </w:r>
      <w:r>
        <w:rPr>
          <w:noProof/>
        </w:rPr>
        <w:fldChar w:fldCharType="separate"/>
      </w:r>
      <w:ins w:id="71" w:author="3.0" w:date="2014-09-15T10:03:00Z">
        <w:r w:rsidR="006D6783">
          <w:rPr>
            <w:noProof/>
          </w:rPr>
          <w:t>7</w:t>
        </w:r>
      </w:ins>
      <w:ins w:id="72" w:author="3.0" w:date="2014-09-08T14:01:00Z">
        <w:r>
          <w:rPr>
            <w:noProof/>
          </w:rPr>
          <w:fldChar w:fldCharType="end"/>
        </w:r>
      </w:ins>
    </w:p>
    <w:p w:rsidR="00E456EC" w:rsidRPr="00691A36" w:rsidRDefault="00E456EC">
      <w:pPr>
        <w:pStyle w:val="TM2"/>
        <w:tabs>
          <w:tab w:val="left" w:pos="880"/>
          <w:tab w:val="right" w:leader="dot" w:pos="9606"/>
        </w:tabs>
        <w:rPr>
          <w:ins w:id="73" w:author="3.0" w:date="2014-09-08T14:01:00Z"/>
          <w:rFonts w:asciiTheme="minorHAnsi" w:eastAsiaTheme="minorEastAsia" w:hAnsiTheme="minorHAnsi" w:cstheme="minorBidi"/>
          <w:smallCaps w:val="0"/>
          <w:noProof/>
          <w:sz w:val="22"/>
          <w:szCs w:val="22"/>
          <w:lang w:eastAsia="fr-BE"/>
          <w:rPrChange w:id="74" w:author="3.0" w:date="2014-09-09T14:28:00Z">
            <w:rPr>
              <w:ins w:id="75" w:author="3.0" w:date="2014-09-08T14:01:00Z"/>
              <w:rFonts w:asciiTheme="minorHAnsi" w:eastAsiaTheme="minorEastAsia" w:hAnsiTheme="minorHAnsi" w:cstheme="minorBidi"/>
              <w:smallCaps w:val="0"/>
              <w:noProof/>
              <w:sz w:val="22"/>
              <w:szCs w:val="22"/>
              <w:lang w:val="fr-BE" w:eastAsia="fr-BE"/>
            </w:rPr>
          </w:rPrChange>
        </w:rPr>
      </w:pPr>
      <w:ins w:id="76" w:author="3.0" w:date="2014-09-08T14:01:00Z">
        <w:r>
          <w:rPr>
            <w:noProof/>
          </w:rPr>
          <w:t>1.2</w:t>
        </w:r>
        <w:r w:rsidRPr="00691A36">
          <w:rPr>
            <w:rFonts w:asciiTheme="minorHAnsi" w:eastAsiaTheme="minorEastAsia" w:hAnsiTheme="minorHAnsi" w:cstheme="minorBidi"/>
            <w:smallCaps w:val="0"/>
            <w:noProof/>
            <w:sz w:val="22"/>
            <w:szCs w:val="22"/>
            <w:lang w:eastAsia="fr-BE"/>
            <w:rPrChange w:id="77" w:author="3.0" w:date="2014-09-09T14:28:00Z">
              <w:rPr>
                <w:rFonts w:asciiTheme="minorHAnsi" w:eastAsiaTheme="minorEastAsia" w:hAnsiTheme="minorHAnsi" w:cstheme="minorBidi"/>
                <w:smallCaps w:val="0"/>
                <w:noProof/>
                <w:sz w:val="22"/>
                <w:szCs w:val="22"/>
                <w:lang w:val="fr-BE" w:eastAsia="fr-BE"/>
              </w:rPr>
            </w:rPrChange>
          </w:rPr>
          <w:tab/>
        </w:r>
        <w:r>
          <w:rPr>
            <w:noProof/>
          </w:rPr>
          <w:t>Field of application</w:t>
        </w:r>
        <w:r>
          <w:rPr>
            <w:noProof/>
          </w:rPr>
          <w:tab/>
        </w:r>
        <w:r>
          <w:rPr>
            <w:noProof/>
          </w:rPr>
          <w:fldChar w:fldCharType="begin"/>
        </w:r>
        <w:r>
          <w:rPr>
            <w:noProof/>
          </w:rPr>
          <w:instrText xml:space="preserve"> PAGEREF _Toc397948198 \h </w:instrText>
        </w:r>
      </w:ins>
      <w:r>
        <w:rPr>
          <w:noProof/>
        </w:rPr>
      </w:r>
      <w:r>
        <w:rPr>
          <w:noProof/>
        </w:rPr>
        <w:fldChar w:fldCharType="separate"/>
      </w:r>
      <w:ins w:id="78" w:author="3.0" w:date="2014-09-15T10:03:00Z">
        <w:r w:rsidR="006D6783">
          <w:rPr>
            <w:noProof/>
          </w:rPr>
          <w:t>7</w:t>
        </w:r>
      </w:ins>
      <w:ins w:id="79" w:author="3.0" w:date="2014-09-08T14:01:00Z">
        <w:r>
          <w:rPr>
            <w:noProof/>
          </w:rPr>
          <w:fldChar w:fldCharType="end"/>
        </w:r>
      </w:ins>
    </w:p>
    <w:p w:rsidR="00E456EC" w:rsidRPr="00691A36" w:rsidRDefault="00E456EC">
      <w:pPr>
        <w:pStyle w:val="TM2"/>
        <w:tabs>
          <w:tab w:val="left" w:pos="880"/>
          <w:tab w:val="right" w:leader="dot" w:pos="9606"/>
        </w:tabs>
        <w:rPr>
          <w:ins w:id="80" w:author="3.0" w:date="2014-09-08T14:01:00Z"/>
          <w:rFonts w:asciiTheme="minorHAnsi" w:eastAsiaTheme="minorEastAsia" w:hAnsiTheme="minorHAnsi" w:cstheme="minorBidi"/>
          <w:smallCaps w:val="0"/>
          <w:noProof/>
          <w:sz w:val="22"/>
          <w:szCs w:val="22"/>
          <w:lang w:eastAsia="fr-BE"/>
          <w:rPrChange w:id="81" w:author="3.0" w:date="2014-09-09T14:28:00Z">
            <w:rPr>
              <w:ins w:id="82" w:author="3.0" w:date="2014-09-08T14:01:00Z"/>
              <w:rFonts w:asciiTheme="minorHAnsi" w:eastAsiaTheme="minorEastAsia" w:hAnsiTheme="minorHAnsi" w:cstheme="minorBidi"/>
              <w:smallCaps w:val="0"/>
              <w:noProof/>
              <w:sz w:val="22"/>
              <w:szCs w:val="22"/>
              <w:lang w:val="fr-BE" w:eastAsia="fr-BE"/>
            </w:rPr>
          </w:rPrChange>
        </w:rPr>
      </w:pPr>
      <w:ins w:id="83" w:author="3.0" w:date="2014-09-08T14:01:00Z">
        <w:r>
          <w:rPr>
            <w:noProof/>
          </w:rPr>
          <w:t>1.3</w:t>
        </w:r>
        <w:r w:rsidRPr="00691A36">
          <w:rPr>
            <w:rFonts w:asciiTheme="minorHAnsi" w:eastAsiaTheme="minorEastAsia" w:hAnsiTheme="minorHAnsi" w:cstheme="minorBidi"/>
            <w:smallCaps w:val="0"/>
            <w:noProof/>
            <w:sz w:val="22"/>
            <w:szCs w:val="22"/>
            <w:lang w:eastAsia="fr-BE"/>
            <w:rPrChange w:id="84" w:author="3.0" w:date="2014-09-09T14:28:00Z">
              <w:rPr>
                <w:rFonts w:asciiTheme="minorHAnsi" w:eastAsiaTheme="minorEastAsia" w:hAnsiTheme="minorHAnsi" w:cstheme="minorBidi"/>
                <w:smallCaps w:val="0"/>
                <w:noProof/>
                <w:sz w:val="22"/>
                <w:szCs w:val="22"/>
                <w:lang w:val="fr-BE" w:eastAsia="fr-BE"/>
              </w:rPr>
            </w:rPrChange>
          </w:rPr>
          <w:tab/>
        </w:r>
        <w:r>
          <w:rPr>
            <w:noProof/>
          </w:rPr>
          <w:t>Document description</w:t>
        </w:r>
        <w:r>
          <w:rPr>
            <w:noProof/>
          </w:rPr>
          <w:tab/>
        </w:r>
        <w:r>
          <w:rPr>
            <w:noProof/>
          </w:rPr>
          <w:fldChar w:fldCharType="begin"/>
        </w:r>
        <w:r>
          <w:rPr>
            <w:noProof/>
          </w:rPr>
          <w:instrText xml:space="preserve"> PAGEREF _Toc397948199 \h </w:instrText>
        </w:r>
      </w:ins>
      <w:r>
        <w:rPr>
          <w:noProof/>
        </w:rPr>
      </w:r>
      <w:r>
        <w:rPr>
          <w:noProof/>
        </w:rPr>
        <w:fldChar w:fldCharType="separate"/>
      </w:r>
      <w:ins w:id="85" w:author="3.0" w:date="2014-09-15T10:03:00Z">
        <w:r w:rsidR="006D6783">
          <w:rPr>
            <w:noProof/>
          </w:rPr>
          <w:t>7</w:t>
        </w:r>
      </w:ins>
      <w:ins w:id="86" w:author="3.0" w:date="2014-09-08T14:01:00Z">
        <w:r>
          <w:rPr>
            <w:noProof/>
          </w:rPr>
          <w:fldChar w:fldCharType="end"/>
        </w:r>
      </w:ins>
    </w:p>
    <w:p w:rsidR="00E456EC" w:rsidRPr="00691A36" w:rsidRDefault="00E456EC">
      <w:pPr>
        <w:pStyle w:val="TM1"/>
        <w:tabs>
          <w:tab w:val="left" w:pos="440"/>
          <w:tab w:val="right" w:leader="dot" w:pos="9606"/>
        </w:tabs>
        <w:rPr>
          <w:ins w:id="87" w:author="3.0" w:date="2014-09-08T14:01:00Z"/>
          <w:rFonts w:asciiTheme="minorHAnsi" w:eastAsiaTheme="minorEastAsia" w:hAnsiTheme="minorHAnsi" w:cstheme="minorBidi"/>
          <w:b w:val="0"/>
          <w:caps w:val="0"/>
          <w:noProof/>
          <w:sz w:val="22"/>
          <w:szCs w:val="22"/>
          <w:lang w:eastAsia="fr-BE"/>
          <w:rPrChange w:id="88" w:author="3.0" w:date="2014-09-09T14:28:00Z">
            <w:rPr>
              <w:ins w:id="89" w:author="3.0" w:date="2014-09-08T14:01:00Z"/>
              <w:rFonts w:asciiTheme="minorHAnsi" w:eastAsiaTheme="minorEastAsia" w:hAnsiTheme="minorHAnsi" w:cstheme="minorBidi"/>
              <w:b w:val="0"/>
              <w:caps w:val="0"/>
              <w:noProof/>
              <w:sz w:val="22"/>
              <w:szCs w:val="22"/>
              <w:lang w:val="fr-BE" w:eastAsia="fr-BE"/>
            </w:rPr>
          </w:rPrChange>
        </w:rPr>
      </w:pPr>
      <w:ins w:id="90" w:author="3.0" w:date="2014-09-08T14:01:00Z">
        <w:r>
          <w:rPr>
            <w:noProof/>
          </w:rPr>
          <w:t>2.</w:t>
        </w:r>
        <w:r w:rsidRPr="00691A36">
          <w:rPr>
            <w:rFonts w:asciiTheme="minorHAnsi" w:eastAsiaTheme="minorEastAsia" w:hAnsiTheme="minorHAnsi" w:cstheme="minorBidi"/>
            <w:b w:val="0"/>
            <w:caps w:val="0"/>
            <w:noProof/>
            <w:sz w:val="22"/>
            <w:szCs w:val="22"/>
            <w:lang w:eastAsia="fr-BE"/>
            <w:rPrChange w:id="91" w:author="3.0" w:date="2014-09-09T14:28:00Z">
              <w:rPr>
                <w:rFonts w:asciiTheme="minorHAnsi" w:eastAsiaTheme="minorEastAsia" w:hAnsiTheme="minorHAnsi" w:cstheme="minorBidi"/>
                <w:b w:val="0"/>
                <w:caps w:val="0"/>
                <w:noProof/>
                <w:sz w:val="22"/>
                <w:szCs w:val="22"/>
                <w:lang w:val="fr-BE" w:eastAsia="fr-BE"/>
              </w:rPr>
            </w:rPrChange>
          </w:rPr>
          <w:tab/>
        </w:r>
        <w:r>
          <w:rPr>
            <w:noProof/>
          </w:rPr>
          <w:t>Documents &amp; terminology</w:t>
        </w:r>
        <w:r>
          <w:rPr>
            <w:noProof/>
          </w:rPr>
          <w:tab/>
        </w:r>
        <w:r>
          <w:rPr>
            <w:noProof/>
          </w:rPr>
          <w:fldChar w:fldCharType="begin"/>
        </w:r>
        <w:r>
          <w:rPr>
            <w:noProof/>
          </w:rPr>
          <w:instrText xml:space="preserve"> PAGEREF _Toc397948200 \h </w:instrText>
        </w:r>
      </w:ins>
      <w:r>
        <w:rPr>
          <w:noProof/>
        </w:rPr>
      </w:r>
      <w:r>
        <w:rPr>
          <w:noProof/>
        </w:rPr>
        <w:fldChar w:fldCharType="separate"/>
      </w:r>
      <w:ins w:id="92" w:author="3.0" w:date="2014-09-15T10:03:00Z">
        <w:r w:rsidR="006D6783">
          <w:rPr>
            <w:noProof/>
          </w:rPr>
          <w:t>9</w:t>
        </w:r>
      </w:ins>
      <w:ins w:id="93" w:author="3.0" w:date="2014-09-08T14:01:00Z">
        <w:r>
          <w:rPr>
            <w:noProof/>
          </w:rPr>
          <w:fldChar w:fldCharType="end"/>
        </w:r>
      </w:ins>
    </w:p>
    <w:p w:rsidR="00E456EC" w:rsidRPr="00691A36" w:rsidRDefault="00E456EC">
      <w:pPr>
        <w:pStyle w:val="TM2"/>
        <w:tabs>
          <w:tab w:val="left" w:pos="880"/>
          <w:tab w:val="right" w:leader="dot" w:pos="9606"/>
        </w:tabs>
        <w:rPr>
          <w:ins w:id="94" w:author="3.0" w:date="2014-09-08T14:01:00Z"/>
          <w:rFonts w:asciiTheme="minorHAnsi" w:eastAsiaTheme="minorEastAsia" w:hAnsiTheme="minorHAnsi" w:cstheme="minorBidi"/>
          <w:smallCaps w:val="0"/>
          <w:noProof/>
          <w:sz w:val="22"/>
          <w:szCs w:val="22"/>
          <w:lang w:eastAsia="fr-BE"/>
          <w:rPrChange w:id="95" w:author="3.0" w:date="2014-09-09T14:28:00Z">
            <w:rPr>
              <w:ins w:id="96" w:author="3.0" w:date="2014-09-08T14:01:00Z"/>
              <w:rFonts w:asciiTheme="minorHAnsi" w:eastAsiaTheme="minorEastAsia" w:hAnsiTheme="minorHAnsi" w:cstheme="minorBidi"/>
              <w:smallCaps w:val="0"/>
              <w:noProof/>
              <w:sz w:val="22"/>
              <w:szCs w:val="22"/>
              <w:lang w:val="fr-BE" w:eastAsia="fr-BE"/>
            </w:rPr>
          </w:rPrChange>
        </w:rPr>
      </w:pPr>
      <w:ins w:id="97" w:author="3.0" w:date="2014-09-08T14:01:00Z">
        <w:r>
          <w:rPr>
            <w:noProof/>
          </w:rPr>
          <w:t>2.1</w:t>
        </w:r>
        <w:r w:rsidRPr="00691A36">
          <w:rPr>
            <w:rFonts w:asciiTheme="minorHAnsi" w:eastAsiaTheme="minorEastAsia" w:hAnsiTheme="minorHAnsi" w:cstheme="minorBidi"/>
            <w:smallCaps w:val="0"/>
            <w:noProof/>
            <w:sz w:val="22"/>
            <w:szCs w:val="22"/>
            <w:lang w:eastAsia="fr-BE"/>
            <w:rPrChange w:id="98" w:author="3.0" w:date="2014-09-09T14:28:00Z">
              <w:rPr>
                <w:rFonts w:asciiTheme="minorHAnsi" w:eastAsiaTheme="minorEastAsia" w:hAnsiTheme="minorHAnsi" w:cstheme="minorBidi"/>
                <w:smallCaps w:val="0"/>
                <w:noProof/>
                <w:sz w:val="22"/>
                <w:szCs w:val="22"/>
                <w:lang w:val="fr-BE" w:eastAsia="fr-BE"/>
              </w:rPr>
            </w:rPrChange>
          </w:rPr>
          <w:tab/>
        </w:r>
        <w:r>
          <w:rPr>
            <w:noProof/>
          </w:rPr>
          <w:t>Reference documents</w:t>
        </w:r>
        <w:r>
          <w:rPr>
            <w:noProof/>
          </w:rPr>
          <w:tab/>
        </w:r>
        <w:r>
          <w:rPr>
            <w:noProof/>
          </w:rPr>
          <w:fldChar w:fldCharType="begin"/>
        </w:r>
        <w:r>
          <w:rPr>
            <w:noProof/>
          </w:rPr>
          <w:instrText xml:space="preserve"> PAGEREF _Toc397948201 \h </w:instrText>
        </w:r>
      </w:ins>
      <w:r>
        <w:rPr>
          <w:noProof/>
        </w:rPr>
      </w:r>
      <w:r>
        <w:rPr>
          <w:noProof/>
        </w:rPr>
        <w:fldChar w:fldCharType="separate"/>
      </w:r>
      <w:ins w:id="99" w:author="3.0" w:date="2014-09-15T10:03:00Z">
        <w:r w:rsidR="006D6783">
          <w:rPr>
            <w:noProof/>
          </w:rPr>
          <w:t>9</w:t>
        </w:r>
      </w:ins>
      <w:ins w:id="100" w:author="3.0" w:date="2014-09-08T14:01:00Z">
        <w:r>
          <w:rPr>
            <w:noProof/>
          </w:rPr>
          <w:fldChar w:fldCharType="end"/>
        </w:r>
      </w:ins>
    </w:p>
    <w:p w:rsidR="00E456EC" w:rsidRPr="00691A36" w:rsidRDefault="00E456EC">
      <w:pPr>
        <w:pStyle w:val="TM2"/>
        <w:tabs>
          <w:tab w:val="left" w:pos="880"/>
          <w:tab w:val="right" w:leader="dot" w:pos="9606"/>
        </w:tabs>
        <w:rPr>
          <w:ins w:id="101" w:author="3.0" w:date="2014-09-08T14:01:00Z"/>
          <w:rFonts w:asciiTheme="minorHAnsi" w:eastAsiaTheme="minorEastAsia" w:hAnsiTheme="minorHAnsi" w:cstheme="minorBidi"/>
          <w:smallCaps w:val="0"/>
          <w:noProof/>
          <w:sz w:val="22"/>
          <w:szCs w:val="22"/>
          <w:lang w:eastAsia="fr-BE"/>
          <w:rPrChange w:id="102" w:author="3.0" w:date="2014-09-09T14:28:00Z">
            <w:rPr>
              <w:ins w:id="103" w:author="3.0" w:date="2014-09-08T14:01:00Z"/>
              <w:rFonts w:asciiTheme="minorHAnsi" w:eastAsiaTheme="minorEastAsia" w:hAnsiTheme="minorHAnsi" w:cstheme="minorBidi"/>
              <w:smallCaps w:val="0"/>
              <w:noProof/>
              <w:sz w:val="22"/>
              <w:szCs w:val="22"/>
              <w:lang w:val="fr-BE" w:eastAsia="fr-BE"/>
            </w:rPr>
          </w:rPrChange>
        </w:rPr>
      </w:pPr>
      <w:ins w:id="104" w:author="3.0" w:date="2014-09-08T14:01:00Z">
        <w:r w:rsidRPr="00691A36">
          <w:rPr>
            <w:noProof/>
            <w:rPrChange w:id="105" w:author="3.0" w:date="2014-09-09T14:28:00Z">
              <w:rPr>
                <w:rFonts w:ascii="Alstom" w:hAnsi="Alstom"/>
                <w:smallCaps w:val="0"/>
                <w:noProof/>
                <w:sz w:val="22"/>
                <w:lang w:val="fr-FR"/>
              </w:rPr>
            </w:rPrChange>
          </w:rPr>
          <w:t>2.2</w:t>
        </w:r>
        <w:r w:rsidRPr="00691A36">
          <w:rPr>
            <w:rFonts w:asciiTheme="minorHAnsi" w:eastAsiaTheme="minorEastAsia" w:hAnsiTheme="minorHAnsi" w:cstheme="minorBidi"/>
            <w:smallCaps w:val="0"/>
            <w:noProof/>
            <w:sz w:val="22"/>
            <w:szCs w:val="22"/>
            <w:lang w:eastAsia="fr-BE"/>
            <w:rPrChange w:id="106" w:author="3.0" w:date="2014-09-09T14:28:00Z">
              <w:rPr>
                <w:rFonts w:asciiTheme="minorHAnsi" w:eastAsiaTheme="minorEastAsia" w:hAnsiTheme="minorHAnsi" w:cstheme="minorBidi"/>
                <w:smallCaps w:val="0"/>
                <w:noProof/>
                <w:sz w:val="22"/>
                <w:szCs w:val="22"/>
                <w:lang w:val="fr-BE" w:eastAsia="fr-BE"/>
              </w:rPr>
            </w:rPrChange>
          </w:rPr>
          <w:tab/>
        </w:r>
        <w:r w:rsidRPr="00691A36">
          <w:rPr>
            <w:noProof/>
            <w:rPrChange w:id="107" w:author="3.0" w:date="2014-09-09T14:28:00Z">
              <w:rPr>
                <w:rFonts w:ascii="Alstom" w:hAnsi="Alstom"/>
                <w:smallCaps w:val="0"/>
                <w:noProof/>
                <w:sz w:val="22"/>
                <w:lang w:val="fr-FR"/>
              </w:rPr>
            </w:rPrChange>
          </w:rPr>
          <w:t>Applicable documents</w:t>
        </w:r>
        <w:r>
          <w:rPr>
            <w:noProof/>
          </w:rPr>
          <w:tab/>
        </w:r>
        <w:r>
          <w:rPr>
            <w:noProof/>
          </w:rPr>
          <w:fldChar w:fldCharType="begin"/>
        </w:r>
        <w:r>
          <w:rPr>
            <w:noProof/>
          </w:rPr>
          <w:instrText xml:space="preserve"> PAGEREF _Toc397948202 \h </w:instrText>
        </w:r>
      </w:ins>
      <w:r>
        <w:rPr>
          <w:noProof/>
        </w:rPr>
      </w:r>
      <w:r>
        <w:rPr>
          <w:noProof/>
        </w:rPr>
        <w:fldChar w:fldCharType="separate"/>
      </w:r>
      <w:ins w:id="108" w:author="3.0" w:date="2014-09-15T10:03:00Z">
        <w:r w:rsidR="006D6783">
          <w:rPr>
            <w:noProof/>
          </w:rPr>
          <w:t>9</w:t>
        </w:r>
      </w:ins>
      <w:ins w:id="109" w:author="3.0" w:date="2014-09-08T14:01:00Z">
        <w:r>
          <w:rPr>
            <w:noProof/>
          </w:rPr>
          <w:fldChar w:fldCharType="end"/>
        </w:r>
      </w:ins>
    </w:p>
    <w:p w:rsidR="00E456EC" w:rsidRPr="00691A36" w:rsidRDefault="00E456EC">
      <w:pPr>
        <w:pStyle w:val="TM2"/>
        <w:tabs>
          <w:tab w:val="left" w:pos="880"/>
          <w:tab w:val="right" w:leader="dot" w:pos="9606"/>
        </w:tabs>
        <w:rPr>
          <w:ins w:id="110" w:author="3.0" w:date="2014-09-08T14:01:00Z"/>
          <w:rFonts w:asciiTheme="minorHAnsi" w:eastAsiaTheme="minorEastAsia" w:hAnsiTheme="minorHAnsi" w:cstheme="minorBidi"/>
          <w:smallCaps w:val="0"/>
          <w:noProof/>
          <w:sz w:val="22"/>
          <w:szCs w:val="22"/>
          <w:lang w:eastAsia="fr-BE"/>
          <w:rPrChange w:id="111" w:author="3.0" w:date="2014-09-09T14:28:00Z">
            <w:rPr>
              <w:ins w:id="112" w:author="3.0" w:date="2014-09-08T14:01:00Z"/>
              <w:rFonts w:asciiTheme="minorHAnsi" w:eastAsiaTheme="minorEastAsia" w:hAnsiTheme="minorHAnsi" w:cstheme="minorBidi"/>
              <w:smallCaps w:val="0"/>
              <w:noProof/>
              <w:sz w:val="22"/>
              <w:szCs w:val="22"/>
              <w:lang w:val="fr-BE" w:eastAsia="fr-BE"/>
            </w:rPr>
          </w:rPrChange>
        </w:rPr>
      </w:pPr>
      <w:ins w:id="113" w:author="3.0" w:date="2014-09-08T14:01:00Z">
        <w:r>
          <w:rPr>
            <w:noProof/>
          </w:rPr>
          <w:t>2.3</w:t>
        </w:r>
        <w:r w:rsidRPr="00691A36">
          <w:rPr>
            <w:rFonts w:asciiTheme="minorHAnsi" w:eastAsiaTheme="minorEastAsia" w:hAnsiTheme="minorHAnsi" w:cstheme="minorBidi"/>
            <w:smallCaps w:val="0"/>
            <w:noProof/>
            <w:sz w:val="22"/>
            <w:szCs w:val="22"/>
            <w:lang w:eastAsia="fr-BE"/>
            <w:rPrChange w:id="114" w:author="3.0" w:date="2014-09-09T14:28:00Z">
              <w:rPr>
                <w:rFonts w:asciiTheme="minorHAnsi" w:eastAsiaTheme="minorEastAsia" w:hAnsiTheme="minorHAnsi" w:cstheme="minorBidi"/>
                <w:smallCaps w:val="0"/>
                <w:noProof/>
                <w:sz w:val="22"/>
                <w:szCs w:val="22"/>
                <w:lang w:val="fr-BE" w:eastAsia="fr-BE"/>
              </w:rPr>
            </w:rPrChange>
          </w:rPr>
          <w:tab/>
        </w:r>
        <w:r>
          <w:rPr>
            <w:noProof/>
          </w:rPr>
          <w:t>Definitions</w:t>
        </w:r>
        <w:r>
          <w:rPr>
            <w:noProof/>
          </w:rPr>
          <w:tab/>
        </w:r>
        <w:r>
          <w:rPr>
            <w:noProof/>
          </w:rPr>
          <w:fldChar w:fldCharType="begin"/>
        </w:r>
        <w:r>
          <w:rPr>
            <w:noProof/>
          </w:rPr>
          <w:instrText xml:space="preserve"> PAGEREF _Toc397948203 \h </w:instrText>
        </w:r>
      </w:ins>
      <w:r>
        <w:rPr>
          <w:noProof/>
        </w:rPr>
      </w:r>
      <w:r>
        <w:rPr>
          <w:noProof/>
        </w:rPr>
        <w:fldChar w:fldCharType="separate"/>
      </w:r>
      <w:ins w:id="115" w:author="3.0" w:date="2014-09-15T10:03:00Z">
        <w:r w:rsidR="006D6783">
          <w:rPr>
            <w:noProof/>
          </w:rPr>
          <w:t>9</w:t>
        </w:r>
      </w:ins>
      <w:ins w:id="116" w:author="3.0" w:date="2014-09-08T14:01:00Z">
        <w:r>
          <w:rPr>
            <w:noProof/>
          </w:rPr>
          <w:fldChar w:fldCharType="end"/>
        </w:r>
      </w:ins>
    </w:p>
    <w:p w:rsidR="00E456EC" w:rsidRPr="00691A36" w:rsidRDefault="00E456EC">
      <w:pPr>
        <w:pStyle w:val="TM2"/>
        <w:tabs>
          <w:tab w:val="left" w:pos="880"/>
          <w:tab w:val="right" w:leader="dot" w:pos="9606"/>
        </w:tabs>
        <w:rPr>
          <w:ins w:id="117" w:author="3.0" w:date="2014-09-08T14:01:00Z"/>
          <w:rFonts w:asciiTheme="minorHAnsi" w:eastAsiaTheme="minorEastAsia" w:hAnsiTheme="minorHAnsi" w:cstheme="minorBidi"/>
          <w:smallCaps w:val="0"/>
          <w:noProof/>
          <w:sz w:val="22"/>
          <w:szCs w:val="22"/>
          <w:lang w:eastAsia="fr-BE"/>
          <w:rPrChange w:id="118" w:author="3.0" w:date="2014-09-09T14:28:00Z">
            <w:rPr>
              <w:ins w:id="119" w:author="3.0" w:date="2014-09-08T14:01:00Z"/>
              <w:rFonts w:asciiTheme="minorHAnsi" w:eastAsiaTheme="minorEastAsia" w:hAnsiTheme="minorHAnsi" w:cstheme="minorBidi"/>
              <w:smallCaps w:val="0"/>
              <w:noProof/>
              <w:sz w:val="22"/>
              <w:szCs w:val="22"/>
              <w:lang w:val="fr-BE" w:eastAsia="fr-BE"/>
            </w:rPr>
          </w:rPrChange>
        </w:rPr>
      </w:pPr>
      <w:ins w:id="120" w:author="3.0" w:date="2014-09-08T14:01:00Z">
        <w:r>
          <w:rPr>
            <w:noProof/>
          </w:rPr>
          <w:t>2.4</w:t>
        </w:r>
        <w:r w:rsidRPr="00691A36">
          <w:rPr>
            <w:rFonts w:asciiTheme="minorHAnsi" w:eastAsiaTheme="minorEastAsia" w:hAnsiTheme="minorHAnsi" w:cstheme="minorBidi"/>
            <w:smallCaps w:val="0"/>
            <w:noProof/>
            <w:sz w:val="22"/>
            <w:szCs w:val="22"/>
            <w:lang w:eastAsia="fr-BE"/>
            <w:rPrChange w:id="121" w:author="3.0" w:date="2014-09-09T14:28:00Z">
              <w:rPr>
                <w:rFonts w:asciiTheme="minorHAnsi" w:eastAsiaTheme="minorEastAsia" w:hAnsiTheme="minorHAnsi" w:cstheme="minorBidi"/>
                <w:smallCaps w:val="0"/>
                <w:noProof/>
                <w:sz w:val="22"/>
                <w:szCs w:val="22"/>
                <w:lang w:val="fr-BE" w:eastAsia="fr-BE"/>
              </w:rPr>
            </w:rPrChange>
          </w:rPr>
          <w:tab/>
        </w:r>
        <w:r>
          <w:rPr>
            <w:noProof/>
          </w:rPr>
          <w:t>Abbreviations</w:t>
        </w:r>
        <w:r>
          <w:rPr>
            <w:noProof/>
          </w:rPr>
          <w:tab/>
        </w:r>
        <w:r>
          <w:rPr>
            <w:noProof/>
          </w:rPr>
          <w:fldChar w:fldCharType="begin"/>
        </w:r>
        <w:r>
          <w:rPr>
            <w:noProof/>
          </w:rPr>
          <w:instrText xml:space="preserve"> PAGEREF _Toc397948204 \h </w:instrText>
        </w:r>
      </w:ins>
      <w:r>
        <w:rPr>
          <w:noProof/>
        </w:rPr>
      </w:r>
      <w:r>
        <w:rPr>
          <w:noProof/>
        </w:rPr>
        <w:fldChar w:fldCharType="separate"/>
      </w:r>
      <w:ins w:id="122" w:author="3.0" w:date="2014-09-15T10:03:00Z">
        <w:r w:rsidR="006D6783">
          <w:rPr>
            <w:noProof/>
          </w:rPr>
          <w:t>9</w:t>
        </w:r>
      </w:ins>
      <w:ins w:id="123" w:author="3.0" w:date="2014-09-08T14:01:00Z">
        <w:r>
          <w:rPr>
            <w:noProof/>
          </w:rPr>
          <w:fldChar w:fldCharType="end"/>
        </w:r>
      </w:ins>
    </w:p>
    <w:p w:rsidR="00E456EC" w:rsidRPr="00691A36" w:rsidRDefault="00E456EC">
      <w:pPr>
        <w:pStyle w:val="TM1"/>
        <w:tabs>
          <w:tab w:val="left" w:pos="440"/>
          <w:tab w:val="right" w:leader="dot" w:pos="9606"/>
        </w:tabs>
        <w:rPr>
          <w:ins w:id="124" w:author="3.0" w:date="2014-09-08T14:01:00Z"/>
          <w:rFonts w:asciiTheme="minorHAnsi" w:eastAsiaTheme="minorEastAsia" w:hAnsiTheme="minorHAnsi" w:cstheme="minorBidi"/>
          <w:b w:val="0"/>
          <w:caps w:val="0"/>
          <w:noProof/>
          <w:sz w:val="22"/>
          <w:szCs w:val="22"/>
          <w:lang w:eastAsia="fr-BE"/>
          <w:rPrChange w:id="125" w:author="3.0" w:date="2014-09-09T14:28:00Z">
            <w:rPr>
              <w:ins w:id="126" w:author="3.0" w:date="2014-09-08T14:01:00Z"/>
              <w:rFonts w:asciiTheme="minorHAnsi" w:eastAsiaTheme="minorEastAsia" w:hAnsiTheme="minorHAnsi" w:cstheme="minorBidi"/>
              <w:b w:val="0"/>
              <w:caps w:val="0"/>
              <w:noProof/>
              <w:sz w:val="22"/>
              <w:szCs w:val="22"/>
              <w:lang w:val="fr-BE" w:eastAsia="fr-BE"/>
            </w:rPr>
          </w:rPrChange>
        </w:rPr>
      </w:pPr>
      <w:ins w:id="127" w:author="3.0" w:date="2014-09-08T14:01:00Z">
        <w:r>
          <w:rPr>
            <w:noProof/>
          </w:rPr>
          <w:t>3.</w:t>
        </w:r>
        <w:r w:rsidRPr="00691A36">
          <w:rPr>
            <w:rFonts w:asciiTheme="minorHAnsi" w:eastAsiaTheme="minorEastAsia" w:hAnsiTheme="minorHAnsi" w:cstheme="minorBidi"/>
            <w:b w:val="0"/>
            <w:caps w:val="0"/>
            <w:noProof/>
            <w:sz w:val="22"/>
            <w:szCs w:val="22"/>
            <w:lang w:eastAsia="fr-BE"/>
            <w:rPrChange w:id="128" w:author="3.0" w:date="2014-09-09T14:28:00Z">
              <w:rPr>
                <w:rFonts w:asciiTheme="minorHAnsi" w:eastAsiaTheme="minorEastAsia" w:hAnsiTheme="minorHAnsi" w:cstheme="minorBidi"/>
                <w:b w:val="0"/>
                <w:caps w:val="0"/>
                <w:noProof/>
                <w:sz w:val="22"/>
                <w:szCs w:val="22"/>
                <w:lang w:val="fr-BE" w:eastAsia="fr-BE"/>
              </w:rPr>
            </w:rPrChange>
          </w:rPr>
          <w:tab/>
        </w:r>
        <w:r>
          <w:rPr>
            <w:noProof/>
          </w:rPr>
          <w:t>overview</w:t>
        </w:r>
        <w:r>
          <w:rPr>
            <w:noProof/>
          </w:rPr>
          <w:tab/>
        </w:r>
        <w:r>
          <w:rPr>
            <w:noProof/>
          </w:rPr>
          <w:fldChar w:fldCharType="begin"/>
        </w:r>
        <w:r>
          <w:rPr>
            <w:noProof/>
          </w:rPr>
          <w:instrText xml:space="preserve"> PAGEREF _Toc397948205 \h </w:instrText>
        </w:r>
      </w:ins>
      <w:r>
        <w:rPr>
          <w:noProof/>
        </w:rPr>
      </w:r>
      <w:r>
        <w:rPr>
          <w:noProof/>
        </w:rPr>
        <w:fldChar w:fldCharType="separate"/>
      </w:r>
      <w:ins w:id="129" w:author="3.0" w:date="2014-09-15T10:03:00Z">
        <w:r w:rsidR="006D6783">
          <w:rPr>
            <w:noProof/>
          </w:rPr>
          <w:t>11</w:t>
        </w:r>
      </w:ins>
      <w:ins w:id="130" w:author="3.0" w:date="2014-09-08T14:01:00Z">
        <w:r>
          <w:rPr>
            <w:noProof/>
          </w:rPr>
          <w:fldChar w:fldCharType="end"/>
        </w:r>
      </w:ins>
    </w:p>
    <w:p w:rsidR="00E456EC" w:rsidRPr="00691A36" w:rsidRDefault="00E456EC">
      <w:pPr>
        <w:pStyle w:val="TM2"/>
        <w:tabs>
          <w:tab w:val="left" w:pos="880"/>
          <w:tab w:val="right" w:leader="dot" w:pos="9606"/>
        </w:tabs>
        <w:rPr>
          <w:ins w:id="131" w:author="3.0" w:date="2014-09-08T14:01:00Z"/>
          <w:rFonts w:asciiTheme="minorHAnsi" w:eastAsiaTheme="minorEastAsia" w:hAnsiTheme="minorHAnsi" w:cstheme="minorBidi"/>
          <w:smallCaps w:val="0"/>
          <w:noProof/>
          <w:sz w:val="22"/>
          <w:szCs w:val="22"/>
          <w:lang w:eastAsia="fr-BE"/>
          <w:rPrChange w:id="132" w:author="3.0" w:date="2014-09-09T14:28:00Z">
            <w:rPr>
              <w:ins w:id="133" w:author="3.0" w:date="2014-09-08T14:01:00Z"/>
              <w:rFonts w:asciiTheme="minorHAnsi" w:eastAsiaTheme="minorEastAsia" w:hAnsiTheme="minorHAnsi" w:cstheme="minorBidi"/>
              <w:smallCaps w:val="0"/>
              <w:noProof/>
              <w:sz w:val="22"/>
              <w:szCs w:val="22"/>
              <w:lang w:val="fr-BE" w:eastAsia="fr-BE"/>
            </w:rPr>
          </w:rPrChange>
        </w:rPr>
      </w:pPr>
      <w:ins w:id="134" w:author="3.0" w:date="2014-09-08T14:01:00Z">
        <w:r>
          <w:rPr>
            <w:noProof/>
          </w:rPr>
          <w:t>3.1</w:t>
        </w:r>
        <w:r w:rsidRPr="00691A36">
          <w:rPr>
            <w:rFonts w:asciiTheme="minorHAnsi" w:eastAsiaTheme="minorEastAsia" w:hAnsiTheme="minorHAnsi" w:cstheme="minorBidi"/>
            <w:smallCaps w:val="0"/>
            <w:noProof/>
            <w:sz w:val="22"/>
            <w:szCs w:val="22"/>
            <w:lang w:eastAsia="fr-BE"/>
            <w:rPrChange w:id="135" w:author="3.0" w:date="2014-09-09T14:28:00Z">
              <w:rPr>
                <w:rFonts w:asciiTheme="minorHAnsi" w:eastAsiaTheme="minorEastAsia" w:hAnsiTheme="minorHAnsi" w:cstheme="minorBidi"/>
                <w:smallCaps w:val="0"/>
                <w:noProof/>
                <w:sz w:val="22"/>
                <w:szCs w:val="22"/>
                <w:lang w:val="fr-BE" w:eastAsia="fr-BE"/>
              </w:rPr>
            </w:rPrChange>
          </w:rPr>
          <w:tab/>
        </w:r>
        <w:r>
          <w:rPr>
            <w:noProof/>
          </w:rPr>
          <w:t>definition of the OpenETCS</w:t>
        </w:r>
        <w:r>
          <w:rPr>
            <w:noProof/>
          </w:rPr>
          <w:tab/>
        </w:r>
        <w:r>
          <w:rPr>
            <w:noProof/>
          </w:rPr>
          <w:fldChar w:fldCharType="begin"/>
        </w:r>
        <w:r>
          <w:rPr>
            <w:noProof/>
          </w:rPr>
          <w:instrText xml:space="preserve"> PAGEREF _Toc397948206 \h </w:instrText>
        </w:r>
      </w:ins>
      <w:r>
        <w:rPr>
          <w:noProof/>
        </w:rPr>
      </w:r>
      <w:r>
        <w:rPr>
          <w:noProof/>
        </w:rPr>
        <w:fldChar w:fldCharType="separate"/>
      </w:r>
      <w:ins w:id="136" w:author="3.0" w:date="2014-09-15T10:03:00Z">
        <w:r w:rsidR="006D6783">
          <w:rPr>
            <w:noProof/>
          </w:rPr>
          <w:t>11</w:t>
        </w:r>
      </w:ins>
      <w:ins w:id="137" w:author="3.0" w:date="2014-09-08T14:01:00Z">
        <w:r>
          <w:rPr>
            <w:noProof/>
          </w:rPr>
          <w:fldChar w:fldCharType="end"/>
        </w:r>
      </w:ins>
    </w:p>
    <w:p w:rsidR="00E456EC" w:rsidRPr="00691A36" w:rsidRDefault="00E456EC">
      <w:pPr>
        <w:pStyle w:val="TM2"/>
        <w:tabs>
          <w:tab w:val="left" w:pos="880"/>
          <w:tab w:val="right" w:leader="dot" w:pos="9606"/>
        </w:tabs>
        <w:rPr>
          <w:ins w:id="138" w:author="3.0" w:date="2014-09-08T14:01:00Z"/>
          <w:rFonts w:asciiTheme="minorHAnsi" w:eastAsiaTheme="minorEastAsia" w:hAnsiTheme="minorHAnsi" w:cstheme="minorBidi"/>
          <w:smallCaps w:val="0"/>
          <w:noProof/>
          <w:sz w:val="22"/>
          <w:szCs w:val="22"/>
          <w:lang w:eastAsia="fr-BE"/>
          <w:rPrChange w:id="139" w:author="3.0" w:date="2014-09-09T14:28:00Z">
            <w:rPr>
              <w:ins w:id="140" w:author="3.0" w:date="2014-09-08T14:01:00Z"/>
              <w:rFonts w:asciiTheme="minorHAnsi" w:eastAsiaTheme="minorEastAsia" w:hAnsiTheme="minorHAnsi" w:cstheme="minorBidi"/>
              <w:smallCaps w:val="0"/>
              <w:noProof/>
              <w:sz w:val="22"/>
              <w:szCs w:val="22"/>
              <w:lang w:val="fr-BE" w:eastAsia="fr-BE"/>
            </w:rPr>
          </w:rPrChange>
        </w:rPr>
      </w:pPr>
      <w:ins w:id="141" w:author="3.0" w:date="2014-09-08T14:01:00Z">
        <w:r>
          <w:rPr>
            <w:noProof/>
          </w:rPr>
          <w:t>3.2</w:t>
        </w:r>
        <w:r w:rsidRPr="00691A36">
          <w:rPr>
            <w:rFonts w:asciiTheme="minorHAnsi" w:eastAsiaTheme="minorEastAsia" w:hAnsiTheme="minorHAnsi" w:cstheme="minorBidi"/>
            <w:smallCaps w:val="0"/>
            <w:noProof/>
            <w:sz w:val="22"/>
            <w:szCs w:val="22"/>
            <w:lang w:eastAsia="fr-BE"/>
            <w:rPrChange w:id="142" w:author="3.0" w:date="2014-09-09T14:28:00Z">
              <w:rPr>
                <w:rFonts w:asciiTheme="minorHAnsi" w:eastAsiaTheme="minorEastAsia" w:hAnsiTheme="minorHAnsi" w:cstheme="minorBidi"/>
                <w:smallCaps w:val="0"/>
                <w:noProof/>
                <w:sz w:val="22"/>
                <w:szCs w:val="22"/>
                <w:lang w:val="fr-BE" w:eastAsia="fr-BE"/>
              </w:rPr>
            </w:rPrChange>
          </w:rPr>
          <w:tab/>
        </w:r>
        <w:r>
          <w:rPr>
            <w:noProof/>
          </w:rPr>
          <w:t>OpenETCS API services overview</w:t>
        </w:r>
        <w:r>
          <w:rPr>
            <w:noProof/>
          </w:rPr>
          <w:tab/>
        </w:r>
        <w:r>
          <w:rPr>
            <w:noProof/>
          </w:rPr>
          <w:fldChar w:fldCharType="begin"/>
        </w:r>
        <w:r>
          <w:rPr>
            <w:noProof/>
          </w:rPr>
          <w:instrText xml:space="preserve"> PAGEREF _Toc397948207 \h </w:instrText>
        </w:r>
      </w:ins>
      <w:r>
        <w:rPr>
          <w:noProof/>
        </w:rPr>
      </w:r>
      <w:r>
        <w:rPr>
          <w:noProof/>
        </w:rPr>
        <w:fldChar w:fldCharType="separate"/>
      </w:r>
      <w:ins w:id="143" w:author="3.0" w:date="2014-09-15T10:03:00Z">
        <w:r w:rsidR="006D6783">
          <w:rPr>
            <w:noProof/>
          </w:rPr>
          <w:t>12</w:t>
        </w:r>
      </w:ins>
      <w:ins w:id="144" w:author="3.0" w:date="2014-09-08T14:01:00Z">
        <w:r>
          <w:rPr>
            <w:noProof/>
          </w:rPr>
          <w:fldChar w:fldCharType="end"/>
        </w:r>
      </w:ins>
    </w:p>
    <w:p w:rsidR="00E456EC" w:rsidRPr="00691A36" w:rsidRDefault="00E456EC">
      <w:pPr>
        <w:pStyle w:val="TM2"/>
        <w:tabs>
          <w:tab w:val="left" w:pos="880"/>
          <w:tab w:val="right" w:leader="dot" w:pos="9606"/>
        </w:tabs>
        <w:rPr>
          <w:ins w:id="145" w:author="3.0" w:date="2014-09-08T14:01:00Z"/>
          <w:rFonts w:asciiTheme="minorHAnsi" w:eastAsiaTheme="minorEastAsia" w:hAnsiTheme="minorHAnsi" w:cstheme="minorBidi"/>
          <w:smallCaps w:val="0"/>
          <w:noProof/>
          <w:sz w:val="22"/>
          <w:szCs w:val="22"/>
          <w:lang w:eastAsia="fr-BE"/>
          <w:rPrChange w:id="146" w:author="3.0" w:date="2014-09-09T14:28:00Z">
            <w:rPr>
              <w:ins w:id="147" w:author="3.0" w:date="2014-09-08T14:01:00Z"/>
              <w:rFonts w:asciiTheme="minorHAnsi" w:eastAsiaTheme="minorEastAsia" w:hAnsiTheme="minorHAnsi" w:cstheme="minorBidi"/>
              <w:smallCaps w:val="0"/>
              <w:noProof/>
              <w:sz w:val="22"/>
              <w:szCs w:val="22"/>
              <w:lang w:val="fr-BE" w:eastAsia="fr-BE"/>
            </w:rPr>
          </w:rPrChange>
        </w:rPr>
      </w:pPr>
      <w:ins w:id="148" w:author="3.0" w:date="2014-09-08T14:01:00Z">
        <w:r>
          <w:rPr>
            <w:noProof/>
          </w:rPr>
          <w:t>3.3</w:t>
        </w:r>
        <w:r w:rsidRPr="00691A36">
          <w:rPr>
            <w:rFonts w:asciiTheme="minorHAnsi" w:eastAsiaTheme="minorEastAsia" w:hAnsiTheme="minorHAnsi" w:cstheme="minorBidi"/>
            <w:smallCaps w:val="0"/>
            <w:noProof/>
            <w:sz w:val="22"/>
            <w:szCs w:val="22"/>
            <w:lang w:eastAsia="fr-BE"/>
            <w:rPrChange w:id="149" w:author="3.0" w:date="2014-09-09T14:28:00Z">
              <w:rPr>
                <w:rFonts w:asciiTheme="minorHAnsi" w:eastAsiaTheme="minorEastAsia" w:hAnsiTheme="minorHAnsi" w:cstheme="minorBidi"/>
                <w:smallCaps w:val="0"/>
                <w:noProof/>
                <w:sz w:val="22"/>
                <w:szCs w:val="22"/>
                <w:lang w:val="fr-BE" w:eastAsia="fr-BE"/>
              </w:rPr>
            </w:rPrChange>
          </w:rPr>
          <w:tab/>
        </w:r>
        <w:r>
          <w:rPr>
            <w:noProof/>
          </w:rPr>
          <w:t>General principles and rules</w:t>
        </w:r>
        <w:r>
          <w:rPr>
            <w:noProof/>
          </w:rPr>
          <w:tab/>
        </w:r>
        <w:r>
          <w:rPr>
            <w:noProof/>
          </w:rPr>
          <w:fldChar w:fldCharType="begin"/>
        </w:r>
        <w:r>
          <w:rPr>
            <w:noProof/>
          </w:rPr>
          <w:instrText xml:space="preserve"> PAGEREF _Toc397948208 \h </w:instrText>
        </w:r>
      </w:ins>
      <w:r>
        <w:rPr>
          <w:noProof/>
        </w:rPr>
      </w:r>
      <w:r>
        <w:rPr>
          <w:noProof/>
        </w:rPr>
        <w:fldChar w:fldCharType="separate"/>
      </w:r>
      <w:ins w:id="150" w:author="3.0" w:date="2014-09-15T10:03:00Z">
        <w:r w:rsidR="006D6783">
          <w:rPr>
            <w:noProof/>
          </w:rPr>
          <w:t>13</w:t>
        </w:r>
      </w:ins>
      <w:ins w:id="151" w:author="3.0" w:date="2014-09-08T14:01:00Z">
        <w:r>
          <w:rPr>
            <w:noProof/>
          </w:rPr>
          <w:fldChar w:fldCharType="end"/>
        </w:r>
      </w:ins>
    </w:p>
    <w:p w:rsidR="00E456EC" w:rsidRPr="00E456EC" w:rsidRDefault="00E456EC">
      <w:pPr>
        <w:pStyle w:val="TM3"/>
        <w:tabs>
          <w:tab w:val="left" w:pos="1100"/>
          <w:tab w:val="right" w:leader="dot" w:pos="9606"/>
        </w:tabs>
        <w:rPr>
          <w:ins w:id="152" w:author="3.0" w:date="2014-09-08T14:01:00Z"/>
          <w:rFonts w:asciiTheme="minorHAnsi" w:eastAsiaTheme="minorEastAsia" w:hAnsiTheme="minorHAnsi" w:cstheme="minorBidi"/>
          <w:i w:val="0"/>
          <w:noProof/>
          <w:sz w:val="22"/>
          <w:szCs w:val="22"/>
          <w:lang w:eastAsia="fr-BE"/>
          <w:rPrChange w:id="153" w:author="3.0" w:date="2014-09-08T14:01:00Z">
            <w:rPr>
              <w:ins w:id="154" w:author="3.0" w:date="2014-09-08T14:01:00Z"/>
              <w:rFonts w:asciiTheme="minorHAnsi" w:eastAsiaTheme="minorEastAsia" w:hAnsiTheme="minorHAnsi" w:cstheme="minorBidi"/>
              <w:i w:val="0"/>
              <w:noProof/>
              <w:sz w:val="22"/>
              <w:szCs w:val="22"/>
              <w:lang w:val="fr-BE" w:eastAsia="fr-BE"/>
            </w:rPr>
          </w:rPrChange>
        </w:rPr>
      </w:pPr>
      <w:ins w:id="155" w:author="3.0" w:date="2014-09-08T14:01:00Z">
        <w:r>
          <w:rPr>
            <w:noProof/>
          </w:rPr>
          <w:t>3.3.1</w:t>
        </w:r>
        <w:r w:rsidRPr="00E456EC">
          <w:rPr>
            <w:rFonts w:asciiTheme="minorHAnsi" w:eastAsiaTheme="minorEastAsia" w:hAnsiTheme="minorHAnsi" w:cstheme="minorBidi"/>
            <w:i w:val="0"/>
            <w:noProof/>
            <w:sz w:val="22"/>
            <w:szCs w:val="22"/>
            <w:lang w:eastAsia="fr-BE"/>
            <w:rPrChange w:id="156" w:author="3.0" w:date="2014-09-08T14:01:00Z">
              <w:rPr>
                <w:rFonts w:asciiTheme="minorHAnsi" w:eastAsiaTheme="minorEastAsia" w:hAnsiTheme="minorHAnsi" w:cstheme="minorBidi"/>
                <w:i w:val="0"/>
                <w:noProof/>
                <w:sz w:val="22"/>
                <w:szCs w:val="22"/>
                <w:lang w:val="fr-BE" w:eastAsia="fr-BE"/>
              </w:rPr>
            </w:rPrChange>
          </w:rPr>
          <w:tab/>
        </w:r>
        <w:r>
          <w:rPr>
            <w:noProof/>
          </w:rPr>
          <w:t>CORE board : SW architecture overview</w:t>
        </w:r>
        <w:r>
          <w:rPr>
            <w:noProof/>
          </w:rPr>
          <w:tab/>
        </w:r>
        <w:r>
          <w:rPr>
            <w:noProof/>
          </w:rPr>
          <w:fldChar w:fldCharType="begin"/>
        </w:r>
        <w:r>
          <w:rPr>
            <w:noProof/>
          </w:rPr>
          <w:instrText xml:space="preserve"> PAGEREF _Toc397948209 \h </w:instrText>
        </w:r>
      </w:ins>
      <w:r>
        <w:rPr>
          <w:noProof/>
        </w:rPr>
      </w:r>
      <w:r>
        <w:rPr>
          <w:noProof/>
        </w:rPr>
        <w:fldChar w:fldCharType="separate"/>
      </w:r>
      <w:ins w:id="157" w:author="3.0" w:date="2014-09-15T10:03:00Z">
        <w:r w:rsidR="006D6783">
          <w:rPr>
            <w:noProof/>
          </w:rPr>
          <w:t>13</w:t>
        </w:r>
      </w:ins>
      <w:ins w:id="158" w:author="3.0" w:date="2014-09-08T14:01:00Z">
        <w:r>
          <w:rPr>
            <w:noProof/>
          </w:rPr>
          <w:fldChar w:fldCharType="end"/>
        </w:r>
      </w:ins>
    </w:p>
    <w:p w:rsidR="00E456EC" w:rsidRPr="00E456EC" w:rsidRDefault="00E456EC">
      <w:pPr>
        <w:pStyle w:val="TM3"/>
        <w:tabs>
          <w:tab w:val="left" w:pos="1100"/>
          <w:tab w:val="right" w:leader="dot" w:pos="9606"/>
        </w:tabs>
        <w:rPr>
          <w:ins w:id="159" w:author="3.0" w:date="2014-09-08T14:01:00Z"/>
          <w:rFonts w:asciiTheme="minorHAnsi" w:eastAsiaTheme="minorEastAsia" w:hAnsiTheme="minorHAnsi" w:cstheme="minorBidi"/>
          <w:i w:val="0"/>
          <w:noProof/>
          <w:sz w:val="22"/>
          <w:szCs w:val="22"/>
          <w:lang w:eastAsia="fr-BE"/>
          <w:rPrChange w:id="160" w:author="3.0" w:date="2014-09-08T14:01:00Z">
            <w:rPr>
              <w:ins w:id="161" w:author="3.0" w:date="2014-09-08T14:01:00Z"/>
              <w:rFonts w:asciiTheme="minorHAnsi" w:eastAsiaTheme="minorEastAsia" w:hAnsiTheme="minorHAnsi" w:cstheme="minorBidi"/>
              <w:i w:val="0"/>
              <w:noProof/>
              <w:sz w:val="22"/>
              <w:szCs w:val="22"/>
              <w:lang w:val="fr-BE" w:eastAsia="fr-BE"/>
            </w:rPr>
          </w:rPrChange>
        </w:rPr>
      </w:pPr>
      <w:ins w:id="162" w:author="3.0" w:date="2014-09-08T14:01:00Z">
        <w:r>
          <w:rPr>
            <w:noProof/>
          </w:rPr>
          <w:t>3.3.2</w:t>
        </w:r>
        <w:r w:rsidRPr="00E456EC">
          <w:rPr>
            <w:rFonts w:asciiTheme="minorHAnsi" w:eastAsiaTheme="minorEastAsia" w:hAnsiTheme="minorHAnsi" w:cstheme="minorBidi"/>
            <w:i w:val="0"/>
            <w:noProof/>
            <w:sz w:val="22"/>
            <w:szCs w:val="22"/>
            <w:lang w:eastAsia="fr-BE"/>
            <w:rPrChange w:id="163" w:author="3.0" w:date="2014-09-08T14:01:00Z">
              <w:rPr>
                <w:rFonts w:asciiTheme="minorHAnsi" w:eastAsiaTheme="minorEastAsia" w:hAnsiTheme="minorHAnsi" w:cstheme="minorBidi"/>
                <w:i w:val="0"/>
                <w:noProof/>
                <w:sz w:val="22"/>
                <w:szCs w:val="22"/>
                <w:lang w:val="fr-BE" w:eastAsia="fr-BE"/>
              </w:rPr>
            </w:rPrChange>
          </w:rPr>
          <w:tab/>
        </w:r>
        <w:r>
          <w:rPr>
            <w:noProof/>
          </w:rPr>
          <w:t>CORE board : SW execution overview</w:t>
        </w:r>
        <w:r>
          <w:rPr>
            <w:noProof/>
          </w:rPr>
          <w:tab/>
        </w:r>
        <w:r>
          <w:rPr>
            <w:noProof/>
          </w:rPr>
          <w:fldChar w:fldCharType="begin"/>
        </w:r>
        <w:r>
          <w:rPr>
            <w:noProof/>
          </w:rPr>
          <w:instrText xml:space="preserve"> PAGEREF _Toc397948210 \h </w:instrText>
        </w:r>
      </w:ins>
      <w:r>
        <w:rPr>
          <w:noProof/>
        </w:rPr>
      </w:r>
      <w:r>
        <w:rPr>
          <w:noProof/>
        </w:rPr>
        <w:fldChar w:fldCharType="separate"/>
      </w:r>
      <w:ins w:id="164" w:author="3.0" w:date="2014-09-15T10:03:00Z">
        <w:r w:rsidR="006D6783">
          <w:rPr>
            <w:noProof/>
          </w:rPr>
          <w:t>14</w:t>
        </w:r>
      </w:ins>
      <w:ins w:id="165" w:author="3.0" w:date="2014-09-08T14:01:00Z">
        <w:r>
          <w:rPr>
            <w:noProof/>
          </w:rPr>
          <w:fldChar w:fldCharType="end"/>
        </w:r>
      </w:ins>
    </w:p>
    <w:p w:rsidR="00E456EC" w:rsidRPr="00E456EC" w:rsidRDefault="00E456EC">
      <w:pPr>
        <w:pStyle w:val="TM3"/>
        <w:tabs>
          <w:tab w:val="left" w:pos="1100"/>
          <w:tab w:val="right" w:leader="dot" w:pos="9606"/>
        </w:tabs>
        <w:rPr>
          <w:ins w:id="166" w:author="3.0" w:date="2014-09-08T14:01:00Z"/>
          <w:rFonts w:asciiTheme="minorHAnsi" w:eastAsiaTheme="minorEastAsia" w:hAnsiTheme="minorHAnsi" w:cstheme="minorBidi"/>
          <w:i w:val="0"/>
          <w:noProof/>
          <w:sz w:val="22"/>
          <w:szCs w:val="22"/>
          <w:lang w:eastAsia="fr-BE"/>
          <w:rPrChange w:id="167" w:author="3.0" w:date="2014-09-08T14:01:00Z">
            <w:rPr>
              <w:ins w:id="168" w:author="3.0" w:date="2014-09-08T14:01:00Z"/>
              <w:rFonts w:asciiTheme="minorHAnsi" w:eastAsiaTheme="minorEastAsia" w:hAnsiTheme="minorHAnsi" w:cstheme="minorBidi"/>
              <w:i w:val="0"/>
              <w:noProof/>
              <w:sz w:val="22"/>
              <w:szCs w:val="22"/>
              <w:lang w:val="fr-BE" w:eastAsia="fr-BE"/>
            </w:rPr>
          </w:rPrChange>
        </w:rPr>
      </w:pPr>
      <w:ins w:id="169" w:author="3.0" w:date="2014-09-08T14:01:00Z">
        <w:r>
          <w:rPr>
            <w:noProof/>
          </w:rPr>
          <w:t>3.3.3</w:t>
        </w:r>
        <w:r w:rsidRPr="00E456EC">
          <w:rPr>
            <w:rFonts w:asciiTheme="minorHAnsi" w:eastAsiaTheme="minorEastAsia" w:hAnsiTheme="minorHAnsi" w:cstheme="minorBidi"/>
            <w:i w:val="0"/>
            <w:noProof/>
            <w:sz w:val="22"/>
            <w:szCs w:val="22"/>
            <w:lang w:eastAsia="fr-BE"/>
            <w:rPrChange w:id="170" w:author="3.0" w:date="2014-09-08T14:01:00Z">
              <w:rPr>
                <w:rFonts w:asciiTheme="minorHAnsi" w:eastAsiaTheme="minorEastAsia" w:hAnsiTheme="minorHAnsi" w:cstheme="minorBidi"/>
                <w:i w:val="0"/>
                <w:noProof/>
                <w:sz w:val="22"/>
                <w:szCs w:val="22"/>
                <w:lang w:val="fr-BE" w:eastAsia="fr-BE"/>
              </w:rPr>
            </w:rPrChange>
          </w:rPr>
          <w:tab/>
        </w:r>
        <w:r>
          <w:rPr>
            <w:noProof/>
          </w:rPr>
          <w:t>OpenETCS API services and calling sequence</w:t>
        </w:r>
        <w:r>
          <w:rPr>
            <w:noProof/>
          </w:rPr>
          <w:tab/>
        </w:r>
        <w:r>
          <w:rPr>
            <w:noProof/>
          </w:rPr>
          <w:fldChar w:fldCharType="begin"/>
        </w:r>
        <w:r>
          <w:rPr>
            <w:noProof/>
          </w:rPr>
          <w:instrText xml:space="preserve"> PAGEREF _Toc397948211 \h </w:instrText>
        </w:r>
      </w:ins>
      <w:r>
        <w:rPr>
          <w:noProof/>
        </w:rPr>
      </w:r>
      <w:r>
        <w:rPr>
          <w:noProof/>
        </w:rPr>
        <w:fldChar w:fldCharType="separate"/>
      </w:r>
      <w:ins w:id="171" w:author="3.0" w:date="2014-09-15T10:03:00Z">
        <w:r w:rsidR="006D6783">
          <w:rPr>
            <w:noProof/>
          </w:rPr>
          <w:t>15</w:t>
        </w:r>
      </w:ins>
      <w:ins w:id="172" w:author="3.0" w:date="2014-09-08T14:01:00Z">
        <w:r>
          <w:rPr>
            <w:noProof/>
          </w:rPr>
          <w:fldChar w:fldCharType="end"/>
        </w:r>
      </w:ins>
    </w:p>
    <w:p w:rsidR="00E456EC" w:rsidRPr="00E456EC" w:rsidRDefault="00E456EC">
      <w:pPr>
        <w:pStyle w:val="TM3"/>
        <w:tabs>
          <w:tab w:val="left" w:pos="1100"/>
          <w:tab w:val="right" w:leader="dot" w:pos="9606"/>
        </w:tabs>
        <w:rPr>
          <w:ins w:id="173" w:author="3.0" w:date="2014-09-08T14:01:00Z"/>
          <w:rFonts w:asciiTheme="minorHAnsi" w:eastAsiaTheme="minorEastAsia" w:hAnsiTheme="minorHAnsi" w:cstheme="minorBidi"/>
          <w:i w:val="0"/>
          <w:noProof/>
          <w:sz w:val="22"/>
          <w:szCs w:val="22"/>
          <w:lang w:eastAsia="fr-BE"/>
          <w:rPrChange w:id="174" w:author="3.0" w:date="2014-09-08T14:01:00Z">
            <w:rPr>
              <w:ins w:id="175" w:author="3.0" w:date="2014-09-08T14:01:00Z"/>
              <w:rFonts w:asciiTheme="minorHAnsi" w:eastAsiaTheme="minorEastAsia" w:hAnsiTheme="minorHAnsi" w:cstheme="minorBidi"/>
              <w:i w:val="0"/>
              <w:noProof/>
              <w:sz w:val="22"/>
              <w:szCs w:val="22"/>
              <w:lang w:val="fr-BE" w:eastAsia="fr-BE"/>
            </w:rPr>
          </w:rPrChange>
        </w:rPr>
      </w:pPr>
      <w:ins w:id="176" w:author="3.0" w:date="2014-09-08T14:01:00Z">
        <w:r>
          <w:rPr>
            <w:noProof/>
          </w:rPr>
          <w:t>3.3.4</w:t>
        </w:r>
        <w:r w:rsidRPr="00E456EC">
          <w:rPr>
            <w:rFonts w:asciiTheme="minorHAnsi" w:eastAsiaTheme="minorEastAsia" w:hAnsiTheme="minorHAnsi" w:cstheme="minorBidi"/>
            <w:i w:val="0"/>
            <w:noProof/>
            <w:sz w:val="22"/>
            <w:szCs w:val="22"/>
            <w:lang w:eastAsia="fr-BE"/>
            <w:rPrChange w:id="177" w:author="3.0" w:date="2014-09-08T14:01:00Z">
              <w:rPr>
                <w:rFonts w:asciiTheme="minorHAnsi" w:eastAsiaTheme="minorEastAsia" w:hAnsiTheme="minorHAnsi" w:cstheme="minorBidi"/>
                <w:i w:val="0"/>
                <w:noProof/>
                <w:sz w:val="22"/>
                <w:szCs w:val="22"/>
                <w:lang w:val="fr-BE" w:eastAsia="fr-BE"/>
              </w:rPr>
            </w:rPrChange>
          </w:rPr>
          <w:tab/>
        </w:r>
        <w:r>
          <w:rPr>
            <w:noProof/>
          </w:rPr>
          <w:t>Dynamic behaviour and performances</w:t>
        </w:r>
        <w:r>
          <w:rPr>
            <w:noProof/>
          </w:rPr>
          <w:tab/>
        </w:r>
        <w:r>
          <w:rPr>
            <w:noProof/>
          </w:rPr>
          <w:fldChar w:fldCharType="begin"/>
        </w:r>
        <w:r>
          <w:rPr>
            <w:noProof/>
          </w:rPr>
          <w:instrText xml:space="preserve"> PAGEREF _Toc397948212 \h </w:instrText>
        </w:r>
      </w:ins>
      <w:r>
        <w:rPr>
          <w:noProof/>
        </w:rPr>
      </w:r>
      <w:r>
        <w:rPr>
          <w:noProof/>
        </w:rPr>
        <w:fldChar w:fldCharType="separate"/>
      </w:r>
      <w:ins w:id="178" w:author="3.0" w:date="2014-09-15T10:03:00Z">
        <w:r w:rsidR="006D6783">
          <w:rPr>
            <w:noProof/>
          </w:rPr>
          <w:t>18</w:t>
        </w:r>
      </w:ins>
      <w:ins w:id="179" w:author="3.0" w:date="2014-09-08T14:01:00Z">
        <w:r>
          <w:rPr>
            <w:noProof/>
          </w:rPr>
          <w:fldChar w:fldCharType="end"/>
        </w:r>
      </w:ins>
    </w:p>
    <w:p w:rsidR="00E456EC" w:rsidRPr="00E456EC" w:rsidRDefault="00E456EC">
      <w:pPr>
        <w:pStyle w:val="TM3"/>
        <w:tabs>
          <w:tab w:val="left" w:pos="1100"/>
          <w:tab w:val="right" w:leader="dot" w:pos="9606"/>
        </w:tabs>
        <w:rPr>
          <w:ins w:id="180" w:author="3.0" w:date="2014-09-08T14:01:00Z"/>
          <w:rFonts w:asciiTheme="minorHAnsi" w:eastAsiaTheme="minorEastAsia" w:hAnsiTheme="minorHAnsi" w:cstheme="minorBidi"/>
          <w:i w:val="0"/>
          <w:noProof/>
          <w:sz w:val="22"/>
          <w:szCs w:val="22"/>
          <w:lang w:eastAsia="fr-BE"/>
          <w:rPrChange w:id="181" w:author="3.0" w:date="2014-09-08T14:01:00Z">
            <w:rPr>
              <w:ins w:id="182" w:author="3.0" w:date="2014-09-08T14:01:00Z"/>
              <w:rFonts w:asciiTheme="minorHAnsi" w:eastAsiaTheme="minorEastAsia" w:hAnsiTheme="minorHAnsi" w:cstheme="minorBidi"/>
              <w:i w:val="0"/>
              <w:noProof/>
              <w:sz w:val="22"/>
              <w:szCs w:val="22"/>
              <w:lang w:val="fr-BE" w:eastAsia="fr-BE"/>
            </w:rPr>
          </w:rPrChange>
        </w:rPr>
      </w:pPr>
      <w:ins w:id="183" w:author="3.0" w:date="2014-09-08T14:01:00Z">
        <w:r>
          <w:rPr>
            <w:noProof/>
          </w:rPr>
          <w:t>3.3.5</w:t>
        </w:r>
        <w:r w:rsidRPr="00E456EC">
          <w:rPr>
            <w:rFonts w:asciiTheme="minorHAnsi" w:eastAsiaTheme="minorEastAsia" w:hAnsiTheme="minorHAnsi" w:cstheme="minorBidi"/>
            <w:i w:val="0"/>
            <w:noProof/>
            <w:sz w:val="22"/>
            <w:szCs w:val="22"/>
            <w:lang w:eastAsia="fr-BE"/>
            <w:rPrChange w:id="184" w:author="3.0" w:date="2014-09-08T14:01:00Z">
              <w:rPr>
                <w:rFonts w:asciiTheme="minorHAnsi" w:eastAsiaTheme="minorEastAsia" w:hAnsiTheme="minorHAnsi" w:cstheme="minorBidi"/>
                <w:i w:val="0"/>
                <w:noProof/>
                <w:sz w:val="22"/>
                <w:szCs w:val="22"/>
                <w:lang w:val="fr-BE" w:eastAsia="fr-BE"/>
              </w:rPr>
            </w:rPrChange>
          </w:rPr>
          <w:tab/>
        </w:r>
        <w:r>
          <w:rPr>
            <w:noProof/>
          </w:rPr>
          <w:t>Asynchronous behaviour</w:t>
        </w:r>
        <w:r>
          <w:rPr>
            <w:noProof/>
          </w:rPr>
          <w:tab/>
        </w:r>
        <w:r>
          <w:rPr>
            <w:noProof/>
          </w:rPr>
          <w:fldChar w:fldCharType="begin"/>
        </w:r>
        <w:r>
          <w:rPr>
            <w:noProof/>
          </w:rPr>
          <w:instrText xml:space="preserve"> PAGEREF _Toc397948213 \h </w:instrText>
        </w:r>
      </w:ins>
      <w:r>
        <w:rPr>
          <w:noProof/>
        </w:rPr>
      </w:r>
      <w:r>
        <w:rPr>
          <w:noProof/>
        </w:rPr>
        <w:fldChar w:fldCharType="separate"/>
      </w:r>
      <w:ins w:id="185" w:author="3.0" w:date="2014-09-15T10:03:00Z">
        <w:r w:rsidR="006D6783">
          <w:rPr>
            <w:noProof/>
          </w:rPr>
          <w:t>20</w:t>
        </w:r>
      </w:ins>
      <w:ins w:id="186" w:author="3.0" w:date="2014-09-08T14:01:00Z">
        <w:r>
          <w:rPr>
            <w:noProof/>
          </w:rPr>
          <w:fldChar w:fldCharType="end"/>
        </w:r>
      </w:ins>
    </w:p>
    <w:p w:rsidR="00E456EC" w:rsidRPr="00E456EC" w:rsidRDefault="00E456EC">
      <w:pPr>
        <w:pStyle w:val="TM1"/>
        <w:tabs>
          <w:tab w:val="left" w:pos="440"/>
          <w:tab w:val="right" w:leader="dot" w:pos="9606"/>
        </w:tabs>
        <w:rPr>
          <w:ins w:id="187" w:author="3.0" w:date="2014-09-08T14:01:00Z"/>
          <w:rFonts w:asciiTheme="minorHAnsi" w:eastAsiaTheme="minorEastAsia" w:hAnsiTheme="minorHAnsi" w:cstheme="minorBidi"/>
          <w:b w:val="0"/>
          <w:caps w:val="0"/>
          <w:noProof/>
          <w:sz w:val="22"/>
          <w:szCs w:val="22"/>
          <w:lang w:eastAsia="fr-BE"/>
          <w:rPrChange w:id="188" w:author="3.0" w:date="2014-09-08T14:01:00Z">
            <w:rPr>
              <w:ins w:id="189" w:author="3.0" w:date="2014-09-08T14:01:00Z"/>
              <w:rFonts w:asciiTheme="minorHAnsi" w:eastAsiaTheme="minorEastAsia" w:hAnsiTheme="minorHAnsi" w:cstheme="minorBidi"/>
              <w:b w:val="0"/>
              <w:caps w:val="0"/>
              <w:noProof/>
              <w:sz w:val="22"/>
              <w:szCs w:val="22"/>
              <w:lang w:val="fr-BE" w:eastAsia="fr-BE"/>
            </w:rPr>
          </w:rPrChange>
        </w:rPr>
      </w:pPr>
      <w:ins w:id="190" w:author="3.0" w:date="2014-09-08T14:01:00Z">
        <w:r>
          <w:rPr>
            <w:noProof/>
          </w:rPr>
          <w:t>4.</w:t>
        </w:r>
        <w:r w:rsidRPr="00E456EC">
          <w:rPr>
            <w:rFonts w:asciiTheme="minorHAnsi" w:eastAsiaTheme="minorEastAsia" w:hAnsiTheme="minorHAnsi" w:cstheme="minorBidi"/>
            <w:b w:val="0"/>
            <w:caps w:val="0"/>
            <w:noProof/>
            <w:sz w:val="22"/>
            <w:szCs w:val="22"/>
            <w:lang w:eastAsia="fr-BE"/>
            <w:rPrChange w:id="191" w:author="3.0" w:date="2014-09-08T14:01:00Z">
              <w:rPr>
                <w:rFonts w:asciiTheme="minorHAnsi" w:eastAsiaTheme="minorEastAsia" w:hAnsiTheme="minorHAnsi" w:cstheme="minorBidi"/>
                <w:b w:val="0"/>
                <w:caps w:val="0"/>
                <w:noProof/>
                <w:sz w:val="22"/>
                <w:szCs w:val="22"/>
                <w:lang w:val="fr-BE" w:eastAsia="fr-BE"/>
              </w:rPr>
            </w:rPrChange>
          </w:rPr>
          <w:tab/>
        </w:r>
        <w:r>
          <w:rPr>
            <w:noProof/>
          </w:rPr>
          <w:t>INTERFACE SPECIFICATIONS</w:t>
        </w:r>
        <w:r>
          <w:rPr>
            <w:noProof/>
          </w:rPr>
          <w:tab/>
        </w:r>
        <w:r>
          <w:rPr>
            <w:noProof/>
          </w:rPr>
          <w:fldChar w:fldCharType="begin"/>
        </w:r>
        <w:r>
          <w:rPr>
            <w:noProof/>
          </w:rPr>
          <w:instrText xml:space="preserve"> PAGEREF _Toc397948214 \h </w:instrText>
        </w:r>
      </w:ins>
      <w:r>
        <w:rPr>
          <w:noProof/>
        </w:rPr>
      </w:r>
      <w:r>
        <w:rPr>
          <w:noProof/>
        </w:rPr>
        <w:fldChar w:fldCharType="separate"/>
      </w:r>
      <w:ins w:id="192" w:author="3.0" w:date="2014-09-15T10:03:00Z">
        <w:r w:rsidR="006D6783">
          <w:rPr>
            <w:noProof/>
          </w:rPr>
          <w:t>22</w:t>
        </w:r>
      </w:ins>
      <w:ins w:id="193" w:author="3.0" w:date="2014-09-08T14:01:00Z">
        <w:r>
          <w:rPr>
            <w:noProof/>
          </w:rPr>
          <w:fldChar w:fldCharType="end"/>
        </w:r>
      </w:ins>
    </w:p>
    <w:p w:rsidR="00E456EC" w:rsidRPr="00E456EC" w:rsidRDefault="00E456EC">
      <w:pPr>
        <w:pStyle w:val="TM2"/>
        <w:tabs>
          <w:tab w:val="left" w:pos="880"/>
          <w:tab w:val="right" w:leader="dot" w:pos="9606"/>
        </w:tabs>
        <w:rPr>
          <w:ins w:id="194" w:author="3.0" w:date="2014-09-08T14:01:00Z"/>
          <w:rFonts w:asciiTheme="minorHAnsi" w:eastAsiaTheme="minorEastAsia" w:hAnsiTheme="minorHAnsi" w:cstheme="minorBidi"/>
          <w:smallCaps w:val="0"/>
          <w:noProof/>
          <w:sz w:val="22"/>
          <w:szCs w:val="22"/>
          <w:lang w:eastAsia="fr-BE"/>
          <w:rPrChange w:id="195" w:author="3.0" w:date="2014-09-08T14:01:00Z">
            <w:rPr>
              <w:ins w:id="196" w:author="3.0" w:date="2014-09-08T14:01:00Z"/>
              <w:rFonts w:asciiTheme="minorHAnsi" w:eastAsiaTheme="minorEastAsia" w:hAnsiTheme="minorHAnsi" w:cstheme="minorBidi"/>
              <w:smallCaps w:val="0"/>
              <w:noProof/>
              <w:sz w:val="22"/>
              <w:szCs w:val="22"/>
              <w:lang w:val="fr-BE" w:eastAsia="fr-BE"/>
            </w:rPr>
          </w:rPrChange>
        </w:rPr>
      </w:pPr>
      <w:ins w:id="197" w:author="3.0" w:date="2014-09-08T14:01:00Z">
        <w:r>
          <w:rPr>
            <w:noProof/>
          </w:rPr>
          <w:t>4.1</w:t>
        </w:r>
        <w:r w:rsidRPr="00E456EC">
          <w:rPr>
            <w:rFonts w:asciiTheme="minorHAnsi" w:eastAsiaTheme="minorEastAsia" w:hAnsiTheme="minorHAnsi" w:cstheme="minorBidi"/>
            <w:smallCaps w:val="0"/>
            <w:noProof/>
            <w:sz w:val="22"/>
            <w:szCs w:val="22"/>
            <w:lang w:eastAsia="fr-BE"/>
            <w:rPrChange w:id="198" w:author="3.0" w:date="2014-09-08T14:01:00Z">
              <w:rPr>
                <w:rFonts w:asciiTheme="minorHAnsi" w:eastAsiaTheme="minorEastAsia" w:hAnsiTheme="minorHAnsi" w:cstheme="minorBidi"/>
                <w:smallCaps w:val="0"/>
                <w:noProof/>
                <w:sz w:val="22"/>
                <w:szCs w:val="22"/>
                <w:lang w:val="fr-BE" w:eastAsia="fr-BE"/>
              </w:rPr>
            </w:rPrChange>
          </w:rPr>
          <w:tab/>
        </w:r>
        <w:r>
          <w:rPr>
            <w:noProof/>
          </w:rPr>
          <w:t>General usage of message lists</w:t>
        </w:r>
        <w:r>
          <w:rPr>
            <w:noProof/>
          </w:rPr>
          <w:tab/>
        </w:r>
        <w:r>
          <w:rPr>
            <w:noProof/>
          </w:rPr>
          <w:fldChar w:fldCharType="begin"/>
        </w:r>
        <w:r>
          <w:rPr>
            <w:noProof/>
          </w:rPr>
          <w:instrText xml:space="preserve"> PAGEREF _Toc397948215 \h </w:instrText>
        </w:r>
      </w:ins>
      <w:r>
        <w:rPr>
          <w:noProof/>
        </w:rPr>
      </w:r>
      <w:r>
        <w:rPr>
          <w:noProof/>
        </w:rPr>
        <w:fldChar w:fldCharType="separate"/>
      </w:r>
      <w:ins w:id="199" w:author="3.0" w:date="2014-09-15T10:03:00Z">
        <w:r w:rsidR="006D6783">
          <w:rPr>
            <w:noProof/>
          </w:rPr>
          <w:t>22</w:t>
        </w:r>
      </w:ins>
      <w:ins w:id="200" w:author="3.0" w:date="2014-09-08T14:01:00Z">
        <w:r>
          <w:rPr>
            <w:noProof/>
          </w:rPr>
          <w:fldChar w:fldCharType="end"/>
        </w:r>
      </w:ins>
    </w:p>
    <w:p w:rsidR="00E456EC" w:rsidRPr="00E456EC" w:rsidRDefault="00E456EC">
      <w:pPr>
        <w:pStyle w:val="TM3"/>
        <w:tabs>
          <w:tab w:val="left" w:pos="1100"/>
          <w:tab w:val="right" w:leader="dot" w:pos="9606"/>
        </w:tabs>
        <w:rPr>
          <w:ins w:id="201" w:author="3.0" w:date="2014-09-08T14:01:00Z"/>
          <w:rFonts w:asciiTheme="minorHAnsi" w:eastAsiaTheme="minorEastAsia" w:hAnsiTheme="minorHAnsi" w:cstheme="minorBidi"/>
          <w:i w:val="0"/>
          <w:noProof/>
          <w:sz w:val="22"/>
          <w:szCs w:val="22"/>
          <w:lang w:eastAsia="fr-BE"/>
          <w:rPrChange w:id="202" w:author="3.0" w:date="2014-09-08T14:01:00Z">
            <w:rPr>
              <w:ins w:id="203" w:author="3.0" w:date="2014-09-08T14:01:00Z"/>
              <w:rFonts w:asciiTheme="minorHAnsi" w:eastAsiaTheme="minorEastAsia" w:hAnsiTheme="minorHAnsi" w:cstheme="minorBidi"/>
              <w:i w:val="0"/>
              <w:noProof/>
              <w:sz w:val="22"/>
              <w:szCs w:val="22"/>
              <w:lang w:val="fr-BE" w:eastAsia="fr-BE"/>
            </w:rPr>
          </w:rPrChange>
        </w:rPr>
      </w:pPr>
      <w:ins w:id="204" w:author="3.0" w:date="2014-09-08T14:01:00Z">
        <w:r>
          <w:rPr>
            <w:noProof/>
          </w:rPr>
          <w:t>4.1.1</w:t>
        </w:r>
        <w:r w:rsidRPr="00E456EC">
          <w:rPr>
            <w:rFonts w:asciiTheme="minorHAnsi" w:eastAsiaTheme="minorEastAsia" w:hAnsiTheme="minorHAnsi" w:cstheme="minorBidi"/>
            <w:i w:val="0"/>
            <w:noProof/>
            <w:sz w:val="22"/>
            <w:szCs w:val="22"/>
            <w:lang w:eastAsia="fr-BE"/>
            <w:rPrChange w:id="205" w:author="3.0" w:date="2014-09-08T14:01:00Z">
              <w:rPr>
                <w:rFonts w:asciiTheme="minorHAnsi" w:eastAsiaTheme="minorEastAsia" w:hAnsiTheme="minorHAnsi" w:cstheme="minorBidi"/>
                <w:i w:val="0"/>
                <w:noProof/>
                <w:sz w:val="22"/>
                <w:szCs w:val="22"/>
                <w:lang w:val="fr-BE" w:eastAsia="fr-BE"/>
              </w:rPr>
            </w:rPrChange>
          </w:rPr>
          <w:tab/>
        </w:r>
        <w:r>
          <w:rPr>
            <w:noProof/>
          </w:rPr>
          <w:t>Message lists related to EUROCAB peripherals input/output data</w:t>
        </w:r>
        <w:r>
          <w:rPr>
            <w:noProof/>
          </w:rPr>
          <w:tab/>
        </w:r>
        <w:r>
          <w:rPr>
            <w:noProof/>
          </w:rPr>
          <w:fldChar w:fldCharType="begin"/>
        </w:r>
        <w:r>
          <w:rPr>
            <w:noProof/>
          </w:rPr>
          <w:instrText xml:space="preserve"> PAGEREF _Toc397948216 \h </w:instrText>
        </w:r>
      </w:ins>
      <w:r>
        <w:rPr>
          <w:noProof/>
        </w:rPr>
      </w:r>
      <w:r>
        <w:rPr>
          <w:noProof/>
        </w:rPr>
        <w:fldChar w:fldCharType="separate"/>
      </w:r>
      <w:ins w:id="206" w:author="3.0" w:date="2014-09-15T10:03:00Z">
        <w:r w:rsidR="006D6783">
          <w:rPr>
            <w:noProof/>
          </w:rPr>
          <w:t>22</w:t>
        </w:r>
      </w:ins>
      <w:ins w:id="207" w:author="3.0" w:date="2014-09-08T14:01:00Z">
        <w:r>
          <w:rPr>
            <w:noProof/>
          </w:rPr>
          <w:fldChar w:fldCharType="end"/>
        </w:r>
      </w:ins>
    </w:p>
    <w:p w:rsidR="00E456EC" w:rsidRPr="00E456EC" w:rsidRDefault="00E456EC">
      <w:pPr>
        <w:pStyle w:val="TM3"/>
        <w:tabs>
          <w:tab w:val="left" w:pos="1100"/>
          <w:tab w:val="right" w:leader="dot" w:pos="9606"/>
        </w:tabs>
        <w:rPr>
          <w:ins w:id="208" w:author="3.0" w:date="2014-09-08T14:01:00Z"/>
          <w:rFonts w:asciiTheme="minorHAnsi" w:eastAsiaTheme="minorEastAsia" w:hAnsiTheme="minorHAnsi" w:cstheme="minorBidi"/>
          <w:i w:val="0"/>
          <w:noProof/>
          <w:sz w:val="22"/>
          <w:szCs w:val="22"/>
          <w:lang w:eastAsia="fr-BE"/>
          <w:rPrChange w:id="209" w:author="3.0" w:date="2014-09-08T14:01:00Z">
            <w:rPr>
              <w:ins w:id="210" w:author="3.0" w:date="2014-09-08T14:01:00Z"/>
              <w:rFonts w:asciiTheme="minorHAnsi" w:eastAsiaTheme="minorEastAsia" w:hAnsiTheme="minorHAnsi" w:cstheme="minorBidi"/>
              <w:i w:val="0"/>
              <w:noProof/>
              <w:sz w:val="22"/>
              <w:szCs w:val="22"/>
              <w:lang w:val="fr-BE" w:eastAsia="fr-BE"/>
            </w:rPr>
          </w:rPrChange>
        </w:rPr>
      </w:pPr>
      <w:ins w:id="211" w:author="3.0" w:date="2014-09-08T14:01:00Z">
        <w:r>
          <w:rPr>
            <w:noProof/>
          </w:rPr>
          <w:t>4.1.2</w:t>
        </w:r>
        <w:r w:rsidRPr="00E456EC">
          <w:rPr>
            <w:rFonts w:asciiTheme="minorHAnsi" w:eastAsiaTheme="minorEastAsia" w:hAnsiTheme="minorHAnsi" w:cstheme="minorBidi"/>
            <w:i w:val="0"/>
            <w:noProof/>
            <w:sz w:val="22"/>
            <w:szCs w:val="22"/>
            <w:lang w:eastAsia="fr-BE"/>
            <w:rPrChange w:id="212" w:author="3.0" w:date="2014-09-08T14:01:00Z">
              <w:rPr>
                <w:rFonts w:asciiTheme="minorHAnsi" w:eastAsiaTheme="minorEastAsia" w:hAnsiTheme="minorHAnsi" w:cstheme="minorBidi"/>
                <w:i w:val="0"/>
                <w:noProof/>
                <w:sz w:val="22"/>
                <w:szCs w:val="22"/>
                <w:lang w:val="fr-BE" w:eastAsia="fr-BE"/>
              </w:rPr>
            </w:rPrChange>
          </w:rPr>
          <w:tab/>
        </w:r>
        <w:r>
          <w:rPr>
            <w:noProof/>
          </w:rPr>
          <w:t>Message lists related to EURORADIO input/output data</w:t>
        </w:r>
        <w:r>
          <w:rPr>
            <w:noProof/>
          </w:rPr>
          <w:tab/>
        </w:r>
        <w:r>
          <w:rPr>
            <w:noProof/>
          </w:rPr>
          <w:fldChar w:fldCharType="begin"/>
        </w:r>
        <w:r>
          <w:rPr>
            <w:noProof/>
          </w:rPr>
          <w:instrText xml:space="preserve"> PAGEREF _Toc397948217 \h </w:instrText>
        </w:r>
      </w:ins>
      <w:r>
        <w:rPr>
          <w:noProof/>
        </w:rPr>
      </w:r>
      <w:r>
        <w:rPr>
          <w:noProof/>
        </w:rPr>
        <w:fldChar w:fldCharType="separate"/>
      </w:r>
      <w:ins w:id="213" w:author="3.0" w:date="2014-09-15T10:03:00Z">
        <w:r w:rsidR="006D6783">
          <w:rPr>
            <w:noProof/>
          </w:rPr>
          <w:t>23</w:t>
        </w:r>
      </w:ins>
      <w:ins w:id="214" w:author="3.0" w:date="2014-09-08T14:01:00Z">
        <w:r>
          <w:rPr>
            <w:noProof/>
          </w:rPr>
          <w:fldChar w:fldCharType="end"/>
        </w:r>
      </w:ins>
    </w:p>
    <w:p w:rsidR="00E456EC" w:rsidRPr="00E456EC" w:rsidRDefault="00E456EC">
      <w:pPr>
        <w:pStyle w:val="TM3"/>
        <w:tabs>
          <w:tab w:val="left" w:pos="1100"/>
          <w:tab w:val="right" w:leader="dot" w:pos="9606"/>
        </w:tabs>
        <w:rPr>
          <w:ins w:id="215" w:author="3.0" w:date="2014-09-08T14:01:00Z"/>
          <w:rFonts w:asciiTheme="minorHAnsi" w:eastAsiaTheme="minorEastAsia" w:hAnsiTheme="minorHAnsi" w:cstheme="minorBidi"/>
          <w:i w:val="0"/>
          <w:noProof/>
          <w:sz w:val="22"/>
          <w:szCs w:val="22"/>
          <w:lang w:eastAsia="fr-BE"/>
          <w:rPrChange w:id="216" w:author="3.0" w:date="2014-09-08T14:01:00Z">
            <w:rPr>
              <w:ins w:id="217" w:author="3.0" w:date="2014-09-08T14:01:00Z"/>
              <w:rFonts w:asciiTheme="minorHAnsi" w:eastAsiaTheme="minorEastAsia" w:hAnsiTheme="minorHAnsi" w:cstheme="minorBidi"/>
              <w:i w:val="0"/>
              <w:noProof/>
              <w:sz w:val="22"/>
              <w:szCs w:val="22"/>
              <w:lang w:val="fr-BE" w:eastAsia="fr-BE"/>
            </w:rPr>
          </w:rPrChange>
        </w:rPr>
      </w:pPr>
      <w:ins w:id="218" w:author="3.0" w:date="2014-09-08T14:01:00Z">
        <w:r>
          <w:rPr>
            <w:noProof/>
          </w:rPr>
          <w:t>4.1.3</w:t>
        </w:r>
        <w:r w:rsidRPr="00E456EC">
          <w:rPr>
            <w:rFonts w:asciiTheme="minorHAnsi" w:eastAsiaTheme="minorEastAsia" w:hAnsiTheme="minorHAnsi" w:cstheme="minorBidi"/>
            <w:i w:val="0"/>
            <w:noProof/>
            <w:sz w:val="22"/>
            <w:szCs w:val="22"/>
            <w:lang w:eastAsia="fr-BE"/>
            <w:rPrChange w:id="219" w:author="3.0" w:date="2014-09-08T14:01:00Z">
              <w:rPr>
                <w:rFonts w:asciiTheme="minorHAnsi" w:eastAsiaTheme="minorEastAsia" w:hAnsiTheme="minorHAnsi" w:cstheme="minorBidi"/>
                <w:i w:val="0"/>
                <w:noProof/>
                <w:sz w:val="22"/>
                <w:szCs w:val="22"/>
                <w:lang w:val="fr-BE" w:eastAsia="fr-BE"/>
              </w:rPr>
            </w:rPrChange>
          </w:rPr>
          <w:tab/>
        </w:r>
        <w:r>
          <w:rPr>
            <w:noProof/>
          </w:rPr>
          <w:t>Other message lists</w:t>
        </w:r>
        <w:r>
          <w:rPr>
            <w:noProof/>
          </w:rPr>
          <w:tab/>
        </w:r>
        <w:r>
          <w:rPr>
            <w:noProof/>
          </w:rPr>
          <w:fldChar w:fldCharType="begin"/>
        </w:r>
        <w:r>
          <w:rPr>
            <w:noProof/>
          </w:rPr>
          <w:instrText xml:space="preserve"> PAGEREF _Toc397948218 \h </w:instrText>
        </w:r>
      </w:ins>
      <w:r>
        <w:rPr>
          <w:noProof/>
        </w:rPr>
      </w:r>
      <w:r>
        <w:rPr>
          <w:noProof/>
        </w:rPr>
        <w:fldChar w:fldCharType="separate"/>
      </w:r>
      <w:ins w:id="220" w:author="3.0" w:date="2014-09-15T10:03:00Z">
        <w:r w:rsidR="006D6783">
          <w:rPr>
            <w:noProof/>
          </w:rPr>
          <w:t>24</w:t>
        </w:r>
      </w:ins>
      <w:ins w:id="221" w:author="3.0" w:date="2014-09-08T14:01:00Z">
        <w:r>
          <w:rPr>
            <w:noProof/>
          </w:rPr>
          <w:fldChar w:fldCharType="end"/>
        </w:r>
      </w:ins>
    </w:p>
    <w:p w:rsidR="00E456EC" w:rsidRPr="00E456EC" w:rsidRDefault="00E456EC">
      <w:pPr>
        <w:pStyle w:val="TM2"/>
        <w:tabs>
          <w:tab w:val="left" w:pos="880"/>
          <w:tab w:val="right" w:leader="dot" w:pos="9606"/>
        </w:tabs>
        <w:rPr>
          <w:ins w:id="222" w:author="3.0" w:date="2014-09-08T14:01:00Z"/>
          <w:rFonts w:asciiTheme="minorHAnsi" w:eastAsiaTheme="minorEastAsia" w:hAnsiTheme="minorHAnsi" w:cstheme="minorBidi"/>
          <w:smallCaps w:val="0"/>
          <w:noProof/>
          <w:sz w:val="22"/>
          <w:szCs w:val="22"/>
          <w:lang w:eastAsia="fr-BE"/>
          <w:rPrChange w:id="223" w:author="3.0" w:date="2014-09-08T14:01:00Z">
            <w:rPr>
              <w:ins w:id="224" w:author="3.0" w:date="2014-09-08T14:01:00Z"/>
              <w:rFonts w:asciiTheme="minorHAnsi" w:eastAsiaTheme="minorEastAsia" w:hAnsiTheme="minorHAnsi" w:cstheme="minorBidi"/>
              <w:smallCaps w:val="0"/>
              <w:noProof/>
              <w:sz w:val="22"/>
              <w:szCs w:val="22"/>
              <w:lang w:val="fr-BE" w:eastAsia="fr-BE"/>
            </w:rPr>
          </w:rPrChange>
        </w:rPr>
      </w:pPr>
      <w:ins w:id="225" w:author="3.0" w:date="2014-09-08T14:01:00Z">
        <w:r>
          <w:rPr>
            <w:noProof/>
          </w:rPr>
          <w:t>4.2</w:t>
        </w:r>
        <w:r w:rsidRPr="00E456EC">
          <w:rPr>
            <w:rFonts w:asciiTheme="minorHAnsi" w:eastAsiaTheme="minorEastAsia" w:hAnsiTheme="minorHAnsi" w:cstheme="minorBidi"/>
            <w:smallCaps w:val="0"/>
            <w:noProof/>
            <w:sz w:val="22"/>
            <w:szCs w:val="22"/>
            <w:lang w:eastAsia="fr-BE"/>
            <w:rPrChange w:id="226" w:author="3.0" w:date="2014-09-08T14:01:00Z">
              <w:rPr>
                <w:rFonts w:asciiTheme="minorHAnsi" w:eastAsiaTheme="minorEastAsia" w:hAnsiTheme="minorHAnsi" w:cstheme="minorBidi"/>
                <w:smallCaps w:val="0"/>
                <w:noProof/>
                <w:sz w:val="22"/>
                <w:szCs w:val="22"/>
                <w:lang w:val="fr-BE" w:eastAsia="fr-BE"/>
              </w:rPr>
            </w:rPrChange>
          </w:rPr>
          <w:tab/>
        </w:r>
        <w:r>
          <w:rPr>
            <w:noProof/>
          </w:rPr>
          <w:t>Control interface</w:t>
        </w:r>
        <w:r>
          <w:rPr>
            <w:noProof/>
          </w:rPr>
          <w:tab/>
        </w:r>
        <w:r>
          <w:rPr>
            <w:noProof/>
          </w:rPr>
          <w:fldChar w:fldCharType="begin"/>
        </w:r>
        <w:r>
          <w:rPr>
            <w:noProof/>
          </w:rPr>
          <w:instrText xml:space="preserve"> PAGEREF _Toc397948219 \h </w:instrText>
        </w:r>
      </w:ins>
      <w:r>
        <w:rPr>
          <w:noProof/>
        </w:rPr>
      </w:r>
      <w:r>
        <w:rPr>
          <w:noProof/>
        </w:rPr>
        <w:fldChar w:fldCharType="separate"/>
      </w:r>
      <w:ins w:id="227" w:author="3.0" w:date="2014-09-15T10:03:00Z">
        <w:r w:rsidR="006D6783">
          <w:rPr>
            <w:noProof/>
          </w:rPr>
          <w:t>24</w:t>
        </w:r>
      </w:ins>
      <w:ins w:id="228" w:author="3.0" w:date="2014-09-08T14:01:00Z">
        <w:r>
          <w:rPr>
            <w:noProof/>
          </w:rPr>
          <w:fldChar w:fldCharType="end"/>
        </w:r>
      </w:ins>
    </w:p>
    <w:p w:rsidR="00E456EC" w:rsidRPr="00E456EC" w:rsidRDefault="00E456EC">
      <w:pPr>
        <w:pStyle w:val="TM3"/>
        <w:tabs>
          <w:tab w:val="left" w:pos="1100"/>
          <w:tab w:val="right" w:leader="dot" w:pos="9606"/>
        </w:tabs>
        <w:rPr>
          <w:ins w:id="229" w:author="3.0" w:date="2014-09-08T14:01:00Z"/>
          <w:rFonts w:asciiTheme="minorHAnsi" w:eastAsiaTheme="minorEastAsia" w:hAnsiTheme="minorHAnsi" w:cstheme="minorBidi"/>
          <w:i w:val="0"/>
          <w:noProof/>
          <w:sz w:val="22"/>
          <w:szCs w:val="22"/>
          <w:lang w:eastAsia="fr-BE"/>
          <w:rPrChange w:id="230" w:author="3.0" w:date="2014-09-08T14:01:00Z">
            <w:rPr>
              <w:ins w:id="231" w:author="3.0" w:date="2014-09-08T14:01:00Z"/>
              <w:rFonts w:asciiTheme="minorHAnsi" w:eastAsiaTheme="minorEastAsia" w:hAnsiTheme="minorHAnsi" w:cstheme="minorBidi"/>
              <w:i w:val="0"/>
              <w:noProof/>
              <w:sz w:val="22"/>
              <w:szCs w:val="22"/>
              <w:lang w:val="fr-BE" w:eastAsia="fr-BE"/>
            </w:rPr>
          </w:rPrChange>
        </w:rPr>
      </w:pPr>
      <w:ins w:id="232" w:author="3.0" w:date="2014-09-08T14:01:00Z">
        <w:r>
          <w:rPr>
            <w:noProof/>
          </w:rPr>
          <w:t>4.2.1</w:t>
        </w:r>
        <w:r w:rsidRPr="00E456EC">
          <w:rPr>
            <w:rFonts w:asciiTheme="minorHAnsi" w:eastAsiaTheme="minorEastAsia" w:hAnsiTheme="minorHAnsi" w:cstheme="minorBidi"/>
            <w:i w:val="0"/>
            <w:noProof/>
            <w:sz w:val="22"/>
            <w:szCs w:val="22"/>
            <w:lang w:eastAsia="fr-BE"/>
            <w:rPrChange w:id="233" w:author="3.0" w:date="2014-09-08T14:01:00Z">
              <w:rPr>
                <w:rFonts w:asciiTheme="minorHAnsi" w:eastAsiaTheme="minorEastAsia" w:hAnsiTheme="minorHAnsi" w:cstheme="minorBidi"/>
                <w:i w:val="0"/>
                <w:noProof/>
                <w:sz w:val="22"/>
                <w:szCs w:val="22"/>
                <w:lang w:val="fr-BE" w:eastAsia="fr-BE"/>
              </w:rPr>
            </w:rPrChange>
          </w:rPr>
          <w:tab/>
        </w:r>
        <w:r>
          <w:rPr>
            <w:noProof/>
          </w:rPr>
          <w:t>Introduction</w:t>
        </w:r>
        <w:r>
          <w:rPr>
            <w:noProof/>
          </w:rPr>
          <w:tab/>
        </w:r>
        <w:r>
          <w:rPr>
            <w:noProof/>
          </w:rPr>
          <w:fldChar w:fldCharType="begin"/>
        </w:r>
        <w:r>
          <w:rPr>
            <w:noProof/>
          </w:rPr>
          <w:instrText xml:space="preserve"> PAGEREF _Toc397948220 \h </w:instrText>
        </w:r>
      </w:ins>
      <w:r>
        <w:rPr>
          <w:noProof/>
        </w:rPr>
      </w:r>
      <w:r>
        <w:rPr>
          <w:noProof/>
        </w:rPr>
        <w:fldChar w:fldCharType="separate"/>
      </w:r>
      <w:ins w:id="234" w:author="3.0" w:date="2014-09-15T10:03:00Z">
        <w:r w:rsidR="006D6783">
          <w:rPr>
            <w:noProof/>
          </w:rPr>
          <w:t>24</w:t>
        </w:r>
      </w:ins>
      <w:ins w:id="235" w:author="3.0" w:date="2014-09-08T14:01:00Z">
        <w:r>
          <w:rPr>
            <w:noProof/>
          </w:rPr>
          <w:fldChar w:fldCharType="end"/>
        </w:r>
      </w:ins>
    </w:p>
    <w:p w:rsidR="00E456EC" w:rsidRPr="00E456EC" w:rsidRDefault="00E456EC">
      <w:pPr>
        <w:pStyle w:val="TM3"/>
        <w:tabs>
          <w:tab w:val="left" w:pos="1100"/>
          <w:tab w:val="right" w:leader="dot" w:pos="9606"/>
        </w:tabs>
        <w:rPr>
          <w:ins w:id="236" w:author="3.0" w:date="2014-09-08T14:01:00Z"/>
          <w:rFonts w:asciiTheme="minorHAnsi" w:eastAsiaTheme="minorEastAsia" w:hAnsiTheme="minorHAnsi" w:cstheme="minorBidi"/>
          <w:i w:val="0"/>
          <w:noProof/>
          <w:sz w:val="22"/>
          <w:szCs w:val="22"/>
          <w:lang w:eastAsia="fr-BE"/>
          <w:rPrChange w:id="237" w:author="3.0" w:date="2014-09-08T14:01:00Z">
            <w:rPr>
              <w:ins w:id="238" w:author="3.0" w:date="2014-09-08T14:01:00Z"/>
              <w:rFonts w:asciiTheme="minorHAnsi" w:eastAsiaTheme="minorEastAsia" w:hAnsiTheme="minorHAnsi" w:cstheme="minorBidi"/>
              <w:i w:val="0"/>
              <w:noProof/>
              <w:sz w:val="22"/>
              <w:szCs w:val="22"/>
              <w:lang w:val="fr-BE" w:eastAsia="fr-BE"/>
            </w:rPr>
          </w:rPrChange>
        </w:rPr>
      </w:pPr>
      <w:ins w:id="239" w:author="3.0" w:date="2014-09-08T14:01:00Z">
        <w:r>
          <w:rPr>
            <w:noProof/>
          </w:rPr>
          <w:t>4.2.2</w:t>
        </w:r>
        <w:r w:rsidRPr="00E456EC">
          <w:rPr>
            <w:rFonts w:asciiTheme="minorHAnsi" w:eastAsiaTheme="minorEastAsia" w:hAnsiTheme="minorHAnsi" w:cstheme="minorBidi"/>
            <w:i w:val="0"/>
            <w:noProof/>
            <w:sz w:val="22"/>
            <w:szCs w:val="22"/>
            <w:lang w:eastAsia="fr-BE"/>
            <w:rPrChange w:id="240" w:author="3.0" w:date="2014-09-08T14:01:00Z">
              <w:rPr>
                <w:rFonts w:asciiTheme="minorHAnsi" w:eastAsiaTheme="minorEastAsia" w:hAnsiTheme="minorHAnsi" w:cstheme="minorBidi"/>
                <w:i w:val="0"/>
                <w:noProof/>
                <w:sz w:val="22"/>
                <w:szCs w:val="22"/>
                <w:lang w:val="fr-BE" w:eastAsia="fr-BE"/>
              </w:rPr>
            </w:rPrChange>
          </w:rPr>
          <w:tab/>
        </w:r>
        <w:r>
          <w:rPr>
            <w:noProof/>
          </w:rPr>
          <w:t>Functional data flows(see /6/)</w:t>
        </w:r>
        <w:r>
          <w:rPr>
            <w:noProof/>
          </w:rPr>
          <w:tab/>
        </w:r>
        <w:r>
          <w:rPr>
            <w:noProof/>
          </w:rPr>
          <w:fldChar w:fldCharType="begin"/>
        </w:r>
        <w:r>
          <w:rPr>
            <w:noProof/>
          </w:rPr>
          <w:instrText xml:space="preserve"> PAGEREF _Toc397948221 \h </w:instrText>
        </w:r>
      </w:ins>
      <w:r>
        <w:rPr>
          <w:noProof/>
        </w:rPr>
      </w:r>
      <w:r>
        <w:rPr>
          <w:noProof/>
        </w:rPr>
        <w:fldChar w:fldCharType="separate"/>
      </w:r>
      <w:ins w:id="241" w:author="3.0" w:date="2014-09-15T10:03:00Z">
        <w:r w:rsidR="006D6783">
          <w:rPr>
            <w:noProof/>
          </w:rPr>
          <w:t>24</w:t>
        </w:r>
      </w:ins>
      <w:ins w:id="242" w:author="3.0" w:date="2014-09-08T14:01:00Z">
        <w:r>
          <w:rPr>
            <w:noProof/>
          </w:rPr>
          <w:fldChar w:fldCharType="end"/>
        </w:r>
      </w:ins>
    </w:p>
    <w:p w:rsidR="00E456EC" w:rsidRPr="00E456EC" w:rsidRDefault="00E456EC">
      <w:pPr>
        <w:pStyle w:val="TM3"/>
        <w:tabs>
          <w:tab w:val="left" w:pos="1100"/>
          <w:tab w:val="right" w:leader="dot" w:pos="9606"/>
        </w:tabs>
        <w:rPr>
          <w:ins w:id="243" w:author="3.0" w:date="2014-09-08T14:01:00Z"/>
          <w:rFonts w:asciiTheme="minorHAnsi" w:eastAsiaTheme="minorEastAsia" w:hAnsiTheme="minorHAnsi" w:cstheme="minorBidi"/>
          <w:i w:val="0"/>
          <w:noProof/>
          <w:sz w:val="22"/>
          <w:szCs w:val="22"/>
          <w:lang w:eastAsia="fr-BE"/>
          <w:rPrChange w:id="244" w:author="3.0" w:date="2014-09-08T14:01:00Z">
            <w:rPr>
              <w:ins w:id="245" w:author="3.0" w:date="2014-09-08T14:01:00Z"/>
              <w:rFonts w:asciiTheme="minorHAnsi" w:eastAsiaTheme="minorEastAsia" w:hAnsiTheme="minorHAnsi" w:cstheme="minorBidi"/>
              <w:i w:val="0"/>
              <w:noProof/>
              <w:sz w:val="22"/>
              <w:szCs w:val="22"/>
              <w:lang w:val="fr-BE" w:eastAsia="fr-BE"/>
            </w:rPr>
          </w:rPrChange>
        </w:rPr>
      </w:pPr>
      <w:ins w:id="246" w:author="3.0" w:date="2014-09-08T14:01:00Z">
        <w:r>
          <w:rPr>
            <w:noProof/>
          </w:rPr>
          <w:t>4.2.3</w:t>
        </w:r>
        <w:r w:rsidRPr="00E456EC">
          <w:rPr>
            <w:rFonts w:asciiTheme="minorHAnsi" w:eastAsiaTheme="minorEastAsia" w:hAnsiTheme="minorHAnsi" w:cstheme="minorBidi"/>
            <w:i w:val="0"/>
            <w:noProof/>
            <w:sz w:val="22"/>
            <w:szCs w:val="22"/>
            <w:lang w:eastAsia="fr-BE"/>
            <w:rPrChange w:id="247" w:author="3.0" w:date="2014-09-08T14:01:00Z">
              <w:rPr>
                <w:rFonts w:asciiTheme="minorHAnsi" w:eastAsiaTheme="minorEastAsia" w:hAnsiTheme="minorHAnsi" w:cstheme="minorBidi"/>
                <w:i w:val="0"/>
                <w:noProof/>
                <w:sz w:val="22"/>
                <w:szCs w:val="22"/>
                <w:lang w:val="fr-BE" w:eastAsia="fr-BE"/>
              </w:rPr>
            </w:rPrChange>
          </w:rPr>
          <w:tab/>
        </w:r>
        <w:r>
          <w:rPr>
            <w:noProof/>
          </w:rPr>
          <w:t>Service INITIALIZE</w:t>
        </w:r>
        <w:r>
          <w:rPr>
            <w:noProof/>
          </w:rPr>
          <w:tab/>
        </w:r>
        <w:r>
          <w:rPr>
            <w:noProof/>
          </w:rPr>
          <w:fldChar w:fldCharType="begin"/>
        </w:r>
        <w:r>
          <w:rPr>
            <w:noProof/>
          </w:rPr>
          <w:instrText xml:space="preserve"> PAGEREF _Toc397948222 \h </w:instrText>
        </w:r>
      </w:ins>
      <w:r>
        <w:rPr>
          <w:noProof/>
        </w:rPr>
      </w:r>
      <w:r>
        <w:rPr>
          <w:noProof/>
        </w:rPr>
        <w:fldChar w:fldCharType="separate"/>
      </w:r>
      <w:ins w:id="248" w:author="3.0" w:date="2014-09-15T10:03:00Z">
        <w:r w:rsidR="006D6783">
          <w:rPr>
            <w:noProof/>
          </w:rPr>
          <w:t>25</w:t>
        </w:r>
      </w:ins>
      <w:ins w:id="249" w:author="3.0" w:date="2014-09-08T14:01:00Z">
        <w:r>
          <w:rPr>
            <w:noProof/>
          </w:rPr>
          <w:fldChar w:fldCharType="end"/>
        </w:r>
      </w:ins>
    </w:p>
    <w:p w:rsidR="00E456EC" w:rsidRPr="00E456EC" w:rsidRDefault="00E456EC">
      <w:pPr>
        <w:pStyle w:val="TM3"/>
        <w:tabs>
          <w:tab w:val="left" w:pos="1100"/>
          <w:tab w:val="right" w:leader="dot" w:pos="9606"/>
        </w:tabs>
        <w:rPr>
          <w:ins w:id="250" w:author="3.0" w:date="2014-09-08T14:01:00Z"/>
          <w:rFonts w:asciiTheme="minorHAnsi" w:eastAsiaTheme="minorEastAsia" w:hAnsiTheme="minorHAnsi" w:cstheme="minorBidi"/>
          <w:i w:val="0"/>
          <w:noProof/>
          <w:sz w:val="22"/>
          <w:szCs w:val="22"/>
          <w:lang w:eastAsia="fr-BE"/>
          <w:rPrChange w:id="251" w:author="3.0" w:date="2014-09-08T14:01:00Z">
            <w:rPr>
              <w:ins w:id="252" w:author="3.0" w:date="2014-09-08T14:01:00Z"/>
              <w:rFonts w:asciiTheme="minorHAnsi" w:eastAsiaTheme="minorEastAsia" w:hAnsiTheme="minorHAnsi" w:cstheme="minorBidi"/>
              <w:i w:val="0"/>
              <w:noProof/>
              <w:sz w:val="22"/>
              <w:szCs w:val="22"/>
              <w:lang w:val="fr-BE" w:eastAsia="fr-BE"/>
            </w:rPr>
          </w:rPrChange>
        </w:rPr>
      </w:pPr>
      <w:ins w:id="253" w:author="3.0" w:date="2014-09-08T14:01:00Z">
        <w:r>
          <w:rPr>
            <w:noProof/>
          </w:rPr>
          <w:t>4.2.4</w:t>
        </w:r>
        <w:r w:rsidRPr="00E456EC">
          <w:rPr>
            <w:rFonts w:asciiTheme="minorHAnsi" w:eastAsiaTheme="minorEastAsia" w:hAnsiTheme="minorHAnsi" w:cstheme="minorBidi"/>
            <w:i w:val="0"/>
            <w:noProof/>
            <w:sz w:val="22"/>
            <w:szCs w:val="22"/>
            <w:lang w:eastAsia="fr-BE"/>
            <w:rPrChange w:id="254" w:author="3.0" w:date="2014-09-08T14:01:00Z">
              <w:rPr>
                <w:rFonts w:asciiTheme="minorHAnsi" w:eastAsiaTheme="minorEastAsia" w:hAnsiTheme="minorHAnsi" w:cstheme="minorBidi"/>
                <w:i w:val="0"/>
                <w:noProof/>
                <w:sz w:val="22"/>
                <w:szCs w:val="22"/>
                <w:lang w:val="fr-BE" w:eastAsia="fr-BE"/>
              </w:rPr>
            </w:rPrChange>
          </w:rPr>
          <w:tab/>
        </w:r>
        <w:r>
          <w:rPr>
            <w:noProof/>
          </w:rPr>
          <w:t>Service ACTIVATE_CYCLE</w:t>
        </w:r>
        <w:r>
          <w:rPr>
            <w:noProof/>
          </w:rPr>
          <w:tab/>
        </w:r>
        <w:r>
          <w:rPr>
            <w:noProof/>
          </w:rPr>
          <w:fldChar w:fldCharType="begin"/>
        </w:r>
        <w:r>
          <w:rPr>
            <w:noProof/>
          </w:rPr>
          <w:instrText xml:space="preserve"> PAGEREF _Toc397948223 \h </w:instrText>
        </w:r>
      </w:ins>
      <w:r>
        <w:rPr>
          <w:noProof/>
        </w:rPr>
      </w:r>
      <w:r>
        <w:rPr>
          <w:noProof/>
        </w:rPr>
        <w:fldChar w:fldCharType="separate"/>
      </w:r>
      <w:ins w:id="255" w:author="3.0" w:date="2014-09-15T10:03:00Z">
        <w:r w:rsidR="006D6783">
          <w:rPr>
            <w:noProof/>
          </w:rPr>
          <w:t>25</w:t>
        </w:r>
      </w:ins>
      <w:ins w:id="256" w:author="3.0" w:date="2014-09-08T14:01:00Z">
        <w:r>
          <w:rPr>
            <w:noProof/>
          </w:rPr>
          <w:fldChar w:fldCharType="end"/>
        </w:r>
      </w:ins>
    </w:p>
    <w:p w:rsidR="00E456EC" w:rsidRPr="00E456EC" w:rsidRDefault="00E456EC">
      <w:pPr>
        <w:pStyle w:val="TM3"/>
        <w:tabs>
          <w:tab w:val="left" w:pos="1100"/>
          <w:tab w:val="right" w:leader="dot" w:pos="9606"/>
        </w:tabs>
        <w:rPr>
          <w:ins w:id="257" w:author="3.0" w:date="2014-09-08T14:01:00Z"/>
          <w:rFonts w:asciiTheme="minorHAnsi" w:eastAsiaTheme="minorEastAsia" w:hAnsiTheme="minorHAnsi" w:cstheme="minorBidi"/>
          <w:i w:val="0"/>
          <w:noProof/>
          <w:sz w:val="22"/>
          <w:szCs w:val="22"/>
          <w:lang w:eastAsia="fr-BE"/>
          <w:rPrChange w:id="258" w:author="3.0" w:date="2014-09-08T14:01:00Z">
            <w:rPr>
              <w:ins w:id="259" w:author="3.0" w:date="2014-09-08T14:01:00Z"/>
              <w:rFonts w:asciiTheme="minorHAnsi" w:eastAsiaTheme="minorEastAsia" w:hAnsiTheme="minorHAnsi" w:cstheme="minorBidi"/>
              <w:i w:val="0"/>
              <w:noProof/>
              <w:sz w:val="22"/>
              <w:szCs w:val="22"/>
              <w:lang w:val="fr-BE" w:eastAsia="fr-BE"/>
            </w:rPr>
          </w:rPrChange>
        </w:rPr>
      </w:pPr>
      <w:ins w:id="260" w:author="3.0" w:date="2014-09-08T14:01:00Z">
        <w:r>
          <w:rPr>
            <w:noProof/>
          </w:rPr>
          <w:t>4.2.5</w:t>
        </w:r>
        <w:r w:rsidRPr="00E456EC">
          <w:rPr>
            <w:rFonts w:asciiTheme="minorHAnsi" w:eastAsiaTheme="minorEastAsia" w:hAnsiTheme="minorHAnsi" w:cstheme="minorBidi"/>
            <w:i w:val="0"/>
            <w:noProof/>
            <w:sz w:val="22"/>
            <w:szCs w:val="22"/>
            <w:lang w:eastAsia="fr-BE"/>
            <w:rPrChange w:id="261" w:author="3.0" w:date="2014-09-08T14:01: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_Toc397948224 \h </w:instrText>
        </w:r>
      </w:ins>
      <w:r>
        <w:rPr>
          <w:noProof/>
        </w:rPr>
      </w:r>
      <w:r>
        <w:rPr>
          <w:noProof/>
        </w:rPr>
        <w:fldChar w:fldCharType="separate"/>
      </w:r>
      <w:ins w:id="262" w:author="3.0" w:date="2014-09-15T10:03:00Z">
        <w:r w:rsidR="006D6783">
          <w:rPr>
            <w:noProof/>
          </w:rPr>
          <w:t>25</w:t>
        </w:r>
      </w:ins>
      <w:ins w:id="263" w:author="3.0" w:date="2014-09-08T14:01:00Z">
        <w:r>
          <w:rPr>
            <w:noProof/>
          </w:rPr>
          <w:fldChar w:fldCharType="end"/>
        </w:r>
      </w:ins>
    </w:p>
    <w:p w:rsidR="00E456EC" w:rsidRPr="00E456EC" w:rsidRDefault="00E456EC">
      <w:pPr>
        <w:pStyle w:val="TM2"/>
        <w:tabs>
          <w:tab w:val="left" w:pos="880"/>
          <w:tab w:val="right" w:leader="dot" w:pos="9606"/>
        </w:tabs>
        <w:rPr>
          <w:ins w:id="264" w:author="3.0" w:date="2014-09-08T14:01:00Z"/>
          <w:rFonts w:asciiTheme="minorHAnsi" w:eastAsiaTheme="minorEastAsia" w:hAnsiTheme="minorHAnsi" w:cstheme="minorBidi"/>
          <w:smallCaps w:val="0"/>
          <w:noProof/>
          <w:sz w:val="22"/>
          <w:szCs w:val="22"/>
          <w:lang w:eastAsia="fr-BE"/>
          <w:rPrChange w:id="265" w:author="3.0" w:date="2014-09-08T14:01:00Z">
            <w:rPr>
              <w:ins w:id="266" w:author="3.0" w:date="2014-09-08T14:01:00Z"/>
              <w:rFonts w:asciiTheme="minorHAnsi" w:eastAsiaTheme="minorEastAsia" w:hAnsiTheme="minorHAnsi" w:cstheme="minorBidi"/>
              <w:smallCaps w:val="0"/>
              <w:noProof/>
              <w:sz w:val="22"/>
              <w:szCs w:val="22"/>
              <w:lang w:val="fr-BE" w:eastAsia="fr-BE"/>
            </w:rPr>
          </w:rPrChange>
        </w:rPr>
      </w:pPr>
      <w:ins w:id="267" w:author="3.0" w:date="2014-09-08T14:01:00Z">
        <w:r>
          <w:rPr>
            <w:noProof/>
          </w:rPr>
          <w:t>4.3</w:t>
        </w:r>
        <w:r w:rsidRPr="00E456EC">
          <w:rPr>
            <w:rFonts w:asciiTheme="minorHAnsi" w:eastAsiaTheme="minorEastAsia" w:hAnsiTheme="minorHAnsi" w:cstheme="minorBidi"/>
            <w:smallCaps w:val="0"/>
            <w:noProof/>
            <w:sz w:val="22"/>
            <w:szCs w:val="22"/>
            <w:lang w:eastAsia="fr-BE"/>
            <w:rPrChange w:id="268" w:author="3.0" w:date="2014-09-08T14:01:00Z">
              <w:rPr>
                <w:rFonts w:asciiTheme="minorHAnsi" w:eastAsiaTheme="minorEastAsia" w:hAnsiTheme="minorHAnsi" w:cstheme="minorBidi"/>
                <w:smallCaps w:val="0"/>
                <w:noProof/>
                <w:sz w:val="22"/>
                <w:szCs w:val="22"/>
                <w:lang w:val="fr-BE" w:eastAsia="fr-BE"/>
              </w:rPr>
            </w:rPrChange>
          </w:rPr>
          <w:tab/>
        </w:r>
        <w:r>
          <w:rPr>
            <w:noProof/>
          </w:rPr>
          <w:t>Configuration interface</w:t>
        </w:r>
        <w:r>
          <w:rPr>
            <w:noProof/>
          </w:rPr>
          <w:tab/>
        </w:r>
        <w:r>
          <w:rPr>
            <w:noProof/>
          </w:rPr>
          <w:fldChar w:fldCharType="begin"/>
        </w:r>
        <w:r>
          <w:rPr>
            <w:noProof/>
          </w:rPr>
          <w:instrText xml:space="preserve"> PAGEREF _Toc397948225 \h </w:instrText>
        </w:r>
      </w:ins>
      <w:r>
        <w:rPr>
          <w:noProof/>
        </w:rPr>
      </w:r>
      <w:r>
        <w:rPr>
          <w:noProof/>
        </w:rPr>
        <w:fldChar w:fldCharType="separate"/>
      </w:r>
      <w:ins w:id="269" w:author="3.0" w:date="2014-09-15T10:03:00Z">
        <w:r w:rsidR="006D6783">
          <w:rPr>
            <w:noProof/>
          </w:rPr>
          <w:t>26</w:t>
        </w:r>
      </w:ins>
      <w:ins w:id="270" w:author="3.0" w:date="2014-09-08T14:01:00Z">
        <w:r>
          <w:rPr>
            <w:noProof/>
          </w:rPr>
          <w:fldChar w:fldCharType="end"/>
        </w:r>
      </w:ins>
    </w:p>
    <w:p w:rsidR="00E456EC" w:rsidRPr="00E456EC" w:rsidRDefault="00E456EC">
      <w:pPr>
        <w:pStyle w:val="TM3"/>
        <w:tabs>
          <w:tab w:val="left" w:pos="1100"/>
          <w:tab w:val="right" w:leader="dot" w:pos="9606"/>
        </w:tabs>
        <w:rPr>
          <w:ins w:id="271" w:author="3.0" w:date="2014-09-08T14:01:00Z"/>
          <w:rFonts w:asciiTheme="minorHAnsi" w:eastAsiaTheme="minorEastAsia" w:hAnsiTheme="minorHAnsi" w:cstheme="minorBidi"/>
          <w:i w:val="0"/>
          <w:noProof/>
          <w:sz w:val="22"/>
          <w:szCs w:val="22"/>
          <w:lang w:eastAsia="fr-BE"/>
          <w:rPrChange w:id="272" w:author="3.0" w:date="2014-09-08T14:01:00Z">
            <w:rPr>
              <w:ins w:id="273" w:author="3.0" w:date="2014-09-08T14:01:00Z"/>
              <w:rFonts w:asciiTheme="minorHAnsi" w:eastAsiaTheme="minorEastAsia" w:hAnsiTheme="minorHAnsi" w:cstheme="minorBidi"/>
              <w:i w:val="0"/>
              <w:noProof/>
              <w:sz w:val="22"/>
              <w:szCs w:val="22"/>
              <w:lang w:val="fr-BE" w:eastAsia="fr-BE"/>
            </w:rPr>
          </w:rPrChange>
        </w:rPr>
      </w:pPr>
      <w:ins w:id="274" w:author="3.0" w:date="2014-09-08T14:01:00Z">
        <w:r>
          <w:rPr>
            <w:noProof/>
          </w:rPr>
          <w:t>4.3.1</w:t>
        </w:r>
        <w:r w:rsidRPr="00E456EC">
          <w:rPr>
            <w:rFonts w:asciiTheme="minorHAnsi" w:eastAsiaTheme="minorEastAsia" w:hAnsiTheme="minorHAnsi" w:cstheme="minorBidi"/>
            <w:i w:val="0"/>
            <w:noProof/>
            <w:sz w:val="22"/>
            <w:szCs w:val="22"/>
            <w:lang w:eastAsia="fr-BE"/>
            <w:rPrChange w:id="275" w:author="3.0" w:date="2014-09-08T14:01: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_Toc397948226 \h </w:instrText>
        </w:r>
      </w:ins>
      <w:r>
        <w:rPr>
          <w:noProof/>
        </w:rPr>
      </w:r>
      <w:r>
        <w:rPr>
          <w:noProof/>
        </w:rPr>
        <w:fldChar w:fldCharType="separate"/>
      </w:r>
      <w:ins w:id="276" w:author="3.0" w:date="2014-09-15T10:03:00Z">
        <w:r w:rsidR="006D6783">
          <w:rPr>
            <w:noProof/>
          </w:rPr>
          <w:t>26</w:t>
        </w:r>
      </w:ins>
      <w:ins w:id="277" w:author="3.0" w:date="2014-09-08T14:01:00Z">
        <w:r>
          <w:rPr>
            <w:noProof/>
          </w:rPr>
          <w:fldChar w:fldCharType="end"/>
        </w:r>
      </w:ins>
    </w:p>
    <w:p w:rsidR="00E456EC" w:rsidRPr="00E456EC" w:rsidRDefault="00E456EC">
      <w:pPr>
        <w:pStyle w:val="TM3"/>
        <w:tabs>
          <w:tab w:val="left" w:pos="1100"/>
          <w:tab w:val="right" w:leader="dot" w:pos="9606"/>
        </w:tabs>
        <w:rPr>
          <w:ins w:id="278" w:author="3.0" w:date="2014-09-08T14:01:00Z"/>
          <w:rFonts w:asciiTheme="minorHAnsi" w:eastAsiaTheme="minorEastAsia" w:hAnsiTheme="minorHAnsi" w:cstheme="minorBidi"/>
          <w:i w:val="0"/>
          <w:noProof/>
          <w:sz w:val="22"/>
          <w:szCs w:val="22"/>
          <w:lang w:eastAsia="fr-BE"/>
          <w:rPrChange w:id="279" w:author="3.0" w:date="2014-09-08T14:01:00Z">
            <w:rPr>
              <w:ins w:id="280" w:author="3.0" w:date="2014-09-08T14:01:00Z"/>
              <w:rFonts w:asciiTheme="minorHAnsi" w:eastAsiaTheme="minorEastAsia" w:hAnsiTheme="minorHAnsi" w:cstheme="minorBidi"/>
              <w:i w:val="0"/>
              <w:noProof/>
              <w:sz w:val="22"/>
              <w:szCs w:val="22"/>
              <w:lang w:val="fr-BE" w:eastAsia="fr-BE"/>
            </w:rPr>
          </w:rPrChange>
        </w:rPr>
      </w:pPr>
      <w:ins w:id="281" w:author="3.0" w:date="2014-09-08T14:01:00Z">
        <w:r>
          <w:rPr>
            <w:noProof/>
          </w:rPr>
          <w:t>4.3.2</w:t>
        </w:r>
        <w:r w:rsidRPr="00E456EC">
          <w:rPr>
            <w:rFonts w:asciiTheme="minorHAnsi" w:eastAsiaTheme="minorEastAsia" w:hAnsiTheme="minorHAnsi" w:cstheme="minorBidi"/>
            <w:i w:val="0"/>
            <w:noProof/>
            <w:sz w:val="22"/>
            <w:szCs w:val="22"/>
            <w:lang w:eastAsia="fr-BE"/>
            <w:rPrChange w:id="282" w:author="3.0" w:date="2014-09-08T14:01:00Z">
              <w:rPr>
                <w:rFonts w:asciiTheme="minorHAnsi" w:eastAsiaTheme="minorEastAsia" w:hAnsiTheme="minorHAnsi" w:cstheme="minorBidi"/>
                <w:i w:val="0"/>
                <w:noProof/>
                <w:sz w:val="22"/>
                <w:szCs w:val="22"/>
                <w:lang w:val="fr-BE" w:eastAsia="fr-BE"/>
              </w:rPr>
            </w:rPrChange>
          </w:rPr>
          <w:tab/>
        </w:r>
        <w:r>
          <w:rPr>
            <w:noProof/>
          </w:rPr>
          <w:t>Service WRITE_CONFIG_DATA</w:t>
        </w:r>
        <w:r>
          <w:rPr>
            <w:noProof/>
          </w:rPr>
          <w:tab/>
        </w:r>
        <w:r>
          <w:rPr>
            <w:noProof/>
          </w:rPr>
          <w:fldChar w:fldCharType="begin"/>
        </w:r>
        <w:r>
          <w:rPr>
            <w:noProof/>
          </w:rPr>
          <w:instrText xml:space="preserve"> PAGEREF _Toc397948227 \h </w:instrText>
        </w:r>
      </w:ins>
      <w:r>
        <w:rPr>
          <w:noProof/>
        </w:rPr>
      </w:r>
      <w:r>
        <w:rPr>
          <w:noProof/>
        </w:rPr>
        <w:fldChar w:fldCharType="separate"/>
      </w:r>
      <w:ins w:id="283" w:author="3.0" w:date="2014-09-15T10:03:00Z">
        <w:r w:rsidR="006D6783">
          <w:rPr>
            <w:noProof/>
          </w:rPr>
          <w:t>26</w:t>
        </w:r>
      </w:ins>
      <w:ins w:id="284" w:author="3.0" w:date="2014-09-08T14:01:00Z">
        <w:r>
          <w:rPr>
            <w:noProof/>
          </w:rPr>
          <w:fldChar w:fldCharType="end"/>
        </w:r>
      </w:ins>
    </w:p>
    <w:p w:rsidR="00E456EC" w:rsidRPr="00902727" w:rsidRDefault="00E456EC">
      <w:pPr>
        <w:pStyle w:val="TM3"/>
        <w:tabs>
          <w:tab w:val="left" w:pos="1100"/>
          <w:tab w:val="right" w:leader="dot" w:pos="9606"/>
        </w:tabs>
        <w:rPr>
          <w:ins w:id="285" w:author="3.0" w:date="2014-09-08T14:01:00Z"/>
          <w:rFonts w:asciiTheme="minorHAnsi" w:eastAsiaTheme="minorEastAsia" w:hAnsiTheme="minorHAnsi" w:cstheme="minorBidi"/>
          <w:i w:val="0"/>
          <w:noProof/>
          <w:sz w:val="22"/>
          <w:szCs w:val="22"/>
          <w:lang w:eastAsia="fr-BE"/>
          <w:rPrChange w:id="286" w:author="3.0" w:date="2014-09-08T14:12:00Z">
            <w:rPr>
              <w:ins w:id="287" w:author="3.0" w:date="2014-09-08T14:01:00Z"/>
              <w:rFonts w:asciiTheme="minorHAnsi" w:eastAsiaTheme="minorEastAsia" w:hAnsiTheme="minorHAnsi" w:cstheme="minorBidi"/>
              <w:i w:val="0"/>
              <w:noProof/>
              <w:sz w:val="22"/>
              <w:szCs w:val="22"/>
              <w:lang w:val="fr-BE" w:eastAsia="fr-BE"/>
            </w:rPr>
          </w:rPrChange>
        </w:rPr>
      </w:pPr>
      <w:ins w:id="288" w:author="3.0" w:date="2014-09-08T14:01:00Z">
        <w:r>
          <w:rPr>
            <w:noProof/>
          </w:rPr>
          <w:t>4.3.3</w:t>
        </w:r>
        <w:r w:rsidRPr="00902727">
          <w:rPr>
            <w:rFonts w:asciiTheme="minorHAnsi" w:eastAsiaTheme="minorEastAsia" w:hAnsiTheme="minorHAnsi" w:cstheme="minorBidi"/>
            <w:i w:val="0"/>
            <w:noProof/>
            <w:sz w:val="22"/>
            <w:szCs w:val="22"/>
            <w:lang w:eastAsia="fr-BE"/>
            <w:rPrChange w:id="289" w:author="3.0" w:date="2014-09-08T14:12:00Z">
              <w:rPr>
                <w:rFonts w:asciiTheme="minorHAnsi" w:eastAsiaTheme="minorEastAsia" w:hAnsiTheme="minorHAnsi" w:cstheme="minorBidi"/>
                <w:i w:val="0"/>
                <w:noProof/>
                <w:sz w:val="22"/>
                <w:szCs w:val="22"/>
                <w:lang w:val="fr-BE" w:eastAsia="fr-BE"/>
              </w:rPr>
            </w:rPrChange>
          </w:rPr>
          <w:tab/>
        </w:r>
        <w:r>
          <w:rPr>
            <w:noProof/>
          </w:rPr>
          <w:t>Service WRITE_ETCS_ID</w:t>
        </w:r>
        <w:r>
          <w:rPr>
            <w:noProof/>
          </w:rPr>
          <w:tab/>
        </w:r>
        <w:r>
          <w:rPr>
            <w:noProof/>
          </w:rPr>
          <w:fldChar w:fldCharType="begin"/>
        </w:r>
        <w:r>
          <w:rPr>
            <w:noProof/>
          </w:rPr>
          <w:instrText xml:space="preserve"> PAGEREF _Toc397948228 \h </w:instrText>
        </w:r>
      </w:ins>
      <w:r>
        <w:rPr>
          <w:noProof/>
        </w:rPr>
      </w:r>
      <w:r>
        <w:rPr>
          <w:noProof/>
        </w:rPr>
        <w:fldChar w:fldCharType="separate"/>
      </w:r>
      <w:ins w:id="290" w:author="3.0" w:date="2014-09-15T10:03:00Z">
        <w:r w:rsidR="006D6783">
          <w:rPr>
            <w:noProof/>
          </w:rPr>
          <w:t>27</w:t>
        </w:r>
      </w:ins>
      <w:ins w:id="291" w:author="3.0" w:date="2014-09-08T14:01:00Z">
        <w:r>
          <w:rPr>
            <w:noProof/>
          </w:rPr>
          <w:fldChar w:fldCharType="end"/>
        </w:r>
      </w:ins>
    </w:p>
    <w:p w:rsidR="00E456EC" w:rsidRPr="00902727" w:rsidRDefault="00E456EC">
      <w:pPr>
        <w:pStyle w:val="TM3"/>
        <w:tabs>
          <w:tab w:val="left" w:pos="1100"/>
          <w:tab w:val="right" w:leader="dot" w:pos="9606"/>
        </w:tabs>
        <w:rPr>
          <w:ins w:id="292" w:author="3.0" w:date="2014-09-08T14:01:00Z"/>
          <w:rFonts w:asciiTheme="minorHAnsi" w:eastAsiaTheme="minorEastAsia" w:hAnsiTheme="minorHAnsi" w:cstheme="minorBidi"/>
          <w:i w:val="0"/>
          <w:noProof/>
          <w:sz w:val="22"/>
          <w:szCs w:val="22"/>
          <w:lang w:eastAsia="fr-BE"/>
          <w:rPrChange w:id="293" w:author="3.0" w:date="2014-09-08T14:12:00Z">
            <w:rPr>
              <w:ins w:id="294" w:author="3.0" w:date="2014-09-08T14:01:00Z"/>
              <w:rFonts w:asciiTheme="minorHAnsi" w:eastAsiaTheme="minorEastAsia" w:hAnsiTheme="minorHAnsi" w:cstheme="minorBidi"/>
              <w:i w:val="0"/>
              <w:noProof/>
              <w:sz w:val="22"/>
              <w:szCs w:val="22"/>
              <w:lang w:val="fr-BE" w:eastAsia="fr-BE"/>
            </w:rPr>
          </w:rPrChange>
        </w:rPr>
      </w:pPr>
      <w:ins w:id="295" w:author="3.0" w:date="2014-09-08T14:01:00Z">
        <w:r>
          <w:rPr>
            <w:noProof/>
          </w:rPr>
          <w:t>4.3.4</w:t>
        </w:r>
        <w:r w:rsidRPr="00902727">
          <w:rPr>
            <w:rFonts w:asciiTheme="minorHAnsi" w:eastAsiaTheme="minorEastAsia" w:hAnsiTheme="minorHAnsi" w:cstheme="minorBidi"/>
            <w:i w:val="0"/>
            <w:noProof/>
            <w:sz w:val="22"/>
            <w:szCs w:val="22"/>
            <w:lang w:eastAsia="fr-BE"/>
            <w:rPrChange w:id="296"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_Toc397948229 \h </w:instrText>
        </w:r>
      </w:ins>
      <w:r>
        <w:rPr>
          <w:noProof/>
        </w:rPr>
      </w:r>
      <w:r>
        <w:rPr>
          <w:noProof/>
        </w:rPr>
        <w:fldChar w:fldCharType="separate"/>
      </w:r>
      <w:ins w:id="297" w:author="3.0" w:date="2014-09-15T10:03:00Z">
        <w:r w:rsidR="006D6783">
          <w:rPr>
            <w:noProof/>
          </w:rPr>
          <w:t>27</w:t>
        </w:r>
      </w:ins>
      <w:ins w:id="298" w:author="3.0" w:date="2014-09-08T14:01:00Z">
        <w:r>
          <w:rPr>
            <w:noProof/>
          </w:rPr>
          <w:fldChar w:fldCharType="end"/>
        </w:r>
      </w:ins>
    </w:p>
    <w:p w:rsidR="00E456EC" w:rsidRPr="00902727" w:rsidRDefault="00E456EC">
      <w:pPr>
        <w:pStyle w:val="TM2"/>
        <w:tabs>
          <w:tab w:val="left" w:pos="880"/>
          <w:tab w:val="right" w:leader="dot" w:pos="9606"/>
        </w:tabs>
        <w:rPr>
          <w:ins w:id="299" w:author="3.0" w:date="2014-09-08T14:01:00Z"/>
          <w:rFonts w:asciiTheme="minorHAnsi" w:eastAsiaTheme="minorEastAsia" w:hAnsiTheme="minorHAnsi" w:cstheme="minorBidi"/>
          <w:smallCaps w:val="0"/>
          <w:noProof/>
          <w:sz w:val="22"/>
          <w:szCs w:val="22"/>
          <w:lang w:eastAsia="fr-BE"/>
          <w:rPrChange w:id="300" w:author="3.0" w:date="2014-09-08T14:12:00Z">
            <w:rPr>
              <w:ins w:id="301" w:author="3.0" w:date="2014-09-08T14:01:00Z"/>
              <w:rFonts w:asciiTheme="minorHAnsi" w:eastAsiaTheme="minorEastAsia" w:hAnsiTheme="minorHAnsi" w:cstheme="minorBidi"/>
              <w:smallCaps w:val="0"/>
              <w:noProof/>
              <w:sz w:val="22"/>
              <w:szCs w:val="22"/>
              <w:lang w:val="fr-BE" w:eastAsia="fr-BE"/>
            </w:rPr>
          </w:rPrChange>
        </w:rPr>
      </w:pPr>
      <w:ins w:id="302" w:author="3.0" w:date="2014-09-08T14:01:00Z">
        <w:r>
          <w:rPr>
            <w:noProof/>
          </w:rPr>
          <w:t>4.4</w:t>
        </w:r>
        <w:r w:rsidRPr="00902727">
          <w:rPr>
            <w:rFonts w:asciiTheme="minorHAnsi" w:eastAsiaTheme="minorEastAsia" w:hAnsiTheme="minorHAnsi" w:cstheme="minorBidi"/>
            <w:smallCaps w:val="0"/>
            <w:noProof/>
            <w:sz w:val="22"/>
            <w:szCs w:val="22"/>
            <w:lang w:eastAsia="fr-BE"/>
            <w:rPrChange w:id="303" w:author="3.0" w:date="2014-09-08T14:12:00Z">
              <w:rPr>
                <w:rFonts w:asciiTheme="minorHAnsi" w:eastAsiaTheme="minorEastAsia" w:hAnsiTheme="minorHAnsi" w:cstheme="minorBidi"/>
                <w:smallCaps w:val="0"/>
                <w:noProof/>
                <w:sz w:val="22"/>
                <w:szCs w:val="22"/>
                <w:lang w:val="fr-BE" w:eastAsia="fr-BE"/>
              </w:rPr>
            </w:rPrChange>
          </w:rPr>
          <w:tab/>
        </w:r>
        <w:r>
          <w:rPr>
            <w:noProof/>
          </w:rPr>
          <w:t>Permanent data interface</w:t>
        </w:r>
        <w:r>
          <w:rPr>
            <w:noProof/>
          </w:rPr>
          <w:tab/>
        </w:r>
        <w:r>
          <w:rPr>
            <w:noProof/>
          </w:rPr>
          <w:fldChar w:fldCharType="begin"/>
        </w:r>
        <w:r>
          <w:rPr>
            <w:noProof/>
          </w:rPr>
          <w:instrText xml:space="preserve"> PAGEREF _Toc397948230 \h </w:instrText>
        </w:r>
      </w:ins>
      <w:r>
        <w:rPr>
          <w:noProof/>
        </w:rPr>
      </w:r>
      <w:r>
        <w:rPr>
          <w:noProof/>
        </w:rPr>
        <w:fldChar w:fldCharType="separate"/>
      </w:r>
      <w:ins w:id="304" w:author="3.0" w:date="2014-09-15T10:03:00Z">
        <w:r w:rsidR="006D6783">
          <w:rPr>
            <w:noProof/>
          </w:rPr>
          <w:t>27</w:t>
        </w:r>
      </w:ins>
      <w:ins w:id="305" w:author="3.0" w:date="2014-09-08T14:01:00Z">
        <w:r>
          <w:rPr>
            <w:noProof/>
          </w:rPr>
          <w:fldChar w:fldCharType="end"/>
        </w:r>
      </w:ins>
    </w:p>
    <w:p w:rsidR="00E456EC" w:rsidRPr="00902727" w:rsidRDefault="00E456EC">
      <w:pPr>
        <w:pStyle w:val="TM3"/>
        <w:tabs>
          <w:tab w:val="left" w:pos="1100"/>
          <w:tab w:val="right" w:leader="dot" w:pos="9606"/>
        </w:tabs>
        <w:rPr>
          <w:ins w:id="306" w:author="3.0" w:date="2014-09-08T14:01:00Z"/>
          <w:rFonts w:asciiTheme="minorHAnsi" w:eastAsiaTheme="minorEastAsia" w:hAnsiTheme="minorHAnsi" w:cstheme="minorBidi"/>
          <w:i w:val="0"/>
          <w:noProof/>
          <w:sz w:val="22"/>
          <w:szCs w:val="22"/>
          <w:lang w:eastAsia="fr-BE"/>
          <w:rPrChange w:id="307" w:author="3.0" w:date="2014-09-08T14:12:00Z">
            <w:rPr>
              <w:ins w:id="308" w:author="3.0" w:date="2014-09-08T14:01:00Z"/>
              <w:rFonts w:asciiTheme="minorHAnsi" w:eastAsiaTheme="minorEastAsia" w:hAnsiTheme="minorHAnsi" w:cstheme="minorBidi"/>
              <w:i w:val="0"/>
              <w:noProof/>
              <w:sz w:val="22"/>
              <w:szCs w:val="22"/>
              <w:lang w:val="fr-BE" w:eastAsia="fr-BE"/>
            </w:rPr>
          </w:rPrChange>
        </w:rPr>
      </w:pPr>
      <w:ins w:id="309" w:author="3.0" w:date="2014-09-08T14:01:00Z">
        <w:r>
          <w:rPr>
            <w:noProof/>
          </w:rPr>
          <w:t>4.4.1</w:t>
        </w:r>
        <w:r w:rsidRPr="00902727">
          <w:rPr>
            <w:rFonts w:asciiTheme="minorHAnsi" w:eastAsiaTheme="minorEastAsia" w:hAnsiTheme="minorHAnsi" w:cstheme="minorBidi"/>
            <w:i w:val="0"/>
            <w:noProof/>
            <w:sz w:val="22"/>
            <w:szCs w:val="22"/>
            <w:lang w:eastAsia="fr-BE"/>
            <w:rPrChange w:id="310" w:author="3.0" w:date="2014-09-08T14:12:00Z">
              <w:rPr>
                <w:rFonts w:asciiTheme="minorHAnsi" w:eastAsiaTheme="minorEastAsia" w:hAnsiTheme="minorHAnsi" w:cstheme="minorBidi"/>
                <w:i w:val="0"/>
                <w:noProof/>
                <w:sz w:val="22"/>
                <w:szCs w:val="22"/>
                <w:lang w:val="fr-BE" w:eastAsia="fr-BE"/>
              </w:rPr>
            </w:rPrChange>
          </w:rPr>
          <w:tab/>
        </w:r>
        <w:r>
          <w:rPr>
            <w:noProof/>
          </w:rPr>
          <w:t>General description</w:t>
        </w:r>
        <w:r>
          <w:rPr>
            <w:noProof/>
          </w:rPr>
          <w:tab/>
        </w:r>
        <w:r>
          <w:rPr>
            <w:noProof/>
          </w:rPr>
          <w:fldChar w:fldCharType="begin"/>
        </w:r>
        <w:r>
          <w:rPr>
            <w:noProof/>
          </w:rPr>
          <w:instrText xml:space="preserve"> PAGEREF _Toc397948231 \h </w:instrText>
        </w:r>
      </w:ins>
      <w:r>
        <w:rPr>
          <w:noProof/>
        </w:rPr>
      </w:r>
      <w:r>
        <w:rPr>
          <w:noProof/>
        </w:rPr>
        <w:fldChar w:fldCharType="separate"/>
      </w:r>
      <w:ins w:id="311" w:author="3.0" w:date="2014-09-15T10:03:00Z">
        <w:r w:rsidR="006D6783">
          <w:rPr>
            <w:noProof/>
          </w:rPr>
          <w:t>27</w:t>
        </w:r>
      </w:ins>
      <w:ins w:id="312" w:author="3.0" w:date="2014-09-08T14:01:00Z">
        <w:r>
          <w:rPr>
            <w:noProof/>
          </w:rPr>
          <w:fldChar w:fldCharType="end"/>
        </w:r>
      </w:ins>
    </w:p>
    <w:p w:rsidR="00E456EC" w:rsidRPr="00902727" w:rsidRDefault="00E456EC">
      <w:pPr>
        <w:pStyle w:val="TM3"/>
        <w:tabs>
          <w:tab w:val="left" w:pos="1100"/>
          <w:tab w:val="right" w:leader="dot" w:pos="9606"/>
        </w:tabs>
        <w:rPr>
          <w:ins w:id="313" w:author="3.0" w:date="2014-09-08T14:01:00Z"/>
          <w:rFonts w:asciiTheme="minorHAnsi" w:eastAsiaTheme="minorEastAsia" w:hAnsiTheme="minorHAnsi" w:cstheme="minorBidi"/>
          <w:i w:val="0"/>
          <w:noProof/>
          <w:sz w:val="22"/>
          <w:szCs w:val="22"/>
          <w:lang w:eastAsia="fr-BE"/>
          <w:rPrChange w:id="314" w:author="3.0" w:date="2014-09-08T14:12:00Z">
            <w:rPr>
              <w:ins w:id="315" w:author="3.0" w:date="2014-09-08T14:01:00Z"/>
              <w:rFonts w:asciiTheme="minorHAnsi" w:eastAsiaTheme="minorEastAsia" w:hAnsiTheme="minorHAnsi" w:cstheme="minorBidi"/>
              <w:i w:val="0"/>
              <w:noProof/>
              <w:sz w:val="22"/>
              <w:szCs w:val="22"/>
              <w:lang w:val="fr-BE" w:eastAsia="fr-BE"/>
            </w:rPr>
          </w:rPrChange>
        </w:rPr>
      </w:pPr>
      <w:ins w:id="316" w:author="3.0" w:date="2014-09-08T14:01:00Z">
        <w:r>
          <w:rPr>
            <w:noProof/>
          </w:rPr>
          <w:t>4.4.2</w:t>
        </w:r>
        <w:r w:rsidRPr="00902727">
          <w:rPr>
            <w:rFonts w:asciiTheme="minorHAnsi" w:eastAsiaTheme="minorEastAsia" w:hAnsiTheme="minorHAnsi" w:cstheme="minorBidi"/>
            <w:i w:val="0"/>
            <w:noProof/>
            <w:sz w:val="22"/>
            <w:szCs w:val="22"/>
            <w:lang w:eastAsia="fr-BE"/>
            <w:rPrChange w:id="317"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_Toc397948232 \h </w:instrText>
        </w:r>
      </w:ins>
      <w:r>
        <w:rPr>
          <w:noProof/>
        </w:rPr>
      </w:r>
      <w:r>
        <w:rPr>
          <w:noProof/>
        </w:rPr>
        <w:fldChar w:fldCharType="separate"/>
      </w:r>
      <w:ins w:id="318" w:author="3.0" w:date="2014-09-15T10:03:00Z">
        <w:r w:rsidR="006D6783">
          <w:rPr>
            <w:noProof/>
          </w:rPr>
          <w:t>28</w:t>
        </w:r>
      </w:ins>
      <w:ins w:id="319" w:author="3.0" w:date="2014-09-08T14:01:00Z">
        <w:r>
          <w:rPr>
            <w:noProof/>
          </w:rPr>
          <w:fldChar w:fldCharType="end"/>
        </w:r>
      </w:ins>
    </w:p>
    <w:p w:rsidR="00E456EC" w:rsidRPr="00902727" w:rsidRDefault="00E456EC">
      <w:pPr>
        <w:pStyle w:val="TM3"/>
        <w:tabs>
          <w:tab w:val="left" w:pos="1100"/>
          <w:tab w:val="right" w:leader="dot" w:pos="9606"/>
        </w:tabs>
        <w:rPr>
          <w:ins w:id="320" w:author="3.0" w:date="2014-09-08T14:01:00Z"/>
          <w:rFonts w:asciiTheme="minorHAnsi" w:eastAsiaTheme="minorEastAsia" w:hAnsiTheme="minorHAnsi" w:cstheme="minorBidi"/>
          <w:i w:val="0"/>
          <w:noProof/>
          <w:sz w:val="22"/>
          <w:szCs w:val="22"/>
          <w:lang w:eastAsia="fr-BE"/>
          <w:rPrChange w:id="321" w:author="3.0" w:date="2014-09-08T14:12:00Z">
            <w:rPr>
              <w:ins w:id="322" w:author="3.0" w:date="2014-09-08T14:01:00Z"/>
              <w:rFonts w:asciiTheme="minorHAnsi" w:eastAsiaTheme="minorEastAsia" w:hAnsiTheme="minorHAnsi" w:cstheme="minorBidi"/>
              <w:i w:val="0"/>
              <w:noProof/>
              <w:sz w:val="22"/>
              <w:szCs w:val="22"/>
              <w:lang w:val="fr-BE" w:eastAsia="fr-BE"/>
            </w:rPr>
          </w:rPrChange>
        </w:rPr>
      </w:pPr>
      <w:ins w:id="323" w:author="3.0" w:date="2014-09-08T14:01:00Z">
        <w:r>
          <w:rPr>
            <w:noProof/>
          </w:rPr>
          <w:t>4.4.3</w:t>
        </w:r>
        <w:r w:rsidRPr="00902727">
          <w:rPr>
            <w:rFonts w:asciiTheme="minorHAnsi" w:eastAsiaTheme="minorEastAsia" w:hAnsiTheme="minorHAnsi" w:cstheme="minorBidi"/>
            <w:i w:val="0"/>
            <w:noProof/>
            <w:sz w:val="22"/>
            <w:szCs w:val="22"/>
            <w:lang w:eastAsia="fr-BE"/>
            <w:rPrChange w:id="324" w:author="3.0" w:date="2014-09-08T14:12:00Z">
              <w:rPr>
                <w:rFonts w:asciiTheme="minorHAnsi" w:eastAsiaTheme="minorEastAsia" w:hAnsiTheme="minorHAnsi" w:cstheme="minorBidi"/>
                <w:i w:val="0"/>
                <w:noProof/>
                <w:sz w:val="22"/>
                <w:szCs w:val="22"/>
                <w:lang w:val="fr-BE" w:eastAsia="fr-BE"/>
              </w:rPr>
            </w:rPrChange>
          </w:rPr>
          <w:tab/>
        </w:r>
        <w:r>
          <w:rPr>
            <w:noProof/>
          </w:rPr>
          <w:t>Service WRITE_PERMANENT_DATA and WRITE_PERMANENT_RADIO_NETWORK_INFO</w:t>
        </w:r>
        <w:r>
          <w:rPr>
            <w:noProof/>
          </w:rPr>
          <w:tab/>
        </w:r>
        <w:r>
          <w:rPr>
            <w:noProof/>
          </w:rPr>
          <w:fldChar w:fldCharType="begin"/>
        </w:r>
        <w:r>
          <w:rPr>
            <w:noProof/>
          </w:rPr>
          <w:instrText xml:space="preserve"> PAGEREF _Toc397948233 \h </w:instrText>
        </w:r>
      </w:ins>
      <w:r>
        <w:rPr>
          <w:noProof/>
        </w:rPr>
      </w:r>
      <w:r>
        <w:rPr>
          <w:noProof/>
        </w:rPr>
        <w:fldChar w:fldCharType="separate"/>
      </w:r>
      <w:ins w:id="325" w:author="3.0" w:date="2014-09-15T10:03:00Z">
        <w:r w:rsidR="006D6783">
          <w:rPr>
            <w:noProof/>
          </w:rPr>
          <w:t>28</w:t>
        </w:r>
      </w:ins>
      <w:ins w:id="326" w:author="3.0" w:date="2014-09-08T14:01:00Z">
        <w:r>
          <w:rPr>
            <w:noProof/>
          </w:rPr>
          <w:fldChar w:fldCharType="end"/>
        </w:r>
      </w:ins>
    </w:p>
    <w:p w:rsidR="00E456EC" w:rsidRPr="00902727" w:rsidRDefault="00E456EC">
      <w:pPr>
        <w:pStyle w:val="TM3"/>
        <w:tabs>
          <w:tab w:val="left" w:pos="1100"/>
          <w:tab w:val="right" w:leader="dot" w:pos="9606"/>
        </w:tabs>
        <w:rPr>
          <w:ins w:id="327" w:author="3.0" w:date="2014-09-08T14:01:00Z"/>
          <w:rFonts w:asciiTheme="minorHAnsi" w:eastAsiaTheme="minorEastAsia" w:hAnsiTheme="minorHAnsi" w:cstheme="minorBidi"/>
          <w:i w:val="0"/>
          <w:noProof/>
          <w:sz w:val="22"/>
          <w:szCs w:val="22"/>
          <w:lang w:eastAsia="fr-BE"/>
          <w:rPrChange w:id="328" w:author="3.0" w:date="2014-09-08T14:12:00Z">
            <w:rPr>
              <w:ins w:id="329" w:author="3.0" w:date="2014-09-08T14:01:00Z"/>
              <w:rFonts w:asciiTheme="minorHAnsi" w:eastAsiaTheme="minorEastAsia" w:hAnsiTheme="minorHAnsi" w:cstheme="minorBidi"/>
              <w:i w:val="0"/>
              <w:noProof/>
              <w:sz w:val="22"/>
              <w:szCs w:val="22"/>
              <w:lang w:val="fr-BE" w:eastAsia="fr-BE"/>
            </w:rPr>
          </w:rPrChange>
        </w:rPr>
      </w:pPr>
      <w:ins w:id="330" w:author="3.0" w:date="2014-09-08T14:01:00Z">
        <w:r>
          <w:rPr>
            <w:noProof/>
          </w:rPr>
          <w:t>4.4.4</w:t>
        </w:r>
        <w:r w:rsidRPr="00902727">
          <w:rPr>
            <w:rFonts w:asciiTheme="minorHAnsi" w:eastAsiaTheme="minorEastAsia" w:hAnsiTheme="minorHAnsi" w:cstheme="minorBidi"/>
            <w:i w:val="0"/>
            <w:noProof/>
            <w:sz w:val="22"/>
            <w:szCs w:val="22"/>
            <w:lang w:eastAsia="fr-BE"/>
            <w:rPrChange w:id="331" w:author="3.0" w:date="2014-09-08T14:12:00Z">
              <w:rPr>
                <w:rFonts w:asciiTheme="minorHAnsi" w:eastAsiaTheme="minorEastAsia" w:hAnsiTheme="minorHAnsi" w:cstheme="minorBidi"/>
                <w:i w:val="0"/>
                <w:noProof/>
                <w:sz w:val="22"/>
                <w:szCs w:val="22"/>
                <w:lang w:val="fr-BE" w:eastAsia="fr-BE"/>
              </w:rPr>
            </w:rPrChange>
          </w:rPr>
          <w:tab/>
        </w:r>
        <w:r>
          <w:rPr>
            <w:noProof/>
          </w:rPr>
          <w:t>Service WRITE_PROTECTED_PERMANENT_DATA</w:t>
        </w:r>
        <w:r>
          <w:rPr>
            <w:noProof/>
          </w:rPr>
          <w:tab/>
        </w:r>
        <w:r>
          <w:rPr>
            <w:noProof/>
          </w:rPr>
          <w:fldChar w:fldCharType="begin"/>
        </w:r>
        <w:r>
          <w:rPr>
            <w:noProof/>
          </w:rPr>
          <w:instrText xml:space="preserve"> PAGEREF _Toc397948234 \h </w:instrText>
        </w:r>
      </w:ins>
      <w:r>
        <w:rPr>
          <w:noProof/>
        </w:rPr>
      </w:r>
      <w:r>
        <w:rPr>
          <w:noProof/>
        </w:rPr>
        <w:fldChar w:fldCharType="separate"/>
      </w:r>
      <w:ins w:id="332" w:author="3.0" w:date="2014-09-15T10:03:00Z">
        <w:r w:rsidR="006D6783">
          <w:rPr>
            <w:noProof/>
          </w:rPr>
          <w:t>29</w:t>
        </w:r>
      </w:ins>
      <w:ins w:id="333" w:author="3.0" w:date="2014-09-08T14:01:00Z">
        <w:r>
          <w:rPr>
            <w:noProof/>
          </w:rPr>
          <w:fldChar w:fldCharType="end"/>
        </w:r>
      </w:ins>
    </w:p>
    <w:p w:rsidR="00E456EC" w:rsidRPr="00902727" w:rsidRDefault="00E456EC">
      <w:pPr>
        <w:pStyle w:val="TM3"/>
        <w:tabs>
          <w:tab w:val="left" w:pos="1100"/>
          <w:tab w:val="right" w:leader="dot" w:pos="9606"/>
        </w:tabs>
        <w:rPr>
          <w:ins w:id="334" w:author="3.0" w:date="2014-09-08T14:01:00Z"/>
          <w:rFonts w:asciiTheme="minorHAnsi" w:eastAsiaTheme="minorEastAsia" w:hAnsiTheme="minorHAnsi" w:cstheme="minorBidi"/>
          <w:i w:val="0"/>
          <w:noProof/>
          <w:sz w:val="22"/>
          <w:szCs w:val="22"/>
          <w:lang w:eastAsia="fr-BE"/>
          <w:rPrChange w:id="335" w:author="3.0" w:date="2014-09-08T14:12:00Z">
            <w:rPr>
              <w:ins w:id="336" w:author="3.0" w:date="2014-09-08T14:01:00Z"/>
              <w:rFonts w:asciiTheme="minorHAnsi" w:eastAsiaTheme="minorEastAsia" w:hAnsiTheme="minorHAnsi" w:cstheme="minorBidi"/>
              <w:i w:val="0"/>
              <w:noProof/>
              <w:sz w:val="22"/>
              <w:szCs w:val="22"/>
              <w:lang w:val="fr-BE" w:eastAsia="fr-BE"/>
            </w:rPr>
          </w:rPrChange>
        </w:rPr>
      </w:pPr>
      <w:ins w:id="337" w:author="3.0" w:date="2014-09-08T14:01:00Z">
        <w:r>
          <w:rPr>
            <w:noProof/>
          </w:rPr>
          <w:t>4.4.5</w:t>
        </w:r>
        <w:r w:rsidRPr="00902727">
          <w:rPr>
            <w:rFonts w:asciiTheme="minorHAnsi" w:eastAsiaTheme="minorEastAsia" w:hAnsiTheme="minorHAnsi" w:cstheme="minorBidi"/>
            <w:i w:val="0"/>
            <w:noProof/>
            <w:sz w:val="22"/>
            <w:szCs w:val="22"/>
            <w:lang w:eastAsia="fr-BE"/>
            <w:rPrChange w:id="338" w:author="3.0" w:date="2014-09-08T14:12:00Z">
              <w:rPr>
                <w:rFonts w:asciiTheme="minorHAnsi" w:eastAsiaTheme="minorEastAsia" w:hAnsiTheme="minorHAnsi" w:cstheme="minorBidi"/>
                <w:i w:val="0"/>
                <w:noProof/>
                <w:sz w:val="22"/>
                <w:szCs w:val="22"/>
                <w:lang w:val="fr-BE" w:eastAsia="fr-BE"/>
              </w:rPr>
            </w:rPrChange>
          </w:rPr>
          <w:tab/>
        </w:r>
        <w:r>
          <w:rPr>
            <w:noProof/>
          </w:rPr>
          <w:t>Service READ_PERMANENT_DATA</w:t>
        </w:r>
        <w:r>
          <w:rPr>
            <w:noProof/>
          </w:rPr>
          <w:tab/>
        </w:r>
        <w:r>
          <w:rPr>
            <w:noProof/>
          </w:rPr>
          <w:fldChar w:fldCharType="begin"/>
        </w:r>
        <w:r>
          <w:rPr>
            <w:noProof/>
          </w:rPr>
          <w:instrText xml:space="preserve"> PAGEREF _Toc397948235 \h </w:instrText>
        </w:r>
      </w:ins>
      <w:r>
        <w:rPr>
          <w:noProof/>
        </w:rPr>
      </w:r>
      <w:r>
        <w:rPr>
          <w:noProof/>
        </w:rPr>
        <w:fldChar w:fldCharType="separate"/>
      </w:r>
      <w:ins w:id="339" w:author="3.0" w:date="2014-09-15T10:03:00Z">
        <w:r w:rsidR="006D6783">
          <w:rPr>
            <w:noProof/>
          </w:rPr>
          <w:t>29</w:t>
        </w:r>
      </w:ins>
      <w:ins w:id="340" w:author="3.0" w:date="2014-09-08T14:01:00Z">
        <w:r>
          <w:rPr>
            <w:noProof/>
          </w:rPr>
          <w:fldChar w:fldCharType="end"/>
        </w:r>
      </w:ins>
    </w:p>
    <w:p w:rsidR="00E456EC" w:rsidRPr="00902727" w:rsidRDefault="00E456EC">
      <w:pPr>
        <w:pStyle w:val="TM3"/>
        <w:tabs>
          <w:tab w:val="left" w:pos="1100"/>
          <w:tab w:val="right" w:leader="dot" w:pos="9606"/>
        </w:tabs>
        <w:rPr>
          <w:ins w:id="341" w:author="3.0" w:date="2014-09-08T14:01:00Z"/>
          <w:rFonts w:asciiTheme="minorHAnsi" w:eastAsiaTheme="minorEastAsia" w:hAnsiTheme="minorHAnsi" w:cstheme="minorBidi"/>
          <w:i w:val="0"/>
          <w:noProof/>
          <w:sz w:val="22"/>
          <w:szCs w:val="22"/>
          <w:lang w:eastAsia="fr-BE"/>
          <w:rPrChange w:id="342" w:author="3.0" w:date="2014-09-08T14:12:00Z">
            <w:rPr>
              <w:ins w:id="343" w:author="3.0" w:date="2014-09-08T14:01:00Z"/>
              <w:rFonts w:asciiTheme="minorHAnsi" w:eastAsiaTheme="minorEastAsia" w:hAnsiTheme="minorHAnsi" w:cstheme="minorBidi"/>
              <w:i w:val="0"/>
              <w:noProof/>
              <w:sz w:val="22"/>
              <w:szCs w:val="22"/>
              <w:lang w:val="fr-BE" w:eastAsia="fr-BE"/>
            </w:rPr>
          </w:rPrChange>
        </w:rPr>
      </w:pPr>
      <w:ins w:id="344" w:author="3.0" w:date="2014-09-08T14:01:00Z">
        <w:r>
          <w:rPr>
            <w:noProof/>
          </w:rPr>
          <w:lastRenderedPageBreak/>
          <w:t>4.4.6</w:t>
        </w:r>
        <w:r w:rsidRPr="00902727">
          <w:rPr>
            <w:rFonts w:asciiTheme="minorHAnsi" w:eastAsiaTheme="minorEastAsia" w:hAnsiTheme="minorHAnsi" w:cstheme="minorBidi"/>
            <w:i w:val="0"/>
            <w:noProof/>
            <w:sz w:val="22"/>
            <w:szCs w:val="22"/>
            <w:lang w:eastAsia="fr-BE"/>
            <w:rPrChange w:id="345" w:author="3.0" w:date="2014-09-08T14:12:00Z">
              <w:rPr>
                <w:rFonts w:asciiTheme="minorHAnsi" w:eastAsiaTheme="minorEastAsia" w:hAnsiTheme="minorHAnsi" w:cstheme="minorBidi"/>
                <w:i w:val="0"/>
                <w:noProof/>
                <w:sz w:val="22"/>
                <w:szCs w:val="22"/>
                <w:lang w:val="fr-BE" w:eastAsia="fr-BE"/>
              </w:rPr>
            </w:rPrChange>
          </w:rPr>
          <w:tab/>
        </w:r>
        <w:r>
          <w:rPr>
            <w:noProof/>
          </w:rPr>
          <w:t>Service READ_PROTECTED_PERMANENT_DATA</w:t>
        </w:r>
        <w:r>
          <w:rPr>
            <w:noProof/>
          </w:rPr>
          <w:tab/>
        </w:r>
        <w:r>
          <w:rPr>
            <w:noProof/>
          </w:rPr>
          <w:fldChar w:fldCharType="begin"/>
        </w:r>
        <w:r>
          <w:rPr>
            <w:noProof/>
          </w:rPr>
          <w:instrText xml:space="preserve"> PAGEREF _Toc397948236 \h </w:instrText>
        </w:r>
      </w:ins>
      <w:r>
        <w:rPr>
          <w:noProof/>
        </w:rPr>
      </w:r>
      <w:r>
        <w:rPr>
          <w:noProof/>
        </w:rPr>
        <w:fldChar w:fldCharType="separate"/>
      </w:r>
      <w:ins w:id="346" w:author="3.0" w:date="2014-09-15T10:03:00Z">
        <w:r w:rsidR="006D6783">
          <w:rPr>
            <w:noProof/>
          </w:rPr>
          <w:t>30</w:t>
        </w:r>
      </w:ins>
      <w:ins w:id="347" w:author="3.0" w:date="2014-09-08T14:01:00Z">
        <w:r>
          <w:rPr>
            <w:noProof/>
          </w:rPr>
          <w:fldChar w:fldCharType="end"/>
        </w:r>
      </w:ins>
    </w:p>
    <w:p w:rsidR="00E456EC" w:rsidRPr="00902727" w:rsidRDefault="00E456EC">
      <w:pPr>
        <w:pStyle w:val="TM3"/>
        <w:tabs>
          <w:tab w:val="left" w:pos="1100"/>
          <w:tab w:val="right" w:leader="dot" w:pos="9606"/>
        </w:tabs>
        <w:rPr>
          <w:ins w:id="348" w:author="3.0" w:date="2014-09-08T14:01:00Z"/>
          <w:rFonts w:asciiTheme="minorHAnsi" w:eastAsiaTheme="minorEastAsia" w:hAnsiTheme="minorHAnsi" w:cstheme="minorBidi"/>
          <w:i w:val="0"/>
          <w:noProof/>
          <w:sz w:val="22"/>
          <w:szCs w:val="22"/>
          <w:lang w:eastAsia="fr-BE"/>
          <w:rPrChange w:id="349" w:author="3.0" w:date="2014-09-08T14:12:00Z">
            <w:rPr>
              <w:ins w:id="350" w:author="3.0" w:date="2014-09-08T14:01:00Z"/>
              <w:rFonts w:asciiTheme="minorHAnsi" w:eastAsiaTheme="minorEastAsia" w:hAnsiTheme="minorHAnsi" w:cstheme="minorBidi"/>
              <w:i w:val="0"/>
              <w:noProof/>
              <w:sz w:val="22"/>
              <w:szCs w:val="22"/>
              <w:lang w:val="fr-BE" w:eastAsia="fr-BE"/>
            </w:rPr>
          </w:rPrChange>
        </w:rPr>
      </w:pPr>
      <w:ins w:id="351" w:author="3.0" w:date="2014-09-08T14:01:00Z">
        <w:r>
          <w:rPr>
            <w:noProof/>
          </w:rPr>
          <w:t>4.4.7</w:t>
        </w:r>
        <w:r w:rsidRPr="00902727">
          <w:rPr>
            <w:rFonts w:asciiTheme="minorHAnsi" w:eastAsiaTheme="minorEastAsia" w:hAnsiTheme="minorHAnsi" w:cstheme="minorBidi"/>
            <w:i w:val="0"/>
            <w:noProof/>
            <w:sz w:val="22"/>
            <w:szCs w:val="22"/>
            <w:lang w:eastAsia="fr-BE"/>
            <w:rPrChange w:id="352"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_Toc397948237 \h </w:instrText>
        </w:r>
      </w:ins>
      <w:r>
        <w:rPr>
          <w:noProof/>
        </w:rPr>
      </w:r>
      <w:r>
        <w:rPr>
          <w:noProof/>
        </w:rPr>
        <w:fldChar w:fldCharType="separate"/>
      </w:r>
      <w:ins w:id="353" w:author="3.0" w:date="2014-09-15T10:03:00Z">
        <w:r w:rsidR="006D6783">
          <w:rPr>
            <w:noProof/>
          </w:rPr>
          <w:t>30</w:t>
        </w:r>
      </w:ins>
      <w:ins w:id="354" w:author="3.0" w:date="2014-09-08T14:01:00Z">
        <w:r>
          <w:rPr>
            <w:noProof/>
          </w:rPr>
          <w:fldChar w:fldCharType="end"/>
        </w:r>
      </w:ins>
    </w:p>
    <w:p w:rsidR="00E456EC" w:rsidRPr="00902727" w:rsidRDefault="00E456EC">
      <w:pPr>
        <w:pStyle w:val="TM3"/>
        <w:tabs>
          <w:tab w:val="left" w:pos="1100"/>
          <w:tab w:val="right" w:leader="dot" w:pos="9606"/>
        </w:tabs>
        <w:rPr>
          <w:ins w:id="355" w:author="3.0" w:date="2014-09-08T14:01:00Z"/>
          <w:rFonts w:asciiTheme="minorHAnsi" w:eastAsiaTheme="minorEastAsia" w:hAnsiTheme="minorHAnsi" w:cstheme="minorBidi"/>
          <w:i w:val="0"/>
          <w:noProof/>
          <w:sz w:val="22"/>
          <w:szCs w:val="22"/>
          <w:lang w:eastAsia="fr-BE"/>
          <w:rPrChange w:id="356" w:author="3.0" w:date="2014-09-08T14:12:00Z">
            <w:rPr>
              <w:ins w:id="357" w:author="3.0" w:date="2014-09-08T14:01:00Z"/>
              <w:rFonts w:asciiTheme="minorHAnsi" w:eastAsiaTheme="minorEastAsia" w:hAnsiTheme="minorHAnsi" w:cstheme="minorBidi"/>
              <w:i w:val="0"/>
              <w:noProof/>
              <w:sz w:val="22"/>
              <w:szCs w:val="22"/>
              <w:lang w:val="fr-BE" w:eastAsia="fr-BE"/>
            </w:rPr>
          </w:rPrChange>
        </w:rPr>
      </w:pPr>
      <w:ins w:id="358" w:author="3.0" w:date="2014-09-08T14:01:00Z">
        <w:r>
          <w:rPr>
            <w:noProof/>
          </w:rPr>
          <w:t>4.4.8</w:t>
        </w:r>
        <w:r w:rsidRPr="00902727">
          <w:rPr>
            <w:rFonts w:asciiTheme="minorHAnsi" w:eastAsiaTheme="minorEastAsia" w:hAnsiTheme="minorHAnsi" w:cstheme="minorBidi"/>
            <w:i w:val="0"/>
            <w:noProof/>
            <w:sz w:val="22"/>
            <w:szCs w:val="22"/>
            <w:lang w:eastAsia="fr-BE"/>
            <w:rPrChange w:id="359" w:author="3.0" w:date="2014-09-08T14:12:00Z">
              <w:rPr>
                <w:rFonts w:asciiTheme="minorHAnsi" w:eastAsiaTheme="minorEastAsia" w:hAnsiTheme="minorHAnsi" w:cstheme="minorBidi"/>
                <w:i w:val="0"/>
                <w:noProof/>
                <w:sz w:val="22"/>
                <w:szCs w:val="22"/>
                <w:lang w:val="fr-BE" w:eastAsia="fr-BE"/>
              </w:rPr>
            </w:rPrChange>
          </w:rPr>
          <w:tab/>
        </w:r>
        <w:r>
          <w:rPr>
            <w:noProof/>
          </w:rPr>
          <w:t>Additional explanation :</w:t>
        </w:r>
        <w:r>
          <w:rPr>
            <w:noProof/>
          </w:rPr>
          <w:tab/>
        </w:r>
        <w:r>
          <w:rPr>
            <w:noProof/>
          </w:rPr>
          <w:fldChar w:fldCharType="begin"/>
        </w:r>
        <w:r>
          <w:rPr>
            <w:noProof/>
          </w:rPr>
          <w:instrText xml:space="preserve"> PAGEREF _Toc397948238 \h </w:instrText>
        </w:r>
      </w:ins>
      <w:r>
        <w:rPr>
          <w:noProof/>
        </w:rPr>
      </w:r>
      <w:r>
        <w:rPr>
          <w:noProof/>
        </w:rPr>
        <w:fldChar w:fldCharType="separate"/>
      </w:r>
      <w:ins w:id="360" w:author="3.0" w:date="2014-09-15T10:03:00Z">
        <w:r w:rsidR="006D6783">
          <w:rPr>
            <w:noProof/>
          </w:rPr>
          <w:t>31</w:t>
        </w:r>
      </w:ins>
      <w:ins w:id="361" w:author="3.0" w:date="2014-09-08T14:01:00Z">
        <w:r>
          <w:rPr>
            <w:noProof/>
          </w:rPr>
          <w:fldChar w:fldCharType="end"/>
        </w:r>
      </w:ins>
    </w:p>
    <w:p w:rsidR="00E456EC" w:rsidRPr="00902727" w:rsidRDefault="00E456EC">
      <w:pPr>
        <w:pStyle w:val="TM2"/>
        <w:tabs>
          <w:tab w:val="left" w:pos="880"/>
          <w:tab w:val="right" w:leader="dot" w:pos="9606"/>
        </w:tabs>
        <w:rPr>
          <w:ins w:id="362" w:author="3.0" w:date="2014-09-08T14:01:00Z"/>
          <w:rFonts w:asciiTheme="minorHAnsi" w:eastAsiaTheme="minorEastAsia" w:hAnsiTheme="minorHAnsi" w:cstheme="minorBidi"/>
          <w:smallCaps w:val="0"/>
          <w:noProof/>
          <w:sz w:val="22"/>
          <w:szCs w:val="22"/>
          <w:lang w:eastAsia="fr-BE"/>
          <w:rPrChange w:id="363" w:author="3.0" w:date="2014-09-08T14:12:00Z">
            <w:rPr>
              <w:ins w:id="364" w:author="3.0" w:date="2014-09-08T14:01:00Z"/>
              <w:rFonts w:asciiTheme="minorHAnsi" w:eastAsiaTheme="minorEastAsia" w:hAnsiTheme="minorHAnsi" w:cstheme="minorBidi"/>
              <w:smallCaps w:val="0"/>
              <w:noProof/>
              <w:sz w:val="22"/>
              <w:szCs w:val="22"/>
              <w:lang w:val="fr-BE" w:eastAsia="fr-BE"/>
            </w:rPr>
          </w:rPrChange>
        </w:rPr>
      </w:pPr>
      <w:ins w:id="365" w:author="3.0" w:date="2014-09-08T14:01:00Z">
        <w:r>
          <w:rPr>
            <w:noProof/>
          </w:rPr>
          <w:t>4.5</w:t>
        </w:r>
        <w:r w:rsidRPr="00902727">
          <w:rPr>
            <w:rFonts w:asciiTheme="minorHAnsi" w:eastAsiaTheme="minorEastAsia" w:hAnsiTheme="minorHAnsi" w:cstheme="minorBidi"/>
            <w:smallCaps w:val="0"/>
            <w:noProof/>
            <w:sz w:val="22"/>
            <w:szCs w:val="22"/>
            <w:lang w:eastAsia="fr-BE"/>
            <w:rPrChange w:id="366" w:author="3.0" w:date="2014-09-08T14:12:00Z">
              <w:rPr>
                <w:rFonts w:asciiTheme="minorHAnsi" w:eastAsiaTheme="minorEastAsia" w:hAnsiTheme="minorHAnsi" w:cstheme="minorBidi"/>
                <w:smallCaps w:val="0"/>
                <w:noProof/>
                <w:sz w:val="22"/>
                <w:szCs w:val="22"/>
                <w:lang w:val="fr-BE" w:eastAsia="fr-BE"/>
              </w:rPr>
            </w:rPrChange>
          </w:rPr>
          <w:tab/>
        </w:r>
        <w:r>
          <w:rPr>
            <w:noProof/>
          </w:rPr>
          <w:t>TESTS interface</w:t>
        </w:r>
        <w:r>
          <w:rPr>
            <w:noProof/>
          </w:rPr>
          <w:tab/>
        </w:r>
        <w:r>
          <w:rPr>
            <w:noProof/>
          </w:rPr>
          <w:fldChar w:fldCharType="begin"/>
        </w:r>
        <w:r>
          <w:rPr>
            <w:noProof/>
          </w:rPr>
          <w:instrText xml:space="preserve"> PAGEREF _Toc397948239 \h </w:instrText>
        </w:r>
      </w:ins>
      <w:r>
        <w:rPr>
          <w:noProof/>
        </w:rPr>
      </w:r>
      <w:r>
        <w:rPr>
          <w:noProof/>
        </w:rPr>
        <w:fldChar w:fldCharType="separate"/>
      </w:r>
      <w:ins w:id="367" w:author="3.0" w:date="2014-09-15T10:03:00Z">
        <w:r w:rsidR="006D6783">
          <w:rPr>
            <w:noProof/>
          </w:rPr>
          <w:t>31</w:t>
        </w:r>
      </w:ins>
      <w:ins w:id="368" w:author="3.0" w:date="2014-09-08T14:01:00Z">
        <w:r>
          <w:rPr>
            <w:noProof/>
          </w:rPr>
          <w:fldChar w:fldCharType="end"/>
        </w:r>
      </w:ins>
    </w:p>
    <w:p w:rsidR="00E456EC" w:rsidRPr="00902727" w:rsidRDefault="00E456EC">
      <w:pPr>
        <w:pStyle w:val="TM3"/>
        <w:tabs>
          <w:tab w:val="left" w:pos="1100"/>
          <w:tab w:val="right" w:leader="dot" w:pos="9606"/>
        </w:tabs>
        <w:rPr>
          <w:ins w:id="369" w:author="3.0" w:date="2014-09-08T14:01:00Z"/>
          <w:rFonts w:asciiTheme="minorHAnsi" w:eastAsiaTheme="minorEastAsia" w:hAnsiTheme="minorHAnsi" w:cstheme="minorBidi"/>
          <w:i w:val="0"/>
          <w:noProof/>
          <w:sz w:val="22"/>
          <w:szCs w:val="22"/>
          <w:lang w:eastAsia="fr-BE"/>
          <w:rPrChange w:id="370" w:author="3.0" w:date="2014-09-08T14:12:00Z">
            <w:rPr>
              <w:ins w:id="371" w:author="3.0" w:date="2014-09-08T14:01:00Z"/>
              <w:rFonts w:asciiTheme="minorHAnsi" w:eastAsiaTheme="minorEastAsia" w:hAnsiTheme="minorHAnsi" w:cstheme="minorBidi"/>
              <w:i w:val="0"/>
              <w:noProof/>
              <w:sz w:val="22"/>
              <w:szCs w:val="22"/>
              <w:lang w:val="fr-BE" w:eastAsia="fr-BE"/>
            </w:rPr>
          </w:rPrChange>
        </w:rPr>
      </w:pPr>
      <w:ins w:id="372" w:author="3.0" w:date="2014-09-08T14:01:00Z">
        <w:r>
          <w:rPr>
            <w:noProof/>
          </w:rPr>
          <w:t>4.5.1</w:t>
        </w:r>
        <w:r w:rsidRPr="00902727">
          <w:rPr>
            <w:rFonts w:asciiTheme="minorHAnsi" w:eastAsiaTheme="minorEastAsia" w:hAnsiTheme="minorHAnsi" w:cstheme="minorBidi"/>
            <w:i w:val="0"/>
            <w:noProof/>
            <w:sz w:val="22"/>
            <w:szCs w:val="22"/>
            <w:lang w:eastAsia="fr-BE"/>
            <w:rPrChange w:id="373"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_Toc397948240 \h </w:instrText>
        </w:r>
      </w:ins>
      <w:r>
        <w:rPr>
          <w:noProof/>
        </w:rPr>
      </w:r>
      <w:r>
        <w:rPr>
          <w:noProof/>
        </w:rPr>
        <w:fldChar w:fldCharType="separate"/>
      </w:r>
      <w:ins w:id="374" w:author="3.0" w:date="2014-09-15T10:03:00Z">
        <w:r w:rsidR="006D6783">
          <w:rPr>
            <w:noProof/>
          </w:rPr>
          <w:t>31</w:t>
        </w:r>
      </w:ins>
      <w:ins w:id="375" w:author="3.0" w:date="2014-09-08T14:01:00Z">
        <w:r>
          <w:rPr>
            <w:noProof/>
          </w:rPr>
          <w:fldChar w:fldCharType="end"/>
        </w:r>
      </w:ins>
    </w:p>
    <w:p w:rsidR="00E456EC" w:rsidRPr="00902727" w:rsidRDefault="00E456EC">
      <w:pPr>
        <w:pStyle w:val="TM3"/>
        <w:tabs>
          <w:tab w:val="left" w:pos="1100"/>
          <w:tab w:val="right" w:leader="dot" w:pos="9606"/>
        </w:tabs>
        <w:rPr>
          <w:ins w:id="376" w:author="3.0" w:date="2014-09-08T14:01:00Z"/>
          <w:rFonts w:asciiTheme="minorHAnsi" w:eastAsiaTheme="minorEastAsia" w:hAnsiTheme="minorHAnsi" w:cstheme="minorBidi"/>
          <w:i w:val="0"/>
          <w:noProof/>
          <w:sz w:val="22"/>
          <w:szCs w:val="22"/>
          <w:lang w:eastAsia="fr-BE"/>
          <w:rPrChange w:id="377" w:author="3.0" w:date="2014-09-08T14:12:00Z">
            <w:rPr>
              <w:ins w:id="378" w:author="3.0" w:date="2014-09-08T14:01:00Z"/>
              <w:rFonts w:asciiTheme="minorHAnsi" w:eastAsiaTheme="minorEastAsia" w:hAnsiTheme="minorHAnsi" w:cstheme="minorBidi"/>
              <w:i w:val="0"/>
              <w:noProof/>
              <w:sz w:val="22"/>
              <w:szCs w:val="22"/>
              <w:lang w:val="fr-BE" w:eastAsia="fr-BE"/>
            </w:rPr>
          </w:rPrChange>
        </w:rPr>
      </w:pPr>
      <w:ins w:id="379" w:author="3.0" w:date="2014-09-08T14:01:00Z">
        <w:r>
          <w:rPr>
            <w:noProof/>
          </w:rPr>
          <w:t>4.5.2</w:t>
        </w:r>
        <w:r w:rsidRPr="00902727">
          <w:rPr>
            <w:rFonts w:asciiTheme="minorHAnsi" w:eastAsiaTheme="minorEastAsia" w:hAnsiTheme="minorHAnsi" w:cstheme="minorBidi"/>
            <w:i w:val="0"/>
            <w:noProof/>
            <w:sz w:val="22"/>
            <w:szCs w:val="22"/>
            <w:lang w:eastAsia="fr-BE"/>
            <w:rPrChange w:id="380" w:author="3.0" w:date="2014-09-08T14:12:00Z">
              <w:rPr>
                <w:rFonts w:asciiTheme="minorHAnsi" w:eastAsiaTheme="minorEastAsia" w:hAnsiTheme="minorHAnsi" w:cstheme="minorBidi"/>
                <w:i w:val="0"/>
                <w:noProof/>
                <w:sz w:val="22"/>
                <w:szCs w:val="22"/>
                <w:lang w:val="fr-BE" w:eastAsia="fr-BE"/>
              </w:rPr>
            </w:rPrChange>
          </w:rPr>
          <w:tab/>
        </w:r>
        <w:r>
          <w:rPr>
            <w:noProof/>
          </w:rPr>
          <w:t>Service POWER_UP_TESTS_FINISHED</w:t>
        </w:r>
        <w:r>
          <w:rPr>
            <w:noProof/>
          </w:rPr>
          <w:tab/>
        </w:r>
        <w:r>
          <w:rPr>
            <w:noProof/>
          </w:rPr>
          <w:fldChar w:fldCharType="begin"/>
        </w:r>
        <w:r>
          <w:rPr>
            <w:noProof/>
          </w:rPr>
          <w:instrText xml:space="preserve"> PAGEREF _Toc397948241 \h </w:instrText>
        </w:r>
      </w:ins>
      <w:r>
        <w:rPr>
          <w:noProof/>
        </w:rPr>
      </w:r>
      <w:r>
        <w:rPr>
          <w:noProof/>
        </w:rPr>
        <w:fldChar w:fldCharType="separate"/>
      </w:r>
      <w:ins w:id="381" w:author="3.0" w:date="2014-09-15T10:03:00Z">
        <w:r w:rsidR="006D6783">
          <w:rPr>
            <w:noProof/>
          </w:rPr>
          <w:t>32</w:t>
        </w:r>
      </w:ins>
      <w:ins w:id="382" w:author="3.0" w:date="2014-09-08T14:01:00Z">
        <w:r>
          <w:rPr>
            <w:noProof/>
          </w:rPr>
          <w:fldChar w:fldCharType="end"/>
        </w:r>
      </w:ins>
    </w:p>
    <w:p w:rsidR="00E456EC" w:rsidRPr="00902727" w:rsidRDefault="00E456EC">
      <w:pPr>
        <w:pStyle w:val="TM3"/>
        <w:tabs>
          <w:tab w:val="left" w:pos="1100"/>
          <w:tab w:val="right" w:leader="dot" w:pos="9606"/>
        </w:tabs>
        <w:rPr>
          <w:ins w:id="383" w:author="3.0" w:date="2014-09-08T14:01:00Z"/>
          <w:rFonts w:asciiTheme="minorHAnsi" w:eastAsiaTheme="minorEastAsia" w:hAnsiTheme="minorHAnsi" w:cstheme="minorBidi"/>
          <w:i w:val="0"/>
          <w:noProof/>
          <w:sz w:val="22"/>
          <w:szCs w:val="22"/>
          <w:lang w:eastAsia="fr-BE"/>
          <w:rPrChange w:id="384" w:author="3.0" w:date="2014-09-08T14:12:00Z">
            <w:rPr>
              <w:ins w:id="385" w:author="3.0" w:date="2014-09-08T14:01:00Z"/>
              <w:rFonts w:asciiTheme="minorHAnsi" w:eastAsiaTheme="minorEastAsia" w:hAnsiTheme="minorHAnsi" w:cstheme="minorBidi"/>
              <w:i w:val="0"/>
              <w:noProof/>
              <w:sz w:val="22"/>
              <w:szCs w:val="22"/>
              <w:lang w:val="fr-BE" w:eastAsia="fr-BE"/>
            </w:rPr>
          </w:rPrChange>
        </w:rPr>
      </w:pPr>
      <w:ins w:id="386" w:author="3.0" w:date="2014-09-08T14:01:00Z">
        <w:r>
          <w:rPr>
            <w:noProof/>
          </w:rPr>
          <w:t>4.5.3</w:t>
        </w:r>
        <w:r w:rsidRPr="00902727">
          <w:rPr>
            <w:rFonts w:asciiTheme="minorHAnsi" w:eastAsiaTheme="minorEastAsia" w:hAnsiTheme="minorHAnsi" w:cstheme="minorBidi"/>
            <w:i w:val="0"/>
            <w:noProof/>
            <w:sz w:val="22"/>
            <w:szCs w:val="22"/>
            <w:lang w:eastAsia="fr-BE"/>
            <w:rPrChange w:id="387" w:author="3.0" w:date="2014-09-08T14:12:00Z">
              <w:rPr>
                <w:rFonts w:asciiTheme="minorHAnsi" w:eastAsiaTheme="minorEastAsia" w:hAnsiTheme="minorHAnsi" w:cstheme="minorBidi"/>
                <w:i w:val="0"/>
                <w:noProof/>
                <w:sz w:val="22"/>
                <w:szCs w:val="22"/>
                <w:lang w:val="fr-BE" w:eastAsia="fr-BE"/>
              </w:rPr>
            </w:rPrChange>
          </w:rPr>
          <w:tab/>
        </w:r>
        <w:r>
          <w:rPr>
            <w:noProof/>
          </w:rPr>
          <w:t>Service START_BTM_TESTS_REQUIRED</w:t>
        </w:r>
        <w:r>
          <w:rPr>
            <w:noProof/>
          </w:rPr>
          <w:tab/>
        </w:r>
        <w:r>
          <w:rPr>
            <w:noProof/>
          </w:rPr>
          <w:fldChar w:fldCharType="begin"/>
        </w:r>
        <w:r>
          <w:rPr>
            <w:noProof/>
          </w:rPr>
          <w:instrText xml:space="preserve"> PAGEREF _Toc397948242 \h </w:instrText>
        </w:r>
      </w:ins>
      <w:r>
        <w:rPr>
          <w:noProof/>
        </w:rPr>
      </w:r>
      <w:r>
        <w:rPr>
          <w:noProof/>
        </w:rPr>
        <w:fldChar w:fldCharType="separate"/>
      </w:r>
      <w:ins w:id="388" w:author="3.0" w:date="2014-09-15T10:03:00Z">
        <w:r w:rsidR="006D6783">
          <w:rPr>
            <w:noProof/>
          </w:rPr>
          <w:t>32</w:t>
        </w:r>
      </w:ins>
      <w:ins w:id="389" w:author="3.0" w:date="2014-09-08T14:01:00Z">
        <w:r>
          <w:rPr>
            <w:noProof/>
          </w:rPr>
          <w:fldChar w:fldCharType="end"/>
        </w:r>
      </w:ins>
    </w:p>
    <w:p w:rsidR="00E456EC" w:rsidRPr="00902727" w:rsidRDefault="00E456EC">
      <w:pPr>
        <w:pStyle w:val="TM3"/>
        <w:tabs>
          <w:tab w:val="left" w:pos="1100"/>
          <w:tab w:val="right" w:leader="dot" w:pos="9606"/>
        </w:tabs>
        <w:rPr>
          <w:ins w:id="390" w:author="3.0" w:date="2014-09-08T14:01:00Z"/>
          <w:rFonts w:asciiTheme="minorHAnsi" w:eastAsiaTheme="minorEastAsia" w:hAnsiTheme="minorHAnsi" w:cstheme="minorBidi"/>
          <w:i w:val="0"/>
          <w:noProof/>
          <w:sz w:val="22"/>
          <w:szCs w:val="22"/>
          <w:lang w:eastAsia="fr-BE"/>
          <w:rPrChange w:id="391" w:author="3.0" w:date="2014-09-08T14:12:00Z">
            <w:rPr>
              <w:ins w:id="392" w:author="3.0" w:date="2014-09-08T14:01:00Z"/>
              <w:rFonts w:asciiTheme="minorHAnsi" w:eastAsiaTheme="minorEastAsia" w:hAnsiTheme="minorHAnsi" w:cstheme="minorBidi"/>
              <w:i w:val="0"/>
              <w:noProof/>
              <w:sz w:val="22"/>
              <w:szCs w:val="22"/>
              <w:lang w:val="fr-BE" w:eastAsia="fr-BE"/>
            </w:rPr>
          </w:rPrChange>
        </w:rPr>
      </w:pPr>
      <w:ins w:id="393" w:author="3.0" w:date="2014-09-08T14:01:00Z">
        <w:r>
          <w:rPr>
            <w:noProof/>
          </w:rPr>
          <w:t>4.5.4</w:t>
        </w:r>
        <w:r w:rsidRPr="00902727">
          <w:rPr>
            <w:rFonts w:asciiTheme="minorHAnsi" w:eastAsiaTheme="minorEastAsia" w:hAnsiTheme="minorHAnsi" w:cstheme="minorBidi"/>
            <w:i w:val="0"/>
            <w:noProof/>
            <w:sz w:val="22"/>
            <w:szCs w:val="22"/>
            <w:lang w:eastAsia="fr-BE"/>
            <w:rPrChange w:id="394" w:author="3.0" w:date="2014-09-08T14:12:00Z">
              <w:rPr>
                <w:rFonts w:asciiTheme="minorHAnsi" w:eastAsiaTheme="minorEastAsia" w:hAnsiTheme="minorHAnsi" w:cstheme="minorBidi"/>
                <w:i w:val="0"/>
                <w:noProof/>
                <w:sz w:val="22"/>
                <w:szCs w:val="22"/>
                <w:lang w:val="fr-BE" w:eastAsia="fr-BE"/>
              </w:rPr>
            </w:rPrChange>
          </w:rPr>
          <w:tab/>
        </w:r>
        <w:r>
          <w:rPr>
            <w:noProof/>
          </w:rPr>
          <w:t>Service BTM_TESTS_FINISHED</w:t>
        </w:r>
        <w:r>
          <w:rPr>
            <w:noProof/>
          </w:rPr>
          <w:tab/>
        </w:r>
        <w:r>
          <w:rPr>
            <w:noProof/>
          </w:rPr>
          <w:fldChar w:fldCharType="begin"/>
        </w:r>
        <w:r>
          <w:rPr>
            <w:noProof/>
          </w:rPr>
          <w:instrText xml:space="preserve"> PAGEREF _Toc397948243 \h </w:instrText>
        </w:r>
      </w:ins>
      <w:r>
        <w:rPr>
          <w:noProof/>
        </w:rPr>
      </w:r>
      <w:r>
        <w:rPr>
          <w:noProof/>
        </w:rPr>
        <w:fldChar w:fldCharType="separate"/>
      </w:r>
      <w:ins w:id="395" w:author="3.0" w:date="2014-09-15T10:03:00Z">
        <w:r w:rsidR="006D6783">
          <w:rPr>
            <w:noProof/>
          </w:rPr>
          <w:t>33</w:t>
        </w:r>
      </w:ins>
      <w:ins w:id="396" w:author="3.0" w:date="2014-09-08T14:01:00Z">
        <w:r>
          <w:rPr>
            <w:noProof/>
          </w:rPr>
          <w:fldChar w:fldCharType="end"/>
        </w:r>
      </w:ins>
    </w:p>
    <w:p w:rsidR="00E456EC" w:rsidRPr="00902727" w:rsidRDefault="00E456EC">
      <w:pPr>
        <w:pStyle w:val="TM3"/>
        <w:tabs>
          <w:tab w:val="left" w:pos="1100"/>
          <w:tab w:val="right" w:leader="dot" w:pos="9606"/>
        </w:tabs>
        <w:rPr>
          <w:ins w:id="397" w:author="3.0" w:date="2014-09-08T14:01:00Z"/>
          <w:rFonts w:asciiTheme="minorHAnsi" w:eastAsiaTheme="minorEastAsia" w:hAnsiTheme="minorHAnsi" w:cstheme="minorBidi"/>
          <w:i w:val="0"/>
          <w:noProof/>
          <w:sz w:val="22"/>
          <w:szCs w:val="22"/>
          <w:lang w:eastAsia="fr-BE"/>
          <w:rPrChange w:id="398" w:author="3.0" w:date="2014-09-08T14:12:00Z">
            <w:rPr>
              <w:ins w:id="399" w:author="3.0" w:date="2014-09-08T14:01:00Z"/>
              <w:rFonts w:asciiTheme="minorHAnsi" w:eastAsiaTheme="minorEastAsia" w:hAnsiTheme="minorHAnsi" w:cstheme="minorBidi"/>
              <w:i w:val="0"/>
              <w:noProof/>
              <w:sz w:val="22"/>
              <w:szCs w:val="22"/>
              <w:lang w:val="fr-BE" w:eastAsia="fr-BE"/>
            </w:rPr>
          </w:rPrChange>
        </w:rPr>
      </w:pPr>
      <w:ins w:id="400" w:author="3.0" w:date="2014-09-08T14:01:00Z">
        <w:r>
          <w:rPr>
            <w:noProof/>
          </w:rPr>
          <w:t>4.5.5</w:t>
        </w:r>
        <w:r w:rsidRPr="00902727">
          <w:rPr>
            <w:rFonts w:asciiTheme="minorHAnsi" w:eastAsiaTheme="minorEastAsia" w:hAnsiTheme="minorHAnsi" w:cstheme="minorBidi"/>
            <w:i w:val="0"/>
            <w:noProof/>
            <w:sz w:val="22"/>
            <w:szCs w:val="22"/>
            <w:lang w:eastAsia="fr-BE"/>
            <w:rPrChange w:id="401"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_Toc397948244 \h </w:instrText>
        </w:r>
      </w:ins>
      <w:r>
        <w:rPr>
          <w:noProof/>
        </w:rPr>
      </w:r>
      <w:r>
        <w:rPr>
          <w:noProof/>
        </w:rPr>
        <w:fldChar w:fldCharType="separate"/>
      </w:r>
      <w:ins w:id="402" w:author="3.0" w:date="2014-09-15T10:03:00Z">
        <w:r w:rsidR="006D6783">
          <w:rPr>
            <w:noProof/>
          </w:rPr>
          <w:t>33</w:t>
        </w:r>
      </w:ins>
      <w:ins w:id="403" w:author="3.0" w:date="2014-09-08T14:01:00Z">
        <w:r>
          <w:rPr>
            <w:noProof/>
          </w:rPr>
          <w:fldChar w:fldCharType="end"/>
        </w:r>
      </w:ins>
    </w:p>
    <w:p w:rsidR="00E456EC" w:rsidRPr="00902727" w:rsidRDefault="00E456EC">
      <w:pPr>
        <w:pStyle w:val="TM2"/>
        <w:tabs>
          <w:tab w:val="left" w:pos="880"/>
          <w:tab w:val="right" w:leader="dot" w:pos="9606"/>
        </w:tabs>
        <w:rPr>
          <w:ins w:id="404" w:author="3.0" w:date="2014-09-08T14:01:00Z"/>
          <w:rFonts w:asciiTheme="minorHAnsi" w:eastAsiaTheme="minorEastAsia" w:hAnsiTheme="minorHAnsi" w:cstheme="minorBidi"/>
          <w:smallCaps w:val="0"/>
          <w:noProof/>
          <w:sz w:val="22"/>
          <w:szCs w:val="22"/>
          <w:lang w:eastAsia="fr-BE"/>
          <w:rPrChange w:id="405" w:author="3.0" w:date="2014-09-08T14:12:00Z">
            <w:rPr>
              <w:ins w:id="406" w:author="3.0" w:date="2014-09-08T14:01:00Z"/>
              <w:rFonts w:asciiTheme="minorHAnsi" w:eastAsiaTheme="minorEastAsia" w:hAnsiTheme="minorHAnsi" w:cstheme="minorBidi"/>
              <w:smallCaps w:val="0"/>
              <w:noProof/>
              <w:sz w:val="22"/>
              <w:szCs w:val="22"/>
              <w:lang w:val="fr-BE" w:eastAsia="fr-BE"/>
            </w:rPr>
          </w:rPrChange>
        </w:rPr>
      </w:pPr>
      <w:ins w:id="407" w:author="3.0" w:date="2014-09-08T14:01:00Z">
        <w:r>
          <w:rPr>
            <w:noProof/>
          </w:rPr>
          <w:t>4.6</w:t>
        </w:r>
        <w:r w:rsidRPr="00902727">
          <w:rPr>
            <w:rFonts w:asciiTheme="minorHAnsi" w:eastAsiaTheme="minorEastAsia" w:hAnsiTheme="minorHAnsi" w:cstheme="minorBidi"/>
            <w:smallCaps w:val="0"/>
            <w:noProof/>
            <w:sz w:val="22"/>
            <w:szCs w:val="22"/>
            <w:lang w:eastAsia="fr-BE"/>
            <w:rPrChange w:id="408" w:author="3.0" w:date="2014-09-08T14:12:00Z">
              <w:rPr>
                <w:rFonts w:asciiTheme="minorHAnsi" w:eastAsiaTheme="minorEastAsia" w:hAnsiTheme="minorHAnsi" w:cstheme="minorBidi"/>
                <w:smallCaps w:val="0"/>
                <w:noProof/>
                <w:sz w:val="22"/>
                <w:szCs w:val="22"/>
                <w:lang w:val="fr-BE" w:eastAsia="fr-BE"/>
              </w:rPr>
            </w:rPrChange>
          </w:rPr>
          <w:tab/>
        </w:r>
        <w:r>
          <w:rPr>
            <w:noProof/>
          </w:rPr>
          <w:t>TIME interface</w:t>
        </w:r>
        <w:r>
          <w:rPr>
            <w:noProof/>
          </w:rPr>
          <w:tab/>
        </w:r>
        <w:r>
          <w:rPr>
            <w:noProof/>
          </w:rPr>
          <w:fldChar w:fldCharType="begin"/>
        </w:r>
        <w:r>
          <w:rPr>
            <w:noProof/>
          </w:rPr>
          <w:instrText xml:space="preserve"> PAGEREF _Toc397948245 \h </w:instrText>
        </w:r>
      </w:ins>
      <w:r>
        <w:rPr>
          <w:noProof/>
        </w:rPr>
      </w:r>
      <w:r>
        <w:rPr>
          <w:noProof/>
        </w:rPr>
        <w:fldChar w:fldCharType="separate"/>
      </w:r>
      <w:ins w:id="409" w:author="3.0" w:date="2014-09-15T10:03:00Z">
        <w:r w:rsidR="006D6783">
          <w:rPr>
            <w:noProof/>
          </w:rPr>
          <w:t>34</w:t>
        </w:r>
      </w:ins>
      <w:ins w:id="410" w:author="3.0" w:date="2014-09-08T14:01:00Z">
        <w:r>
          <w:rPr>
            <w:noProof/>
          </w:rPr>
          <w:fldChar w:fldCharType="end"/>
        </w:r>
      </w:ins>
    </w:p>
    <w:p w:rsidR="00E456EC" w:rsidRPr="00902727" w:rsidRDefault="00E456EC">
      <w:pPr>
        <w:pStyle w:val="TM3"/>
        <w:tabs>
          <w:tab w:val="left" w:pos="1100"/>
          <w:tab w:val="right" w:leader="dot" w:pos="9606"/>
        </w:tabs>
        <w:rPr>
          <w:ins w:id="411" w:author="3.0" w:date="2014-09-08T14:01:00Z"/>
          <w:rFonts w:asciiTheme="minorHAnsi" w:eastAsiaTheme="minorEastAsia" w:hAnsiTheme="minorHAnsi" w:cstheme="minorBidi"/>
          <w:i w:val="0"/>
          <w:noProof/>
          <w:sz w:val="22"/>
          <w:szCs w:val="22"/>
          <w:lang w:eastAsia="fr-BE"/>
          <w:rPrChange w:id="412" w:author="3.0" w:date="2014-09-08T14:12:00Z">
            <w:rPr>
              <w:ins w:id="413" w:author="3.0" w:date="2014-09-08T14:01:00Z"/>
              <w:rFonts w:asciiTheme="minorHAnsi" w:eastAsiaTheme="minorEastAsia" w:hAnsiTheme="minorHAnsi" w:cstheme="minorBidi"/>
              <w:i w:val="0"/>
              <w:noProof/>
              <w:sz w:val="22"/>
              <w:szCs w:val="22"/>
              <w:lang w:val="fr-BE" w:eastAsia="fr-BE"/>
            </w:rPr>
          </w:rPrChange>
        </w:rPr>
      </w:pPr>
      <w:ins w:id="414" w:author="3.0" w:date="2014-09-08T14:01:00Z">
        <w:r>
          <w:rPr>
            <w:noProof/>
          </w:rPr>
          <w:t>4.6.1</w:t>
        </w:r>
        <w:r w:rsidRPr="00902727">
          <w:rPr>
            <w:rFonts w:asciiTheme="minorHAnsi" w:eastAsiaTheme="minorEastAsia" w:hAnsiTheme="minorHAnsi" w:cstheme="minorBidi"/>
            <w:i w:val="0"/>
            <w:noProof/>
            <w:sz w:val="22"/>
            <w:szCs w:val="22"/>
            <w:lang w:eastAsia="fr-BE"/>
            <w:rPrChange w:id="415"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_Toc397948246 \h </w:instrText>
        </w:r>
      </w:ins>
      <w:r>
        <w:rPr>
          <w:noProof/>
        </w:rPr>
      </w:r>
      <w:r>
        <w:rPr>
          <w:noProof/>
        </w:rPr>
        <w:fldChar w:fldCharType="separate"/>
      </w:r>
      <w:ins w:id="416" w:author="3.0" w:date="2014-09-15T10:03:00Z">
        <w:r w:rsidR="006D6783">
          <w:rPr>
            <w:noProof/>
          </w:rPr>
          <w:t>34</w:t>
        </w:r>
      </w:ins>
      <w:ins w:id="417" w:author="3.0" w:date="2014-09-08T14:01:00Z">
        <w:r>
          <w:rPr>
            <w:noProof/>
          </w:rPr>
          <w:fldChar w:fldCharType="end"/>
        </w:r>
      </w:ins>
    </w:p>
    <w:p w:rsidR="00E456EC" w:rsidRPr="00902727" w:rsidRDefault="00E456EC">
      <w:pPr>
        <w:pStyle w:val="TM3"/>
        <w:tabs>
          <w:tab w:val="left" w:pos="1100"/>
          <w:tab w:val="right" w:leader="dot" w:pos="9606"/>
        </w:tabs>
        <w:rPr>
          <w:ins w:id="418" w:author="3.0" w:date="2014-09-08T14:01:00Z"/>
          <w:rFonts w:asciiTheme="minorHAnsi" w:eastAsiaTheme="minorEastAsia" w:hAnsiTheme="minorHAnsi" w:cstheme="minorBidi"/>
          <w:i w:val="0"/>
          <w:noProof/>
          <w:sz w:val="22"/>
          <w:szCs w:val="22"/>
          <w:lang w:eastAsia="fr-BE"/>
          <w:rPrChange w:id="419" w:author="3.0" w:date="2014-09-08T14:12:00Z">
            <w:rPr>
              <w:ins w:id="420" w:author="3.0" w:date="2014-09-08T14:01:00Z"/>
              <w:rFonts w:asciiTheme="minorHAnsi" w:eastAsiaTheme="minorEastAsia" w:hAnsiTheme="minorHAnsi" w:cstheme="minorBidi"/>
              <w:i w:val="0"/>
              <w:noProof/>
              <w:sz w:val="22"/>
              <w:szCs w:val="22"/>
              <w:lang w:val="fr-BE" w:eastAsia="fr-BE"/>
            </w:rPr>
          </w:rPrChange>
        </w:rPr>
      </w:pPr>
      <w:ins w:id="421" w:author="3.0" w:date="2014-09-08T14:01:00Z">
        <w:r>
          <w:rPr>
            <w:noProof/>
          </w:rPr>
          <w:t>4.6.2</w:t>
        </w:r>
        <w:r w:rsidRPr="00902727">
          <w:rPr>
            <w:rFonts w:asciiTheme="minorHAnsi" w:eastAsiaTheme="minorEastAsia" w:hAnsiTheme="minorHAnsi" w:cstheme="minorBidi"/>
            <w:i w:val="0"/>
            <w:noProof/>
            <w:sz w:val="22"/>
            <w:szCs w:val="22"/>
            <w:lang w:eastAsia="fr-BE"/>
            <w:rPrChange w:id="422" w:author="3.0" w:date="2014-09-08T14:12:00Z">
              <w:rPr>
                <w:rFonts w:asciiTheme="minorHAnsi" w:eastAsiaTheme="minorEastAsia" w:hAnsiTheme="minorHAnsi" w:cstheme="minorBidi"/>
                <w:i w:val="0"/>
                <w:noProof/>
                <w:sz w:val="22"/>
                <w:szCs w:val="22"/>
                <w:lang w:val="fr-BE" w:eastAsia="fr-BE"/>
              </w:rPr>
            </w:rPrChange>
          </w:rPr>
          <w:tab/>
        </w:r>
        <w:r>
          <w:rPr>
            <w:noProof/>
          </w:rPr>
          <w:t>Service WRITE_TIME</w:t>
        </w:r>
        <w:r>
          <w:rPr>
            <w:noProof/>
          </w:rPr>
          <w:tab/>
        </w:r>
        <w:r>
          <w:rPr>
            <w:noProof/>
          </w:rPr>
          <w:fldChar w:fldCharType="begin"/>
        </w:r>
        <w:r>
          <w:rPr>
            <w:noProof/>
          </w:rPr>
          <w:instrText xml:space="preserve"> PAGEREF _Toc397948247 \h </w:instrText>
        </w:r>
      </w:ins>
      <w:r>
        <w:rPr>
          <w:noProof/>
        </w:rPr>
      </w:r>
      <w:r>
        <w:rPr>
          <w:noProof/>
        </w:rPr>
        <w:fldChar w:fldCharType="separate"/>
      </w:r>
      <w:ins w:id="423" w:author="3.0" w:date="2014-09-15T10:03:00Z">
        <w:r w:rsidR="006D6783">
          <w:rPr>
            <w:noProof/>
          </w:rPr>
          <w:t>34</w:t>
        </w:r>
      </w:ins>
      <w:ins w:id="424" w:author="3.0" w:date="2014-09-08T14:01:00Z">
        <w:r>
          <w:rPr>
            <w:noProof/>
          </w:rPr>
          <w:fldChar w:fldCharType="end"/>
        </w:r>
      </w:ins>
    </w:p>
    <w:p w:rsidR="00E456EC" w:rsidRPr="00902727" w:rsidRDefault="00E456EC">
      <w:pPr>
        <w:pStyle w:val="TM3"/>
        <w:tabs>
          <w:tab w:val="left" w:pos="1100"/>
          <w:tab w:val="right" w:leader="dot" w:pos="9606"/>
        </w:tabs>
        <w:rPr>
          <w:ins w:id="425" w:author="3.0" w:date="2014-09-08T14:01:00Z"/>
          <w:rFonts w:asciiTheme="minorHAnsi" w:eastAsiaTheme="minorEastAsia" w:hAnsiTheme="minorHAnsi" w:cstheme="minorBidi"/>
          <w:i w:val="0"/>
          <w:noProof/>
          <w:sz w:val="22"/>
          <w:szCs w:val="22"/>
          <w:lang w:eastAsia="fr-BE"/>
          <w:rPrChange w:id="426" w:author="3.0" w:date="2014-09-08T14:12:00Z">
            <w:rPr>
              <w:ins w:id="427" w:author="3.0" w:date="2014-09-08T14:01:00Z"/>
              <w:rFonts w:asciiTheme="minorHAnsi" w:eastAsiaTheme="minorEastAsia" w:hAnsiTheme="minorHAnsi" w:cstheme="minorBidi"/>
              <w:i w:val="0"/>
              <w:noProof/>
              <w:sz w:val="22"/>
              <w:szCs w:val="22"/>
              <w:lang w:val="fr-BE" w:eastAsia="fr-BE"/>
            </w:rPr>
          </w:rPrChange>
        </w:rPr>
      </w:pPr>
      <w:ins w:id="428" w:author="3.0" w:date="2014-09-08T14:01:00Z">
        <w:r>
          <w:rPr>
            <w:noProof/>
          </w:rPr>
          <w:t>4.6.3</w:t>
        </w:r>
        <w:r w:rsidRPr="00902727">
          <w:rPr>
            <w:rFonts w:asciiTheme="minorHAnsi" w:eastAsiaTheme="minorEastAsia" w:hAnsiTheme="minorHAnsi" w:cstheme="minorBidi"/>
            <w:i w:val="0"/>
            <w:noProof/>
            <w:sz w:val="22"/>
            <w:szCs w:val="22"/>
            <w:lang w:eastAsia="fr-BE"/>
            <w:rPrChange w:id="429"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_Toc397948248 \h </w:instrText>
        </w:r>
      </w:ins>
      <w:r>
        <w:rPr>
          <w:noProof/>
        </w:rPr>
      </w:r>
      <w:r>
        <w:rPr>
          <w:noProof/>
        </w:rPr>
        <w:fldChar w:fldCharType="separate"/>
      </w:r>
      <w:ins w:id="430" w:author="3.0" w:date="2014-09-15T10:03:00Z">
        <w:r w:rsidR="006D6783">
          <w:rPr>
            <w:noProof/>
          </w:rPr>
          <w:t>35</w:t>
        </w:r>
      </w:ins>
      <w:ins w:id="431" w:author="3.0" w:date="2014-09-08T14:01:00Z">
        <w:r>
          <w:rPr>
            <w:noProof/>
          </w:rPr>
          <w:fldChar w:fldCharType="end"/>
        </w:r>
      </w:ins>
    </w:p>
    <w:p w:rsidR="00E456EC" w:rsidRPr="00902727" w:rsidRDefault="00E456EC">
      <w:pPr>
        <w:pStyle w:val="TM2"/>
        <w:tabs>
          <w:tab w:val="left" w:pos="880"/>
          <w:tab w:val="right" w:leader="dot" w:pos="9606"/>
        </w:tabs>
        <w:rPr>
          <w:ins w:id="432" w:author="3.0" w:date="2014-09-08T14:01:00Z"/>
          <w:rFonts w:asciiTheme="minorHAnsi" w:eastAsiaTheme="minorEastAsia" w:hAnsiTheme="minorHAnsi" w:cstheme="minorBidi"/>
          <w:smallCaps w:val="0"/>
          <w:noProof/>
          <w:sz w:val="22"/>
          <w:szCs w:val="22"/>
          <w:lang w:eastAsia="fr-BE"/>
          <w:rPrChange w:id="433" w:author="3.0" w:date="2014-09-08T14:12:00Z">
            <w:rPr>
              <w:ins w:id="434" w:author="3.0" w:date="2014-09-08T14:01:00Z"/>
              <w:rFonts w:asciiTheme="minorHAnsi" w:eastAsiaTheme="minorEastAsia" w:hAnsiTheme="minorHAnsi" w:cstheme="minorBidi"/>
              <w:smallCaps w:val="0"/>
              <w:noProof/>
              <w:sz w:val="22"/>
              <w:szCs w:val="22"/>
              <w:lang w:val="fr-BE" w:eastAsia="fr-BE"/>
            </w:rPr>
          </w:rPrChange>
        </w:rPr>
      </w:pPr>
      <w:ins w:id="435" w:author="3.0" w:date="2014-09-08T14:01:00Z">
        <w:r>
          <w:rPr>
            <w:noProof/>
          </w:rPr>
          <w:t>4.7</w:t>
        </w:r>
        <w:r w:rsidRPr="00902727">
          <w:rPr>
            <w:rFonts w:asciiTheme="minorHAnsi" w:eastAsiaTheme="minorEastAsia" w:hAnsiTheme="minorHAnsi" w:cstheme="minorBidi"/>
            <w:smallCaps w:val="0"/>
            <w:noProof/>
            <w:sz w:val="22"/>
            <w:szCs w:val="22"/>
            <w:lang w:eastAsia="fr-BE"/>
            <w:rPrChange w:id="436" w:author="3.0" w:date="2014-09-08T14:12:00Z">
              <w:rPr>
                <w:rFonts w:asciiTheme="minorHAnsi" w:eastAsiaTheme="minorEastAsia" w:hAnsiTheme="minorHAnsi" w:cstheme="minorBidi"/>
                <w:smallCaps w:val="0"/>
                <w:noProof/>
                <w:sz w:val="22"/>
                <w:szCs w:val="22"/>
                <w:lang w:val="fr-BE" w:eastAsia="fr-BE"/>
              </w:rPr>
            </w:rPrChange>
          </w:rPr>
          <w:tab/>
        </w:r>
        <w:r>
          <w:rPr>
            <w:noProof/>
          </w:rPr>
          <w:t>MMU (Odometry) interface</w:t>
        </w:r>
        <w:r>
          <w:rPr>
            <w:noProof/>
          </w:rPr>
          <w:tab/>
        </w:r>
        <w:r>
          <w:rPr>
            <w:noProof/>
          </w:rPr>
          <w:fldChar w:fldCharType="begin"/>
        </w:r>
        <w:r>
          <w:rPr>
            <w:noProof/>
          </w:rPr>
          <w:instrText xml:space="preserve"> PAGEREF _Toc397948249 \h </w:instrText>
        </w:r>
      </w:ins>
      <w:r>
        <w:rPr>
          <w:noProof/>
        </w:rPr>
      </w:r>
      <w:r>
        <w:rPr>
          <w:noProof/>
        </w:rPr>
        <w:fldChar w:fldCharType="separate"/>
      </w:r>
      <w:ins w:id="437" w:author="3.0" w:date="2014-09-15T10:03:00Z">
        <w:r w:rsidR="006D6783">
          <w:rPr>
            <w:noProof/>
          </w:rPr>
          <w:t>36</w:t>
        </w:r>
      </w:ins>
      <w:ins w:id="438" w:author="3.0" w:date="2014-09-08T14:01:00Z">
        <w:r>
          <w:rPr>
            <w:noProof/>
          </w:rPr>
          <w:fldChar w:fldCharType="end"/>
        </w:r>
      </w:ins>
    </w:p>
    <w:p w:rsidR="00E456EC" w:rsidRPr="00902727" w:rsidRDefault="00E456EC">
      <w:pPr>
        <w:pStyle w:val="TM3"/>
        <w:tabs>
          <w:tab w:val="left" w:pos="1100"/>
          <w:tab w:val="right" w:leader="dot" w:pos="9606"/>
        </w:tabs>
        <w:rPr>
          <w:ins w:id="439" w:author="3.0" w:date="2014-09-08T14:01:00Z"/>
          <w:rFonts w:asciiTheme="minorHAnsi" w:eastAsiaTheme="minorEastAsia" w:hAnsiTheme="minorHAnsi" w:cstheme="minorBidi"/>
          <w:i w:val="0"/>
          <w:noProof/>
          <w:sz w:val="22"/>
          <w:szCs w:val="22"/>
          <w:lang w:eastAsia="fr-BE"/>
          <w:rPrChange w:id="440" w:author="3.0" w:date="2014-09-08T14:12:00Z">
            <w:rPr>
              <w:ins w:id="441" w:author="3.0" w:date="2014-09-08T14:01:00Z"/>
              <w:rFonts w:asciiTheme="minorHAnsi" w:eastAsiaTheme="minorEastAsia" w:hAnsiTheme="minorHAnsi" w:cstheme="minorBidi"/>
              <w:i w:val="0"/>
              <w:noProof/>
              <w:sz w:val="22"/>
              <w:szCs w:val="22"/>
              <w:lang w:val="fr-BE" w:eastAsia="fr-BE"/>
            </w:rPr>
          </w:rPrChange>
        </w:rPr>
      </w:pPr>
      <w:ins w:id="442" w:author="3.0" w:date="2014-09-08T14:01:00Z">
        <w:r>
          <w:rPr>
            <w:noProof/>
          </w:rPr>
          <w:t>4.7.1</w:t>
        </w:r>
        <w:r w:rsidRPr="00902727">
          <w:rPr>
            <w:rFonts w:asciiTheme="minorHAnsi" w:eastAsiaTheme="minorEastAsia" w:hAnsiTheme="minorHAnsi" w:cstheme="minorBidi"/>
            <w:i w:val="0"/>
            <w:noProof/>
            <w:sz w:val="22"/>
            <w:szCs w:val="22"/>
            <w:lang w:eastAsia="fr-BE"/>
            <w:rPrChange w:id="443"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_Toc397948250 \h </w:instrText>
        </w:r>
      </w:ins>
      <w:r>
        <w:rPr>
          <w:noProof/>
        </w:rPr>
      </w:r>
      <w:r>
        <w:rPr>
          <w:noProof/>
        </w:rPr>
        <w:fldChar w:fldCharType="separate"/>
      </w:r>
      <w:ins w:id="444" w:author="3.0" w:date="2014-09-15T10:03:00Z">
        <w:r w:rsidR="006D6783">
          <w:rPr>
            <w:noProof/>
          </w:rPr>
          <w:t>36</w:t>
        </w:r>
      </w:ins>
      <w:ins w:id="445" w:author="3.0" w:date="2014-09-08T14:01:00Z">
        <w:r>
          <w:rPr>
            <w:noProof/>
          </w:rPr>
          <w:fldChar w:fldCharType="end"/>
        </w:r>
      </w:ins>
    </w:p>
    <w:p w:rsidR="00E456EC" w:rsidRPr="00902727" w:rsidRDefault="00E456EC">
      <w:pPr>
        <w:pStyle w:val="TM3"/>
        <w:tabs>
          <w:tab w:val="left" w:pos="1100"/>
          <w:tab w:val="right" w:leader="dot" w:pos="9606"/>
        </w:tabs>
        <w:rPr>
          <w:ins w:id="446" w:author="3.0" w:date="2014-09-08T14:01:00Z"/>
          <w:rFonts w:asciiTheme="minorHAnsi" w:eastAsiaTheme="minorEastAsia" w:hAnsiTheme="minorHAnsi" w:cstheme="minorBidi"/>
          <w:i w:val="0"/>
          <w:noProof/>
          <w:sz w:val="22"/>
          <w:szCs w:val="22"/>
          <w:lang w:eastAsia="fr-BE"/>
          <w:rPrChange w:id="447" w:author="3.0" w:date="2014-09-08T14:12:00Z">
            <w:rPr>
              <w:ins w:id="448" w:author="3.0" w:date="2014-09-08T14:01:00Z"/>
              <w:rFonts w:asciiTheme="minorHAnsi" w:eastAsiaTheme="minorEastAsia" w:hAnsiTheme="minorHAnsi" w:cstheme="minorBidi"/>
              <w:i w:val="0"/>
              <w:noProof/>
              <w:sz w:val="22"/>
              <w:szCs w:val="22"/>
              <w:lang w:val="fr-BE" w:eastAsia="fr-BE"/>
            </w:rPr>
          </w:rPrChange>
        </w:rPr>
      </w:pPr>
      <w:ins w:id="449" w:author="3.0" w:date="2014-09-08T14:01:00Z">
        <w:r>
          <w:rPr>
            <w:noProof/>
          </w:rPr>
          <w:t>4.7.2</w:t>
        </w:r>
        <w:r w:rsidRPr="00902727">
          <w:rPr>
            <w:rFonts w:asciiTheme="minorHAnsi" w:eastAsiaTheme="minorEastAsia" w:hAnsiTheme="minorHAnsi" w:cstheme="minorBidi"/>
            <w:i w:val="0"/>
            <w:noProof/>
            <w:sz w:val="22"/>
            <w:szCs w:val="22"/>
            <w:lang w:eastAsia="fr-BE"/>
            <w:rPrChange w:id="450" w:author="3.0" w:date="2014-09-08T14:12:00Z">
              <w:rPr>
                <w:rFonts w:asciiTheme="minorHAnsi" w:eastAsiaTheme="minorEastAsia" w:hAnsiTheme="minorHAnsi" w:cstheme="minorBidi"/>
                <w:i w:val="0"/>
                <w:noProof/>
                <w:sz w:val="22"/>
                <w:szCs w:val="22"/>
                <w:lang w:val="fr-BE" w:eastAsia="fr-BE"/>
              </w:rPr>
            </w:rPrChange>
          </w:rPr>
          <w:tab/>
        </w:r>
        <w:r>
          <w:rPr>
            <w:noProof/>
          </w:rPr>
          <w:t>Service WRITE_MMU_DATA</w:t>
        </w:r>
        <w:r>
          <w:rPr>
            <w:noProof/>
          </w:rPr>
          <w:tab/>
        </w:r>
        <w:r>
          <w:rPr>
            <w:noProof/>
          </w:rPr>
          <w:fldChar w:fldCharType="begin"/>
        </w:r>
        <w:r>
          <w:rPr>
            <w:noProof/>
          </w:rPr>
          <w:instrText xml:space="preserve"> PAGEREF _Toc397948251 \h </w:instrText>
        </w:r>
      </w:ins>
      <w:r>
        <w:rPr>
          <w:noProof/>
        </w:rPr>
      </w:r>
      <w:r>
        <w:rPr>
          <w:noProof/>
        </w:rPr>
        <w:fldChar w:fldCharType="separate"/>
      </w:r>
      <w:ins w:id="451" w:author="3.0" w:date="2014-09-15T10:03:00Z">
        <w:r w:rsidR="006D6783">
          <w:rPr>
            <w:noProof/>
          </w:rPr>
          <w:t>36</w:t>
        </w:r>
      </w:ins>
      <w:ins w:id="452" w:author="3.0" w:date="2014-09-08T14:01:00Z">
        <w:r>
          <w:rPr>
            <w:noProof/>
          </w:rPr>
          <w:fldChar w:fldCharType="end"/>
        </w:r>
      </w:ins>
    </w:p>
    <w:p w:rsidR="00E456EC" w:rsidRPr="00902727" w:rsidRDefault="00E456EC">
      <w:pPr>
        <w:pStyle w:val="TM3"/>
        <w:tabs>
          <w:tab w:val="left" w:pos="1100"/>
          <w:tab w:val="right" w:leader="dot" w:pos="9606"/>
        </w:tabs>
        <w:rPr>
          <w:ins w:id="453" w:author="3.0" w:date="2014-09-08T14:01:00Z"/>
          <w:rFonts w:asciiTheme="minorHAnsi" w:eastAsiaTheme="minorEastAsia" w:hAnsiTheme="minorHAnsi" w:cstheme="minorBidi"/>
          <w:i w:val="0"/>
          <w:noProof/>
          <w:sz w:val="22"/>
          <w:szCs w:val="22"/>
          <w:lang w:eastAsia="fr-BE"/>
          <w:rPrChange w:id="454" w:author="3.0" w:date="2014-09-08T14:12:00Z">
            <w:rPr>
              <w:ins w:id="455" w:author="3.0" w:date="2014-09-08T14:01:00Z"/>
              <w:rFonts w:asciiTheme="minorHAnsi" w:eastAsiaTheme="minorEastAsia" w:hAnsiTheme="minorHAnsi" w:cstheme="minorBidi"/>
              <w:i w:val="0"/>
              <w:noProof/>
              <w:sz w:val="22"/>
              <w:szCs w:val="22"/>
              <w:lang w:val="fr-BE" w:eastAsia="fr-BE"/>
            </w:rPr>
          </w:rPrChange>
        </w:rPr>
      </w:pPr>
      <w:ins w:id="456" w:author="3.0" w:date="2014-09-08T14:01:00Z">
        <w:r>
          <w:rPr>
            <w:noProof/>
          </w:rPr>
          <w:t>4.7.3</w:t>
        </w:r>
        <w:r w:rsidRPr="00902727">
          <w:rPr>
            <w:rFonts w:asciiTheme="minorHAnsi" w:eastAsiaTheme="minorEastAsia" w:hAnsiTheme="minorHAnsi" w:cstheme="minorBidi"/>
            <w:i w:val="0"/>
            <w:noProof/>
            <w:sz w:val="22"/>
            <w:szCs w:val="22"/>
            <w:lang w:eastAsia="fr-BE"/>
            <w:rPrChange w:id="457"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_Toc397948252 \h </w:instrText>
        </w:r>
      </w:ins>
      <w:r>
        <w:rPr>
          <w:noProof/>
        </w:rPr>
      </w:r>
      <w:r>
        <w:rPr>
          <w:noProof/>
        </w:rPr>
        <w:fldChar w:fldCharType="separate"/>
      </w:r>
      <w:ins w:id="458" w:author="3.0" w:date="2014-09-15T10:03:00Z">
        <w:r w:rsidR="006D6783">
          <w:rPr>
            <w:noProof/>
          </w:rPr>
          <w:t>39</w:t>
        </w:r>
      </w:ins>
      <w:ins w:id="459" w:author="3.0" w:date="2014-09-08T14:01:00Z">
        <w:r>
          <w:rPr>
            <w:noProof/>
          </w:rPr>
          <w:fldChar w:fldCharType="end"/>
        </w:r>
      </w:ins>
    </w:p>
    <w:p w:rsidR="00E456EC" w:rsidRPr="00902727" w:rsidRDefault="00E456EC">
      <w:pPr>
        <w:pStyle w:val="TM2"/>
        <w:tabs>
          <w:tab w:val="left" w:pos="880"/>
          <w:tab w:val="right" w:leader="dot" w:pos="9606"/>
        </w:tabs>
        <w:rPr>
          <w:ins w:id="460" w:author="3.0" w:date="2014-09-08T14:01:00Z"/>
          <w:rFonts w:asciiTheme="minorHAnsi" w:eastAsiaTheme="minorEastAsia" w:hAnsiTheme="minorHAnsi" w:cstheme="minorBidi"/>
          <w:smallCaps w:val="0"/>
          <w:noProof/>
          <w:sz w:val="22"/>
          <w:szCs w:val="22"/>
          <w:lang w:eastAsia="fr-BE"/>
          <w:rPrChange w:id="461" w:author="3.0" w:date="2014-09-08T14:12:00Z">
            <w:rPr>
              <w:ins w:id="462" w:author="3.0" w:date="2014-09-08T14:01:00Z"/>
              <w:rFonts w:asciiTheme="minorHAnsi" w:eastAsiaTheme="minorEastAsia" w:hAnsiTheme="minorHAnsi" w:cstheme="minorBidi"/>
              <w:smallCaps w:val="0"/>
              <w:noProof/>
              <w:sz w:val="22"/>
              <w:szCs w:val="22"/>
              <w:lang w:val="fr-BE" w:eastAsia="fr-BE"/>
            </w:rPr>
          </w:rPrChange>
        </w:rPr>
      </w:pPr>
      <w:ins w:id="463" w:author="3.0" w:date="2014-09-08T14:01:00Z">
        <w:r>
          <w:rPr>
            <w:noProof/>
          </w:rPr>
          <w:t>4.8</w:t>
        </w:r>
        <w:r w:rsidRPr="00902727">
          <w:rPr>
            <w:rFonts w:asciiTheme="minorHAnsi" w:eastAsiaTheme="minorEastAsia" w:hAnsiTheme="minorHAnsi" w:cstheme="minorBidi"/>
            <w:smallCaps w:val="0"/>
            <w:noProof/>
            <w:sz w:val="22"/>
            <w:szCs w:val="22"/>
            <w:lang w:eastAsia="fr-BE"/>
            <w:rPrChange w:id="464" w:author="3.0" w:date="2014-09-08T14:12:00Z">
              <w:rPr>
                <w:rFonts w:asciiTheme="minorHAnsi" w:eastAsiaTheme="minorEastAsia" w:hAnsiTheme="minorHAnsi" w:cstheme="minorBidi"/>
                <w:smallCaps w:val="0"/>
                <w:noProof/>
                <w:sz w:val="22"/>
                <w:szCs w:val="22"/>
                <w:lang w:val="fr-BE" w:eastAsia="fr-BE"/>
              </w:rPr>
            </w:rPrChange>
          </w:rPr>
          <w:tab/>
        </w:r>
        <w:r>
          <w:rPr>
            <w:noProof/>
          </w:rPr>
          <w:t>Eurobalise interface</w:t>
        </w:r>
        <w:r>
          <w:rPr>
            <w:noProof/>
          </w:rPr>
          <w:tab/>
        </w:r>
        <w:r>
          <w:rPr>
            <w:noProof/>
          </w:rPr>
          <w:fldChar w:fldCharType="begin"/>
        </w:r>
        <w:r>
          <w:rPr>
            <w:noProof/>
          </w:rPr>
          <w:instrText xml:space="preserve"> PAGEREF _Toc397948253 \h </w:instrText>
        </w:r>
      </w:ins>
      <w:r>
        <w:rPr>
          <w:noProof/>
        </w:rPr>
      </w:r>
      <w:r>
        <w:rPr>
          <w:noProof/>
        </w:rPr>
        <w:fldChar w:fldCharType="separate"/>
      </w:r>
      <w:ins w:id="465" w:author="3.0" w:date="2014-09-15T10:03:00Z">
        <w:r w:rsidR="006D6783">
          <w:rPr>
            <w:noProof/>
          </w:rPr>
          <w:t>40</w:t>
        </w:r>
      </w:ins>
      <w:ins w:id="466" w:author="3.0" w:date="2014-09-08T14:01:00Z">
        <w:r>
          <w:rPr>
            <w:noProof/>
          </w:rPr>
          <w:fldChar w:fldCharType="end"/>
        </w:r>
      </w:ins>
    </w:p>
    <w:p w:rsidR="00E456EC" w:rsidRPr="00902727" w:rsidRDefault="00E456EC">
      <w:pPr>
        <w:pStyle w:val="TM3"/>
        <w:tabs>
          <w:tab w:val="left" w:pos="1100"/>
          <w:tab w:val="right" w:leader="dot" w:pos="9606"/>
        </w:tabs>
        <w:rPr>
          <w:ins w:id="467" w:author="3.0" w:date="2014-09-08T14:01:00Z"/>
          <w:rFonts w:asciiTheme="minorHAnsi" w:eastAsiaTheme="minorEastAsia" w:hAnsiTheme="minorHAnsi" w:cstheme="minorBidi"/>
          <w:i w:val="0"/>
          <w:noProof/>
          <w:sz w:val="22"/>
          <w:szCs w:val="22"/>
          <w:lang w:eastAsia="fr-BE"/>
          <w:rPrChange w:id="468" w:author="3.0" w:date="2014-09-08T14:12:00Z">
            <w:rPr>
              <w:ins w:id="469" w:author="3.0" w:date="2014-09-08T14:01:00Z"/>
              <w:rFonts w:asciiTheme="minorHAnsi" w:eastAsiaTheme="minorEastAsia" w:hAnsiTheme="minorHAnsi" w:cstheme="minorBidi"/>
              <w:i w:val="0"/>
              <w:noProof/>
              <w:sz w:val="22"/>
              <w:szCs w:val="22"/>
              <w:lang w:val="fr-BE" w:eastAsia="fr-BE"/>
            </w:rPr>
          </w:rPrChange>
        </w:rPr>
      </w:pPr>
      <w:ins w:id="470" w:author="3.0" w:date="2014-09-08T14:01:00Z">
        <w:r>
          <w:rPr>
            <w:noProof/>
          </w:rPr>
          <w:t>4.8.1</w:t>
        </w:r>
        <w:r w:rsidRPr="00902727">
          <w:rPr>
            <w:rFonts w:asciiTheme="minorHAnsi" w:eastAsiaTheme="minorEastAsia" w:hAnsiTheme="minorHAnsi" w:cstheme="minorBidi"/>
            <w:i w:val="0"/>
            <w:noProof/>
            <w:sz w:val="22"/>
            <w:szCs w:val="22"/>
            <w:lang w:eastAsia="fr-BE"/>
            <w:rPrChange w:id="471"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_Toc397948254 \h </w:instrText>
        </w:r>
      </w:ins>
      <w:r>
        <w:rPr>
          <w:noProof/>
        </w:rPr>
      </w:r>
      <w:r>
        <w:rPr>
          <w:noProof/>
        </w:rPr>
        <w:fldChar w:fldCharType="separate"/>
      </w:r>
      <w:ins w:id="472" w:author="3.0" w:date="2014-09-15T10:03:00Z">
        <w:r w:rsidR="006D6783">
          <w:rPr>
            <w:noProof/>
          </w:rPr>
          <w:t>40</w:t>
        </w:r>
      </w:ins>
      <w:ins w:id="473" w:author="3.0" w:date="2014-09-08T14:01:00Z">
        <w:r>
          <w:rPr>
            <w:noProof/>
          </w:rPr>
          <w:fldChar w:fldCharType="end"/>
        </w:r>
      </w:ins>
    </w:p>
    <w:p w:rsidR="00E456EC" w:rsidRPr="00902727" w:rsidRDefault="00E456EC">
      <w:pPr>
        <w:pStyle w:val="TM3"/>
        <w:tabs>
          <w:tab w:val="left" w:pos="1100"/>
          <w:tab w:val="right" w:leader="dot" w:pos="9606"/>
        </w:tabs>
        <w:rPr>
          <w:ins w:id="474" w:author="3.0" w:date="2014-09-08T14:01:00Z"/>
          <w:rFonts w:asciiTheme="minorHAnsi" w:eastAsiaTheme="minorEastAsia" w:hAnsiTheme="minorHAnsi" w:cstheme="minorBidi"/>
          <w:i w:val="0"/>
          <w:noProof/>
          <w:sz w:val="22"/>
          <w:szCs w:val="22"/>
          <w:lang w:eastAsia="fr-BE"/>
          <w:rPrChange w:id="475" w:author="3.0" w:date="2014-09-08T14:12:00Z">
            <w:rPr>
              <w:ins w:id="476" w:author="3.0" w:date="2014-09-08T14:01:00Z"/>
              <w:rFonts w:asciiTheme="minorHAnsi" w:eastAsiaTheme="minorEastAsia" w:hAnsiTheme="minorHAnsi" w:cstheme="minorBidi"/>
              <w:i w:val="0"/>
              <w:noProof/>
              <w:sz w:val="22"/>
              <w:szCs w:val="22"/>
              <w:lang w:val="fr-BE" w:eastAsia="fr-BE"/>
            </w:rPr>
          </w:rPrChange>
        </w:rPr>
      </w:pPr>
      <w:ins w:id="477" w:author="3.0" w:date="2014-09-08T14:01:00Z">
        <w:r>
          <w:rPr>
            <w:noProof/>
          </w:rPr>
          <w:t>4.8.2</w:t>
        </w:r>
        <w:r w:rsidRPr="00902727">
          <w:rPr>
            <w:rFonts w:asciiTheme="minorHAnsi" w:eastAsiaTheme="minorEastAsia" w:hAnsiTheme="minorHAnsi" w:cstheme="minorBidi"/>
            <w:i w:val="0"/>
            <w:noProof/>
            <w:sz w:val="22"/>
            <w:szCs w:val="22"/>
            <w:lang w:eastAsia="fr-BE"/>
            <w:rPrChange w:id="478" w:author="3.0" w:date="2014-09-08T14:12:00Z">
              <w:rPr>
                <w:rFonts w:asciiTheme="minorHAnsi" w:eastAsiaTheme="minorEastAsia" w:hAnsiTheme="minorHAnsi" w:cstheme="minorBidi"/>
                <w:i w:val="0"/>
                <w:noProof/>
                <w:sz w:val="22"/>
                <w:szCs w:val="22"/>
                <w:lang w:val="fr-BE" w:eastAsia="fr-BE"/>
              </w:rPr>
            </w:rPrChange>
          </w:rPr>
          <w:tab/>
        </w:r>
        <w:r>
          <w:rPr>
            <w:noProof/>
          </w:rPr>
          <w:t>Service WRITE_BTM_INFO</w:t>
        </w:r>
        <w:r>
          <w:rPr>
            <w:noProof/>
          </w:rPr>
          <w:tab/>
        </w:r>
        <w:r>
          <w:rPr>
            <w:noProof/>
          </w:rPr>
          <w:fldChar w:fldCharType="begin"/>
        </w:r>
        <w:r>
          <w:rPr>
            <w:noProof/>
          </w:rPr>
          <w:instrText xml:space="preserve"> PAGEREF _Toc397948255 \h </w:instrText>
        </w:r>
      </w:ins>
      <w:r>
        <w:rPr>
          <w:noProof/>
        </w:rPr>
      </w:r>
      <w:r>
        <w:rPr>
          <w:noProof/>
        </w:rPr>
        <w:fldChar w:fldCharType="separate"/>
      </w:r>
      <w:ins w:id="479" w:author="3.0" w:date="2014-09-15T10:03:00Z">
        <w:r w:rsidR="006D6783">
          <w:rPr>
            <w:noProof/>
          </w:rPr>
          <w:t>40</w:t>
        </w:r>
      </w:ins>
      <w:ins w:id="480" w:author="3.0" w:date="2014-09-08T14:01:00Z">
        <w:r>
          <w:rPr>
            <w:noProof/>
          </w:rPr>
          <w:fldChar w:fldCharType="end"/>
        </w:r>
      </w:ins>
    </w:p>
    <w:p w:rsidR="00E456EC" w:rsidRPr="00902727" w:rsidRDefault="00E456EC">
      <w:pPr>
        <w:pStyle w:val="TM3"/>
        <w:tabs>
          <w:tab w:val="left" w:pos="1100"/>
          <w:tab w:val="right" w:leader="dot" w:pos="9606"/>
        </w:tabs>
        <w:rPr>
          <w:ins w:id="481" w:author="3.0" w:date="2014-09-08T14:01:00Z"/>
          <w:rFonts w:asciiTheme="minorHAnsi" w:eastAsiaTheme="minorEastAsia" w:hAnsiTheme="minorHAnsi" w:cstheme="minorBidi"/>
          <w:i w:val="0"/>
          <w:noProof/>
          <w:sz w:val="22"/>
          <w:szCs w:val="22"/>
          <w:lang w:eastAsia="fr-BE"/>
          <w:rPrChange w:id="482" w:author="3.0" w:date="2014-09-08T14:12:00Z">
            <w:rPr>
              <w:ins w:id="483" w:author="3.0" w:date="2014-09-08T14:01:00Z"/>
              <w:rFonts w:asciiTheme="minorHAnsi" w:eastAsiaTheme="minorEastAsia" w:hAnsiTheme="minorHAnsi" w:cstheme="minorBidi"/>
              <w:i w:val="0"/>
              <w:noProof/>
              <w:sz w:val="22"/>
              <w:szCs w:val="22"/>
              <w:lang w:val="fr-BE" w:eastAsia="fr-BE"/>
            </w:rPr>
          </w:rPrChange>
        </w:rPr>
      </w:pPr>
      <w:ins w:id="484" w:author="3.0" w:date="2014-09-08T14:01:00Z">
        <w:r>
          <w:rPr>
            <w:noProof/>
          </w:rPr>
          <w:t>4.8.3</w:t>
        </w:r>
        <w:r w:rsidRPr="00902727">
          <w:rPr>
            <w:rFonts w:asciiTheme="minorHAnsi" w:eastAsiaTheme="minorEastAsia" w:hAnsiTheme="minorHAnsi" w:cstheme="minorBidi"/>
            <w:i w:val="0"/>
            <w:noProof/>
            <w:sz w:val="22"/>
            <w:szCs w:val="22"/>
            <w:lang w:eastAsia="fr-BE"/>
            <w:rPrChange w:id="485" w:author="3.0" w:date="2014-09-08T14:12:00Z">
              <w:rPr>
                <w:rFonts w:asciiTheme="minorHAnsi" w:eastAsiaTheme="minorEastAsia" w:hAnsiTheme="minorHAnsi" w:cstheme="minorBidi"/>
                <w:i w:val="0"/>
                <w:noProof/>
                <w:sz w:val="22"/>
                <w:szCs w:val="22"/>
                <w:lang w:val="fr-BE" w:eastAsia="fr-BE"/>
              </w:rPr>
            </w:rPrChange>
          </w:rPr>
          <w:tab/>
        </w:r>
        <w:r>
          <w:rPr>
            <w:noProof/>
          </w:rPr>
          <w:t>Service WRITE_BTM_ANTENNA</w:t>
        </w:r>
        <w:r>
          <w:rPr>
            <w:noProof/>
          </w:rPr>
          <w:tab/>
        </w:r>
        <w:r>
          <w:rPr>
            <w:noProof/>
          </w:rPr>
          <w:fldChar w:fldCharType="begin"/>
        </w:r>
        <w:r>
          <w:rPr>
            <w:noProof/>
          </w:rPr>
          <w:instrText xml:space="preserve"> PAGEREF _Toc397948256 \h </w:instrText>
        </w:r>
      </w:ins>
      <w:r>
        <w:rPr>
          <w:noProof/>
        </w:rPr>
      </w:r>
      <w:r>
        <w:rPr>
          <w:noProof/>
        </w:rPr>
        <w:fldChar w:fldCharType="separate"/>
      </w:r>
      <w:ins w:id="486" w:author="3.0" w:date="2014-09-15T10:03:00Z">
        <w:r w:rsidR="006D6783">
          <w:rPr>
            <w:noProof/>
          </w:rPr>
          <w:t>41</w:t>
        </w:r>
      </w:ins>
      <w:ins w:id="487" w:author="3.0" w:date="2014-09-08T14:01:00Z">
        <w:r>
          <w:rPr>
            <w:noProof/>
          </w:rPr>
          <w:fldChar w:fldCharType="end"/>
        </w:r>
      </w:ins>
    </w:p>
    <w:p w:rsidR="00E456EC" w:rsidRPr="00902727" w:rsidRDefault="00E456EC">
      <w:pPr>
        <w:pStyle w:val="TM3"/>
        <w:tabs>
          <w:tab w:val="left" w:pos="1100"/>
          <w:tab w:val="right" w:leader="dot" w:pos="9606"/>
        </w:tabs>
        <w:rPr>
          <w:ins w:id="488" w:author="3.0" w:date="2014-09-08T14:01:00Z"/>
          <w:rFonts w:asciiTheme="minorHAnsi" w:eastAsiaTheme="minorEastAsia" w:hAnsiTheme="minorHAnsi" w:cstheme="minorBidi"/>
          <w:i w:val="0"/>
          <w:noProof/>
          <w:sz w:val="22"/>
          <w:szCs w:val="22"/>
          <w:lang w:eastAsia="fr-BE"/>
          <w:rPrChange w:id="489" w:author="3.0" w:date="2014-09-08T14:12:00Z">
            <w:rPr>
              <w:ins w:id="490" w:author="3.0" w:date="2014-09-08T14:01:00Z"/>
              <w:rFonts w:asciiTheme="minorHAnsi" w:eastAsiaTheme="minorEastAsia" w:hAnsiTheme="minorHAnsi" w:cstheme="minorBidi"/>
              <w:i w:val="0"/>
              <w:noProof/>
              <w:sz w:val="22"/>
              <w:szCs w:val="22"/>
              <w:lang w:val="fr-BE" w:eastAsia="fr-BE"/>
            </w:rPr>
          </w:rPrChange>
        </w:rPr>
      </w:pPr>
      <w:ins w:id="491" w:author="3.0" w:date="2014-09-08T14:01:00Z">
        <w:r>
          <w:rPr>
            <w:noProof/>
          </w:rPr>
          <w:t>4.8.4</w:t>
        </w:r>
        <w:r w:rsidRPr="00902727">
          <w:rPr>
            <w:rFonts w:asciiTheme="minorHAnsi" w:eastAsiaTheme="minorEastAsia" w:hAnsiTheme="minorHAnsi" w:cstheme="minorBidi"/>
            <w:i w:val="0"/>
            <w:noProof/>
            <w:sz w:val="22"/>
            <w:szCs w:val="22"/>
            <w:lang w:eastAsia="fr-BE"/>
            <w:rPrChange w:id="492" w:author="3.0" w:date="2014-09-08T14:12:00Z">
              <w:rPr>
                <w:rFonts w:asciiTheme="minorHAnsi" w:eastAsiaTheme="minorEastAsia" w:hAnsiTheme="minorHAnsi" w:cstheme="minorBidi"/>
                <w:i w:val="0"/>
                <w:noProof/>
                <w:sz w:val="22"/>
                <w:szCs w:val="22"/>
                <w:lang w:val="fr-BE" w:eastAsia="fr-BE"/>
              </w:rPr>
            </w:rPrChange>
          </w:rPr>
          <w:tab/>
        </w:r>
        <w:r>
          <w:rPr>
            <w:noProof/>
          </w:rPr>
          <w:t>Service BAD_BALISE_RECEIVED</w:t>
        </w:r>
        <w:r>
          <w:rPr>
            <w:noProof/>
          </w:rPr>
          <w:tab/>
        </w:r>
        <w:r>
          <w:rPr>
            <w:noProof/>
          </w:rPr>
          <w:fldChar w:fldCharType="begin"/>
        </w:r>
        <w:r>
          <w:rPr>
            <w:noProof/>
          </w:rPr>
          <w:instrText xml:space="preserve"> PAGEREF _Toc397948257 \h </w:instrText>
        </w:r>
      </w:ins>
      <w:r>
        <w:rPr>
          <w:noProof/>
        </w:rPr>
      </w:r>
      <w:r>
        <w:rPr>
          <w:noProof/>
        </w:rPr>
        <w:fldChar w:fldCharType="separate"/>
      </w:r>
      <w:ins w:id="493" w:author="3.0" w:date="2014-09-15T10:03:00Z">
        <w:r w:rsidR="006D6783">
          <w:rPr>
            <w:noProof/>
          </w:rPr>
          <w:t>42</w:t>
        </w:r>
      </w:ins>
      <w:ins w:id="494" w:author="3.0" w:date="2014-09-08T14:01:00Z">
        <w:r>
          <w:rPr>
            <w:noProof/>
          </w:rPr>
          <w:fldChar w:fldCharType="end"/>
        </w:r>
      </w:ins>
    </w:p>
    <w:p w:rsidR="00E456EC" w:rsidRPr="00902727" w:rsidRDefault="00E456EC">
      <w:pPr>
        <w:pStyle w:val="TM3"/>
        <w:tabs>
          <w:tab w:val="left" w:pos="1100"/>
          <w:tab w:val="right" w:leader="dot" w:pos="9606"/>
        </w:tabs>
        <w:rPr>
          <w:ins w:id="495" w:author="3.0" w:date="2014-09-08T14:01:00Z"/>
          <w:rFonts w:asciiTheme="minorHAnsi" w:eastAsiaTheme="minorEastAsia" w:hAnsiTheme="minorHAnsi" w:cstheme="minorBidi"/>
          <w:i w:val="0"/>
          <w:noProof/>
          <w:sz w:val="22"/>
          <w:szCs w:val="22"/>
          <w:lang w:eastAsia="fr-BE"/>
          <w:rPrChange w:id="496" w:author="3.0" w:date="2014-09-08T14:12:00Z">
            <w:rPr>
              <w:ins w:id="497" w:author="3.0" w:date="2014-09-08T14:01:00Z"/>
              <w:rFonts w:asciiTheme="minorHAnsi" w:eastAsiaTheme="minorEastAsia" w:hAnsiTheme="minorHAnsi" w:cstheme="minorBidi"/>
              <w:i w:val="0"/>
              <w:noProof/>
              <w:sz w:val="22"/>
              <w:szCs w:val="22"/>
              <w:lang w:val="fr-BE" w:eastAsia="fr-BE"/>
            </w:rPr>
          </w:rPrChange>
        </w:rPr>
      </w:pPr>
      <w:ins w:id="498" w:author="3.0" w:date="2014-09-08T14:01:00Z">
        <w:r>
          <w:rPr>
            <w:noProof/>
          </w:rPr>
          <w:t>4.8.5</w:t>
        </w:r>
        <w:r w:rsidRPr="00902727">
          <w:rPr>
            <w:rFonts w:asciiTheme="minorHAnsi" w:eastAsiaTheme="minorEastAsia" w:hAnsiTheme="minorHAnsi" w:cstheme="minorBidi"/>
            <w:i w:val="0"/>
            <w:noProof/>
            <w:sz w:val="22"/>
            <w:szCs w:val="22"/>
            <w:lang w:eastAsia="fr-BE"/>
            <w:rPrChange w:id="499" w:author="3.0" w:date="2014-09-08T14:12:00Z">
              <w:rPr>
                <w:rFonts w:asciiTheme="minorHAnsi" w:eastAsiaTheme="minorEastAsia" w:hAnsiTheme="minorHAnsi" w:cstheme="minorBidi"/>
                <w:i w:val="0"/>
                <w:noProof/>
                <w:sz w:val="22"/>
                <w:szCs w:val="22"/>
                <w:lang w:val="fr-BE" w:eastAsia="fr-BE"/>
              </w:rPr>
            </w:rPrChange>
          </w:rPr>
          <w:tab/>
        </w:r>
        <w:r>
          <w:rPr>
            <w:noProof/>
          </w:rPr>
          <w:t>Service READ_BTM_INFO</w:t>
        </w:r>
        <w:r>
          <w:rPr>
            <w:noProof/>
          </w:rPr>
          <w:tab/>
        </w:r>
        <w:r>
          <w:rPr>
            <w:noProof/>
          </w:rPr>
          <w:fldChar w:fldCharType="begin"/>
        </w:r>
        <w:r>
          <w:rPr>
            <w:noProof/>
          </w:rPr>
          <w:instrText xml:space="preserve"> PAGEREF _Toc397948258 \h </w:instrText>
        </w:r>
      </w:ins>
      <w:r>
        <w:rPr>
          <w:noProof/>
        </w:rPr>
      </w:r>
      <w:r>
        <w:rPr>
          <w:noProof/>
        </w:rPr>
        <w:fldChar w:fldCharType="separate"/>
      </w:r>
      <w:ins w:id="500" w:author="3.0" w:date="2014-09-15T10:03:00Z">
        <w:r w:rsidR="006D6783">
          <w:rPr>
            <w:noProof/>
          </w:rPr>
          <w:t>42</w:t>
        </w:r>
      </w:ins>
      <w:ins w:id="501" w:author="3.0" w:date="2014-09-08T14:01:00Z">
        <w:r>
          <w:rPr>
            <w:noProof/>
          </w:rPr>
          <w:fldChar w:fldCharType="end"/>
        </w:r>
      </w:ins>
    </w:p>
    <w:p w:rsidR="00E456EC" w:rsidRPr="00902727" w:rsidRDefault="00E456EC">
      <w:pPr>
        <w:pStyle w:val="TM3"/>
        <w:tabs>
          <w:tab w:val="left" w:pos="1100"/>
          <w:tab w:val="right" w:leader="dot" w:pos="9606"/>
        </w:tabs>
        <w:rPr>
          <w:ins w:id="502" w:author="3.0" w:date="2014-09-08T14:01:00Z"/>
          <w:rFonts w:asciiTheme="minorHAnsi" w:eastAsiaTheme="minorEastAsia" w:hAnsiTheme="minorHAnsi" w:cstheme="minorBidi"/>
          <w:i w:val="0"/>
          <w:noProof/>
          <w:sz w:val="22"/>
          <w:szCs w:val="22"/>
          <w:lang w:eastAsia="fr-BE"/>
          <w:rPrChange w:id="503" w:author="3.0" w:date="2014-09-08T14:12:00Z">
            <w:rPr>
              <w:ins w:id="504" w:author="3.0" w:date="2014-09-08T14:01:00Z"/>
              <w:rFonts w:asciiTheme="minorHAnsi" w:eastAsiaTheme="minorEastAsia" w:hAnsiTheme="minorHAnsi" w:cstheme="minorBidi"/>
              <w:i w:val="0"/>
              <w:noProof/>
              <w:sz w:val="22"/>
              <w:szCs w:val="22"/>
              <w:lang w:val="fr-BE" w:eastAsia="fr-BE"/>
            </w:rPr>
          </w:rPrChange>
        </w:rPr>
      </w:pPr>
      <w:ins w:id="505" w:author="3.0" w:date="2014-09-08T14:01:00Z">
        <w:r>
          <w:rPr>
            <w:noProof/>
          </w:rPr>
          <w:t>4.8.6</w:t>
        </w:r>
        <w:r w:rsidRPr="00902727">
          <w:rPr>
            <w:rFonts w:asciiTheme="minorHAnsi" w:eastAsiaTheme="minorEastAsia" w:hAnsiTheme="minorHAnsi" w:cstheme="minorBidi"/>
            <w:i w:val="0"/>
            <w:noProof/>
            <w:sz w:val="22"/>
            <w:szCs w:val="22"/>
            <w:lang w:eastAsia="fr-BE"/>
            <w:rPrChange w:id="506" w:author="3.0" w:date="2014-09-08T14:12:00Z">
              <w:rPr>
                <w:rFonts w:asciiTheme="minorHAnsi" w:eastAsiaTheme="minorEastAsia" w:hAnsiTheme="minorHAnsi" w:cstheme="minorBidi"/>
                <w:i w:val="0"/>
                <w:noProof/>
                <w:sz w:val="22"/>
                <w:szCs w:val="22"/>
                <w:lang w:val="fr-BE" w:eastAsia="fr-BE"/>
              </w:rPr>
            </w:rPrChange>
          </w:rPr>
          <w:tab/>
        </w:r>
        <w:r>
          <w:rPr>
            <w:noProof/>
          </w:rPr>
          <w:t>Service METAL_MASS_INFO</w:t>
        </w:r>
        <w:r>
          <w:rPr>
            <w:noProof/>
          </w:rPr>
          <w:tab/>
        </w:r>
        <w:r>
          <w:rPr>
            <w:noProof/>
          </w:rPr>
          <w:fldChar w:fldCharType="begin"/>
        </w:r>
        <w:r>
          <w:rPr>
            <w:noProof/>
          </w:rPr>
          <w:instrText xml:space="preserve"> PAGEREF _Toc397948259 \h </w:instrText>
        </w:r>
      </w:ins>
      <w:r>
        <w:rPr>
          <w:noProof/>
        </w:rPr>
      </w:r>
      <w:r>
        <w:rPr>
          <w:noProof/>
        </w:rPr>
        <w:fldChar w:fldCharType="separate"/>
      </w:r>
      <w:ins w:id="507" w:author="3.0" w:date="2014-09-15T10:03:00Z">
        <w:r w:rsidR="006D6783">
          <w:rPr>
            <w:noProof/>
          </w:rPr>
          <w:t>43</w:t>
        </w:r>
      </w:ins>
      <w:ins w:id="508" w:author="3.0" w:date="2014-09-08T14:01:00Z">
        <w:r>
          <w:rPr>
            <w:noProof/>
          </w:rPr>
          <w:fldChar w:fldCharType="end"/>
        </w:r>
      </w:ins>
    </w:p>
    <w:p w:rsidR="00E456EC" w:rsidRPr="00902727" w:rsidRDefault="00E456EC">
      <w:pPr>
        <w:pStyle w:val="TM3"/>
        <w:tabs>
          <w:tab w:val="left" w:pos="1100"/>
          <w:tab w:val="right" w:leader="dot" w:pos="9606"/>
        </w:tabs>
        <w:rPr>
          <w:ins w:id="509" w:author="3.0" w:date="2014-09-08T14:01:00Z"/>
          <w:rFonts w:asciiTheme="minorHAnsi" w:eastAsiaTheme="minorEastAsia" w:hAnsiTheme="minorHAnsi" w:cstheme="minorBidi"/>
          <w:i w:val="0"/>
          <w:noProof/>
          <w:sz w:val="22"/>
          <w:szCs w:val="22"/>
          <w:lang w:eastAsia="fr-BE"/>
          <w:rPrChange w:id="510" w:author="3.0" w:date="2014-09-08T14:12:00Z">
            <w:rPr>
              <w:ins w:id="511" w:author="3.0" w:date="2014-09-08T14:01:00Z"/>
              <w:rFonts w:asciiTheme="minorHAnsi" w:eastAsiaTheme="minorEastAsia" w:hAnsiTheme="minorHAnsi" w:cstheme="minorBidi"/>
              <w:i w:val="0"/>
              <w:noProof/>
              <w:sz w:val="22"/>
              <w:szCs w:val="22"/>
              <w:lang w:val="fr-BE" w:eastAsia="fr-BE"/>
            </w:rPr>
          </w:rPrChange>
        </w:rPr>
      </w:pPr>
      <w:ins w:id="512" w:author="3.0" w:date="2014-09-08T14:01:00Z">
        <w:r>
          <w:rPr>
            <w:noProof/>
          </w:rPr>
          <w:t>4.8.7</w:t>
        </w:r>
        <w:r w:rsidRPr="00902727">
          <w:rPr>
            <w:rFonts w:asciiTheme="minorHAnsi" w:eastAsiaTheme="minorEastAsia" w:hAnsiTheme="minorHAnsi" w:cstheme="minorBidi"/>
            <w:i w:val="0"/>
            <w:noProof/>
            <w:sz w:val="22"/>
            <w:szCs w:val="22"/>
            <w:lang w:eastAsia="fr-BE"/>
            <w:rPrChange w:id="513"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_Toc397948260 \h </w:instrText>
        </w:r>
      </w:ins>
      <w:r>
        <w:rPr>
          <w:noProof/>
        </w:rPr>
      </w:r>
      <w:r>
        <w:rPr>
          <w:noProof/>
        </w:rPr>
        <w:fldChar w:fldCharType="separate"/>
      </w:r>
      <w:ins w:id="514" w:author="3.0" w:date="2014-09-15T10:03:00Z">
        <w:r w:rsidR="006D6783">
          <w:rPr>
            <w:noProof/>
          </w:rPr>
          <w:t>43</w:t>
        </w:r>
      </w:ins>
      <w:ins w:id="515" w:author="3.0" w:date="2014-09-08T14:01:00Z">
        <w:r>
          <w:rPr>
            <w:noProof/>
          </w:rPr>
          <w:fldChar w:fldCharType="end"/>
        </w:r>
      </w:ins>
    </w:p>
    <w:p w:rsidR="00E456EC" w:rsidRPr="00902727" w:rsidRDefault="00E456EC">
      <w:pPr>
        <w:pStyle w:val="TM2"/>
        <w:tabs>
          <w:tab w:val="left" w:pos="880"/>
          <w:tab w:val="right" w:leader="dot" w:pos="9606"/>
        </w:tabs>
        <w:rPr>
          <w:ins w:id="516" w:author="3.0" w:date="2014-09-08T14:01:00Z"/>
          <w:rFonts w:asciiTheme="minorHAnsi" w:eastAsiaTheme="minorEastAsia" w:hAnsiTheme="minorHAnsi" w:cstheme="minorBidi"/>
          <w:smallCaps w:val="0"/>
          <w:noProof/>
          <w:sz w:val="22"/>
          <w:szCs w:val="22"/>
          <w:lang w:eastAsia="fr-BE"/>
          <w:rPrChange w:id="517" w:author="3.0" w:date="2014-09-08T14:12:00Z">
            <w:rPr>
              <w:ins w:id="518" w:author="3.0" w:date="2014-09-08T14:01:00Z"/>
              <w:rFonts w:asciiTheme="minorHAnsi" w:eastAsiaTheme="minorEastAsia" w:hAnsiTheme="minorHAnsi" w:cstheme="minorBidi"/>
              <w:smallCaps w:val="0"/>
              <w:noProof/>
              <w:sz w:val="22"/>
              <w:szCs w:val="22"/>
              <w:lang w:val="fr-BE" w:eastAsia="fr-BE"/>
            </w:rPr>
          </w:rPrChange>
        </w:rPr>
      </w:pPr>
      <w:ins w:id="519" w:author="3.0" w:date="2014-09-08T14:01:00Z">
        <w:r>
          <w:rPr>
            <w:noProof/>
          </w:rPr>
          <w:t>4.9</w:t>
        </w:r>
        <w:r w:rsidRPr="00902727">
          <w:rPr>
            <w:rFonts w:asciiTheme="minorHAnsi" w:eastAsiaTheme="minorEastAsia" w:hAnsiTheme="minorHAnsi" w:cstheme="minorBidi"/>
            <w:smallCaps w:val="0"/>
            <w:noProof/>
            <w:sz w:val="22"/>
            <w:szCs w:val="22"/>
            <w:lang w:eastAsia="fr-BE"/>
            <w:rPrChange w:id="520" w:author="3.0" w:date="2014-09-08T14:12:00Z">
              <w:rPr>
                <w:rFonts w:asciiTheme="minorHAnsi" w:eastAsiaTheme="minorEastAsia" w:hAnsiTheme="minorHAnsi" w:cstheme="minorBidi"/>
                <w:smallCaps w:val="0"/>
                <w:noProof/>
                <w:sz w:val="22"/>
                <w:szCs w:val="22"/>
                <w:lang w:val="fr-BE" w:eastAsia="fr-BE"/>
              </w:rPr>
            </w:rPrChange>
          </w:rPr>
          <w:tab/>
        </w:r>
        <w:r>
          <w:rPr>
            <w:noProof/>
          </w:rPr>
          <w:t>Euroloop interface</w:t>
        </w:r>
        <w:r>
          <w:rPr>
            <w:noProof/>
          </w:rPr>
          <w:tab/>
        </w:r>
        <w:r>
          <w:rPr>
            <w:noProof/>
          </w:rPr>
          <w:fldChar w:fldCharType="begin"/>
        </w:r>
        <w:r>
          <w:rPr>
            <w:noProof/>
          </w:rPr>
          <w:instrText xml:space="preserve"> PAGEREF _Toc397948261 \h </w:instrText>
        </w:r>
      </w:ins>
      <w:r>
        <w:rPr>
          <w:noProof/>
        </w:rPr>
      </w:r>
      <w:r>
        <w:rPr>
          <w:noProof/>
        </w:rPr>
        <w:fldChar w:fldCharType="separate"/>
      </w:r>
      <w:ins w:id="521" w:author="3.0" w:date="2014-09-15T10:03:00Z">
        <w:r w:rsidR="006D6783">
          <w:rPr>
            <w:noProof/>
          </w:rPr>
          <w:t>44</w:t>
        </w:r>
      </w:ins>
      <w:ins w:id="522" w:author="3.0" w:date="2014-09-08T14:01:00Z">
        <w:r>
          <w:rPr>
            <w:noProof/>
          </w:rPr>
          <w:fldChar w:fldCharType="end"/>
        </w:r>
      </w:ins>
    </w:p>
    <w:p w:rsidR="00E456EC" w:rsidRPr="00902727" w:rsidRDefault="00E456EC">
      <w:pPr>
        <w:pStyle w:val="TM3"/>
        <w:tabs>
          <w:tab w:val="left" w:pos="1100"/>
          <w:tab w:val="right" w:leader="dot" w:pos="9606"/>
        </w:tabs>
        <w:rPr>
          <w:ins w:id="523" w:author="3.0" w:date="2014-09-08T14:01:00Z"/>
          <w:rFonts w:asciiTheme="minorHAnsi" w:eastAsiaTheme="minorEastAsia" w:hAnsiTheme="minorHAnsi" w:cstheme="minorBidi"/>
          <w:i w:val="0"/>
          <w:noProof/>
          <w:sz w:val="22"/>
          <w:szCs w:val="22"/>
          <w:lang w:eastAsia="fr-BE"/>
          <w:rPrChange w:id="524" w:author="3.0" w:date="2014-09-08T14:12:00Z">
            <w:rPr>
              <w:ins w:id="525" w:author="3.0" w:date="2014-09-08T14:01:00Z"/>
              <w:rFonts w:asciiTheme="minorHAnsi" w:eastAsiaTheme="minorEastAsia" w:hAnsiTheme="minorHAnsi" w:cstheme="minorBidi"/>
              <w:i w:val="0"/>
              <w:noProof/>
              <w:sz w:val="22"/>
              <w:szCs w:val="22"/>
              <w:lang w:val="fr-BE" w:eastAsia="fr-BE"/>
            </w:rPr>
          </w:rPrChange>
        </w:rPr>
      </w:pPr>
      <w:ins w:id="526" w:author="3.0" w:date="2014-09-08T14:01:00Z">
        <w:r>
          <w:rPr>
            <w:noProof/>
          </w:rPr>
          <w:t>4.9.1</w:t>
        </w:r>
        <w:r w:rsidRPr="00902727">
          <w:rPr>
            <w:rFonts w:asciiTheme="minorHAnsi" w:eastAsiaTheme="minorEastAsia" w:hAnsiTheme="minorHAnsi" w:cstheme="minorBidi"/>
            <w:i w:val="0"/>
            <w:noProof/>
            <w:sz w:val="22"/>
            <w:szCs w:val="22"/>
            <w:lang w:eastAsia="fr-BE"/>
            <w:rPrChange w:id="527"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_Toc397948262 \h </w:instrText>
        </w:r>
      </w:ins>
      <w:r>
        <w:rPr>
          <w:noProof/>
        </w:rPr>
      </w:r>
      <w:r>
        <w:rPr>
          <w:noProof/>
        </w:rPr>
        <w:fldChar w:fldCharType="separate"/>
      </w:r>
      <w:ins w:id="528" w:author="3.0" w:date="2014-09-15T10:03:00Z">
        <w:r w:rsidR="006D6783">
          <w:rPr>
            <w:noProof/>
          </w:rPr>
          <w:t>44</w:t>
        </w:r>
      </w:ins>
      <w:ins w:id="529" w:author="3.0" w:date="2014-09-08T14:01:00Z">
        <w:r>
          <w:rPr>
            <w:noProof/>
          </w:rPr>
          <w:fldChar w:fldCharType="end"/>
        </w:r>
      </w:ins>
    </w:p>
    <w:p w:rsidR="00E456EC" w:rsidRPr="00902727" w:rsidRDefault="00E456EC">
      <w:pPr>
        <w:pStyle w:val="TM3"/>
        <w:tabs>
          <w:tab w:val="left" w:pos="1100"/>
          <w:tab w:val="right" w:leader="dot" w:pos="9606"/>
        </w:tabs>
        <w:rPr>
          <w:ins w:id="530" w:author="3.0" w:date="2014-09-08T14:01:00Z"/>
          <w:rFonts w:asciiTheme="minorHAnsi" w:eastAsiaTheme="minorEastAsia" w:hAnsiTheme="minorHAnsi" w:cstheme="minorBidi"/>
          <w:i w:val="0"/>
          <w:noProof/>
          <w:sz w:val="22"/>
          <w:szCs w:val="22"/>
          <w:lang w:eastAsia="fr-BE"/>
          <w:rPrChange w:id="531" w:author="3.0" w:date="2014-09-08T14:12:00Z">
            <w:rPr>
              <w:ins w:id="532" w:author="3.0" w:date="2014-09-08T14:01:00Z"/>
              <w:rFonts w:asciiTheme="minorHAnsi" w:eastAsiaTheme="minorEastAsia" w:hAnsiTheme="minorHAnsi" w:cstheme="minorBidi"/>
              <w:i w:val="0"/>
              <w:noProof/>
              <w:sz w:val="22"/>
              <w:szCs w:val="22"/>
              <w:lang w:val="fr-BE" w:eastAsia="fr-BE"/>
            </w:rPr>
          </w:rPrChange>
        </w:rPr>
      </w:pPr>
      <w:ins w:id="533" w:author="3.0" w:date="2014-09-08T14:01:00Z">
        <w:r>
          <w:rPr>
            <w:noProof/>
          </w:rPr>
          <w:t>4.9.2</w:t>
        </w:r>
        <w:r w:rsidRPr="00902727">
          <w:rPr>
            <w:rFonts w:asciiTheme="minorHAnsi" w:eastAsiaTheme="minorEastAsia" w:hAnsiTheme="minorHAnsi" w:cstheme="minorBidi"/>
            <w:i w:val="0"/>
            <w:noProof/>
            <w:sz w:val="22"/>
            <w:szCs w:val="22"/>
            <w:lang w:eastAsia="fr-BE"/>
            <w:rPrChange w:id="534" w:author="3.0" w:date="2014-09-08T14:12:00Z">
              <w:rPr>
                <w:rFonts w:asciiTheme="minorHAnsi" w:eastAsiaTheme="minorEastAsia" w:hAnsiTheme="minorHAnsi" w:cstheme="minorBidi"/>
                <w:i w:val="0"/>
                <w:noProof/>
                <w:sz w:val="22"/>
                <w:szCs w:val="22"/>
                <w:lang w:val="fr-BE" w:eastAsia="fr-BE"/>
              </w:rPr>
            </w:rPrChange>
          </w:rPr>
          <w:tab/>
        </w:r>
        <w:r>
          <w:rPr>
            <w:noProof/>
          </w:rPr>
          <w:t>Service WRITE_LOOP_MESSAGE</w:t>
        </w:r>
        <w:r>
          <w:rPr>
            <w:noProof/>
          </w:rPr>
          <w:tab/>
        </w:r>
        <w:r>
          <w:rPr>
            <w:noProof/>
          </w:rPr>
          <w:fldChar w:fldCharType="begin"/>
        </w:r>
        <w:r>
          <w:rPr>
            <w:noProof/>
          </w:rPr>
          <w:instrText xml:space="preserve"> PAGEREF _Toc397948263 \h </w:instrText>
        </w:r>
      </w:ins>
      <w:r>
        <w:rPr>
          <w:noProof/>
        </w:rPr>
      </w:r>
      <w:r>
        <w:rPr>
          <w:noProof/>
        </w:rPr>
        <w:fldChar w:fldCharType="separate"/>
      </w:r>
      <w:ins w:id="535" w:author="3.0" w:date="2014-09-15T10:03:00Z">
        <w:r w:rsidR="006D6783">
          <w:rPr>
            <w:noProof/>
          </w:rPr>
          <w:t>45</w:t>
        </w:r>
      </w:ins>
      <w:ins w:id="536" w:author="3.0" w:date="2014-09-08T14:01:00Z">
        <w:r>
          <w:rPr>
            <w:noProof/>
          </w:rPr>
          <w:fldChar w:fldCharType="end"/>
        </w:r>
      </w:ins>
    </w:p>
    <w:p w:rsidR="00E456EC" w:rsidRPr="00902727" w:rsidRDefault="00E456EC">
      <w:pPr>
        <w:pStyle w:val="TM3"/>
        <w:tabs>
          <w:tab w:val="left" w:pos="1100"/>
          <w:tab w:val="right" w:leader="dot" w:pos="9606"/>
        </w:tabs>
        <w:rPr>
          <w:ins w:id="537" w:author="3.0" w:date="2014-09-08T14:01:00Z"/>
          <w:rFonts w:asciiTheme="minorHAnsi" w:eastAsiaTheme="minorEastAsia" w:hAnsiTheme="minorHAnsi" w:cstheme="minorBidi"/>
          <w:i w:val="0"/>
          <w:noProof/>
          <w:sz w:val="22"/>
          <w:szCs w:val="22"/>
          <w:lang w:eastAsia="fr-BE"/>
          <w:rPrChange w:id="538" w:author="3.0" w:date="2014-09-08T14:12:00Z">
            <w:rPr>
              <w:ins w:id="539" w:author="3.0" w:date="2014-09-08T14:01:00Z"/>
              <w:rFonts w:asciiTheme="minorHAnsi" w:eastAsiaTheme="minorEastAsia" w:hAnsiTheme="minorHAnsi" w:cstheme="minorBidi"/>
              <w:i w:val="0"/>
              <w:noProof/>
              <w:sz w:val="22"/>
              <w:szCs w:val="22"/>
              <w:lang w:val="fr-BE" w:eastAsia="fr-BE"/>
            </w:rPr>
          </w:rPrChange>
        </w:rPr>
      </w:pPr>
      <w:ins w:id="540" w:author="3.0" w:date="2014-09-08T14:01:00Z">
        <w:r>
          <w:rPr>
            <w:noProof/>
          </w:rPr>
          <w:t>4.9.3</w:t>
        </w:r>
        <w:r w:rsidRPr="00902727">
          <w:rPr>
            <w:rFonts w:asciiTheme="minorHAnsi" w:eastAsiaTheme="minorEastAsia" w:hAnsiTheme="minorHAnsi" w:cstheme="minorBidi"/>
            <w:i w:val="0"/>
            <w:noProof/>
            <w:sz w:val="22"/>
            <w:szCs w:val="22"/>
            <w:lang w:eastAsia="fr-BE"/>
            <w:rPrChange w:id="541" w:author="3.0" w:date="2014-09-08T14:12:00Z">
              <w:rPr>
                <w:rFonts w:asciiTheme="minorHAnsi" w:eastAsiaTheme="minorEastAsia" w:hAnsiTheme="minorHAnsi" w:cstheme="minorBidi"/>
                <w:i w:val="0"/>
                <w:noProof/>
                <w:sz w:val="22"/>
                <w:szCs w:val="22"/>
                <w:lang w:val="fr-BE" w:eastAsia="fr-BE"/>
              </w:rPr>
            </w:rPrChange>
          </w:rPr>
          <w:tab/>
        </w:r>
        <w:r>
          <w:rPr>
            <w:noProof/>
          </w:rPr>
          <w:t>Service SS_CODE_FOR_LOOP</w:t>
        </w:r>
        <w:r>
          <w:rPr>
            <w:noProof/>
          </w:rPr>
          <w:tab/>
        </w:r>
        <w:r>
          <w:rPr>
            <w:noProof/>
          </w:rPr>
          <w:fldChar w:fldCharType="begin"/>
        </w:r>
        <w:r>
          <w:rPr>
            <w:noProof/>
          </w:rPr>
          <w:instrText xml:space="preserve"> PAGEREF _Toc397948264 \h </w:instrText>
        </w:r>
      </w:ins>
      <w:r>
        <w:rPr>
          <w:noProof/>
        </w:rPr>
      </w:r>
      <w:r>
        <w:rPr>
          <w:noProof/>
        </w:rPr>
        <w:fldChar w:fldCharType="separate"/>
      </w:r>
      <w:ins w:id="542" w:author="3.0" w:date="2014-09-15T10:03:00Z">
        <w:r w:rsidR="006D6783">
          <w:rPr>
            <w:noProof/>
          </w:rPr>
          <w:t>45</w:t>
        </w:r>
      </w:ins>
      <w:ins w:id="543" w:author="3.0" w:date="2014-09-08T14:01:00Z">
        <w:r>
          <w:rPr>
            <w:noProof/>
          </w:rPr>
          <w:fldChar w:fldCharType="end"/>
        </w:r>
      </w:ins>
    </w:p>
    <w:p w:rsidR="00E456EC" w:rsidRDefault="00E456EC">
      <w:pPr>
        <w:pStyle w:val="TM3"/>
        <w:tabs>
          <w:tab w:val="left" w:pos="1100"/>
          <w:tab w:val="right" w:leader="dot" w:pos="9606"/>
        </w:tabs>
        <w:rPr>
          <w:ins w:id="544" w:author="3.0" w:date="2014-09-08T14:01:00Z"/>
          <w:rFonts w:asciiTheme="minorHAnsi" w:eastAsiaTheme="minorEastAsia" w:hAnsiTheme="minorHAnsi" w:cstheme="minorBidi"/>
          <w:i w:val="0"/>
          <w:noProof/>
          <w:sz w:val="22"/>
          <w:szCs w:val="22"/>
          <w:lang w:val="fr-BE" w:eastAsia="fr-BE"/>
        </w:rPr>
      </w:pPr>
      <w:ins w:id="545" w:author="3.0" w:date="2014-09-08T14:01:00Z">
        <w:r w:rsidRPr="00902727">
          <w:rPr>
            <w:noProof/>
            <w:lang w:val="fr-BE"/>
            <w:rPrChange w:id="546" w:author="3.0" w:date="2014-09-08T14:12:00Z">
              <w:rPr>
                <w:rFonts w:ascii="Alstom" w:hAnsi="Alstom"/>
                <w:i w:val="0"/>
                <w:noProof/>
                <w:sz w:val="22"/>
              </w:rPr>
            </w:rPrChange>
          </w:rPr>
          <w:t>4.9.4</w:t>
        </w:r>
        <w:r>
          <w:rPr>
            <w:rFonts w:asciiTheme="minorHAnsi" w:eastAsiaTheme="minorEastAsia" w:hAnsiTheme="minorHAnsi" w:cstheme="minorBidi"/>
            <w:i w:val="0"/>
            <w:noProof/>
            <w:sz w:val="22"/>
            <w:szCs w:val="22"/>
            <w:lang w:val="fr-BE" w:eastAsia="fr-BE"/>
          </w:rPr>
          <w:tab/>
        </w:r>
        <w:r w:rsidRPr="00902727">
          <w:rPr>
            <w:noProof/>
            <w:lang w:val="fr-BE"/>
            <w:rPrChange w:id="547" w:author="3.0" w:date="2014-09-08T14:12:00Z">
              <w:rPr>
                <w:rFonts w:ascii="Alstom" w:hAnsi="Alstom"/>
                <w:i w:val="0"/>
                <w:noProof/>
                <w:sz w:val="22"/>
              </w:rPr>
            </w:rPrChange>
          </w:rPr>
          <w:t>SW API extract (ADA Source Code)</w:t>
        </w:r>
        <w:r w:rsidRPr="00902727">
          <w:rPr>
            <w:noProof/>
            <w:lang w:val="fr-BE"/>
            <w:rPrChange w:id="548" w:author="3.0" w:date="2014-09-08T14:12:00Z">
              <w:rPr>
                <w:rFonts w:ascii="Alstom" w:hAnsi="Alstom"/>
                <w:i w:val="0"/>
                <w:noProof/>
                <w:sz w:val="22"/>
              </w:rPr>
            </w:rPrChange>
          </w:rPr>
          <w:tab/>
        </w:r>
        <w:r>
          <w:rPr>
            <w:noProof/>
          </w:rPr>
          <w:fldChar w:fldCharType="begin"/>
        </w:r>
        <w:r w:rsidRPr="00902727">
          <w:rPr>
            <w:noProof/>
            <w:lang w:val="fr-BE"/>
            <w:rPrChange w:id="549" w:author="3.0" w:date="2014-09-08T14:12:00Z">
              <w:rPr>
                <w:rFonts w:ascii="Alstom" w:hAnsi="Alstom"/>
                <w:i w:val="0"/>
                <w:noProof/>
                <w:sz w:val="22"/>
              </w:rPr>
            </w:rPrChange>
          </w:rPr>
          <w:instrText xml:space="preserve"> PAGEREF _Toc397948265 \h </w:instrText>
        </w:r>
      </w:ins>
      <w:r>
        <w:rPr>
          <w:noProof/>
        </w:rPr>
      </w:r>
      <w:r>
        <w:rPr>
          <w:noProof/>
        </w:rPr>
        <w:fldChar w:fldCharType="separate"/>
      </w:r>
      <w:ins w:id="550" w:author="3.0" w:date="2014-09-15T10:03:00Z">
        <w:r w:rsidR="006D6783">
          <w:rPr>
            <w:noProof/>
            <w:lang w:val="fr-BE"/>
          </w:rPr>
          <w:t>45</w:t>
        </w:r>
      </w:ins>
      <w:ins w:id="551" w:author="3.0" w:date="2014-09-08T14:01:00Z">
        <w:r>
          <w:rPr>
            <w:noProof/>
          </w:rPr>
          <w:fldChar w:fldCharType="end"/>
        </w:r>
      </w:ins>
    </w:p>
    <w:p w:rsidR="00E456EC" w:rsidRDefault="00E456EC">
      <w:pPr>
        <w:pStyle w:val="TM2"/>
        <w:tabs>
          <w:tab w:val="left" w:pos="880"/>
          <w:tab w:val="right" w:leader="dot" w:pos="9606"/>
        </w:tabs>
        <w:rPr>
          <w:ins w:id="552" w:author="3.0" w:date="2014-09-08T14:01:00Z"/>
          <w:rFonts w:asciiTheme="minorHAnsi" w:eastAsiaTheme="minorEastAsia" w:hAnsiTheme="minorHAnsi" w:cstheme="minorBidi"/>
          <w:smallCaps w:val="0"/>
          <w:noProof/>
          <w:sz w:val="22"/>
          <w:szCs w:val="22"/>
          <w:lang w:val="fr-BE" w:eastAsia="fr-BE"/>
        </w:rPr>
      </w:pPr>
      <w:ins w:id="553" w:author="3.0" w:date="2014-09-08T14:01:00Z">
        <w:r w:rsidRPr="00902727">
          <w:rPr>
            <w:noProof/>
            <w:lang w:val="fr-BE"/>
            <w:rPrChange w:id="554" w:author="3.0" w:date="2014-09-08T14:12:00Z">
              <w:rPr>
                <w:rFonts w:ascii="Alstom" w:hAnsi="Alstom"/>
                <w:smallCaps w:val="0"/>
                <w:noProof/>
                <w:sz w:val="22"/>
              </w:rPr>
            </w:rPrChange>
          </w:rPr>
          <w:t>4.10</w:t>
        </w:r>
        <w:r>
          <w:rPr>
            <w:rFonts w:asciiTheme="minorHAnsi" w:eastAsiaTheme="minorEastAsia" w:hAnsiTheme="minorHAnsi" w:cstheme="minorBidi"/>
            <w:smallCaps w:val="0"/>
            <w:noProof/>
            <w:sz w:val="22"/>
            <w:szCs w:val="22"/>
            <w:lang w:val="fr-BE" w:eastAsia="fr-BE"/>
          </w:rPr>
          <w:tab/>
        </w:r>
        <w:r w:rsidRPr="00902727">
          <w:rPr>
            <w:noProof/>
            <w:lang w:val="fr-BE"/>
            <w:rPrChange w:id="555" w:author="3.0" w:date="2014-09-08T14:12:00Z">
              <w:rPr>
                <w:rFonts w:ascii="Alstom" w:hAnsi="Alstom"/>
                <w:smallCaps w:val="0"/>
                <w:noProof/>
                <w:sz w:val="22"/>
              </w:rPr>
            </w:rPrChange>
          </w:rPr>
          <w:t>Train Interface Unit (TIU)</w:t>
        </w:r>
        <w:r w:rsidRPr="00902727">
          <w:rPr>
            <w:noProof/>
            <w:lang w:val="fr-BE"/>
            <w:rPrChange w:id="556" w:author="3.0" w:date="2014-09-08T14:12:00Z">
              <w:rPr>
                <w:rFonts w:ascii="Alstom" w:hAnsi="Alstom"/>
                <w:smallCaps w:val="0"/>
                <w:noProof/>
                <w:sz w:val="22"/>
              </w:rPr>
            </w:rPrChange>
          </w:rPr>
          <w:tab/>
        </w:r>
        <w:r>
          <w:rPr>
            <w:noProof/>
          </w:rPr>
          <w:fldChar w:fldCharType="begin"/>
        </w:r>
        <w:r w:rsidRPr="00902727">
          <w:rPr>
            <w:noProof/>
            <w:lang w:val="fr-BE"/>
            <w:rPrChange w:id="557" w:author="3.0" w:date="2014-09-08T14:12:00Z">
              <w:rPr>
                <w:rFonts w:ascii="Alstom" w:hAnsi="Alstom"/>
                <w:smallCaps w:val="0"/>
                <w:noProof/>
                <w:sz w:val="22"/>
              </w:rPr>
            </w:rPrChange>
          </w:rPr>
          <w:instrText xml:space="preserve"> PAGEREF _Toc397948266 \h </w:instrText>
        </w:r>
      </w:ins>
      <w:r>
        <w:rPr>
          <w:noProof/>
        </w:rPr>
      </w:r>
      <w:r>
        <w:rPr>
          <w:noProof/>
        </w:rPr>
        <w:fldChar w:fldCharType="separate"/>
      </w:r>
      <w:ins w:id="558" w:author="3.0" w:date="2014-09-15T10:03:00Z">
        <w:r w:rsidR="006D6783">
          <w:rPr>
            <w:noProof/>
            <w:lang w:val="fr-BE"/>
          </w:rPr>
          <w:t>46</w:t>
        </w:r>
      </w:ins>
      <w:ins w:id="559" w:author="3.0" w:date="2014-09-08T14:01:00Z">
        <w:r>
          <w:rPr>
            <w:noProof/>
          </w:rPr>
          <w:fldChar w:fldCharType="end"/>
        </w:r>
      </w:ins>
    </w:p>
    <w:p w:rsidR="00E456EC" w:rsidRPr="00902727" w:rsidRDefault="00E456EC">
      <w:pPr>
        <w:pStyle w:val="TM3"/>
        <w:tabs>
          <w:tab w:val="left" w:pos="1320"/>
          <w:tab w:val="right" w:leader="dot" w:pos="9606"/>
        </w:tabs>
        <w:rPr>
          <w:ins w:id="560" w:author="3.0" w:date="2014-09-08T14:01:00Z"/>
          <w:rFonts w:asciiTheme="minorHAnsi" w:eastAsiaTheme="minorEastAsia" w:hAnsiTheme="minorHAnsi" w:cstheme="minorBidi"/>
          <w:i w:val="0"/>
          <w:noProof/>
          <w:sz w:val="22"/>
          <w:szCs w:val="22"/>
          <w:lang w:eastAsia="fr-BE"/>
          <w:rPrChange w:id="561" w:author="3.0" w:date="2014-09-08T14:12:00Z">
            <w:rPr>
              <w:ins w:id="562" w:author="3.0" w:date="2014-09-08T14:01:00Z"/>
              <w:rFonts w:asciiTheme="minorHAnsi" w:eastAsiaTheme="minorEastAsia" w:hAnsiTheme="minorHAnsi" w:cstheme="minorBidi"/>
              <w:i w:val="0"/>
              <w:noProof/>
              <w:sz w:val="22"/>
              <w:szCs w:val="22"/>
              <w:lang w:val="fr-BE" w:eastAsia="fr-BE"/>
            </w:rPr>
          </w:rPrChange>
        </w:rPr>
      </w:pPr>
      <w:ins w:id="563" w:author="3.0" w:date="2014-09-08T14:01:00Z">
        <w:r>
          <w:rPr>
            <w:noProof/>
          </w:rPr>
          <w:t>4.10.1</w:t>
        </w:r>
        <w:r w:rsidRPr="00902727">
          <w:rPr>
            <w:rFonts w:asciiTheme="minorHAnsi" w:eastAsiaTheme="minorEastAsia" w:hAnsiTheme="minorHAnsi" w:cstheme="minorBidi"/>
            <w:i w:val="0"/>
            <w:noProof/>
            <w:sz w:val="22"/>
            <w:szCs w:val="22"/>
            <w:lang w:eastAsia="fr-BE"/>
            <w:rPrChange w:id="564"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_Toc397948267 \h </w:instrText>
        </w:r>
      </w:ins>
      <w:r>
        <w:rPr>
          <w:noProof/>
        </w:rPr>
      </w:r>
      <w:r>
        <w:rPr>
          <w:noProof/>
        </w:rPr>
        <w:fldChar w:fldCharType="separate"/>
      </w:r>
      <w:ins w:id="565" w:author="3.0" w:date="2014-09-15T10:03:00Z">
        <w:r w:rsidR="006D6783">
          <w:rPr>
            <w:noProof/>
          </w:rPr>
          <w:t>46</w:t>
        </w:r>
      </w:ins>
      <w:ins w:id="566" w:author="3.0" w:date="2014-09-08T14:01:00Z">
        <w:r>
          <w:rPr>
            <w:noProof/>
          </w:rPr>
          <w:fldChar w:fldCharType="end"/>
        </w:r>
      </w:ins>
    </w:p>
    <w:p w:rsidR="00E456EC" w:rsidRPr="00902727" w:rsidRDefault="00E456EC">
      <w:pPr>
        <w:pStyle w:val="TM3"/>
        <w:tabs>
          <w:tab w:val="left" w:pos="1320"/>
          <w:tab w:val="right" w:leader="dot" w:pos="9606"/>
        </w:tabs>
        <w:rPr>
          <w:ins w:id="567" w:author="3.0" w:date="2014-09-08T14:01:00Z"/>
          <w:rFonts w:asciiTheme="minorHAnsi" w:eastAsiaTheme="minorEastAsia" w:hAnsiTheme="minorHAnsi" w:cstheme="minorBidi"/>
          <w:i w:val="0"/>
          <w:noProof/>
          <w:sz w:val="22"/>
          <w:szCs w:val="22"/>
          <w:lang w:eastAsia="fr-BE"/>
          <w:rPrChange w:id="568" w:author="3.0" w:date="2014-09-08T14:12:00Z">
            <w:rPr>
              <w:ins w:id="569" w:author="3.0" w:date="2014-09-08T14:01:00Z"/>
              <w:rFonts w:asciiTheme="minorHAnsi" w:eastAsiaTheme="minorEastAsia" w:hAnsiTheme="minorHAnsi" w:cstheme="minorBidi"/>
              <w:i w:val="0"/>
              <w:noProof/>
              <w:sz w:val="22"/>
              <w:szCs w:val="22"/>
              <w:lang w:val="fr-BE" w:eastAsia="fr-BE"/>
            </w:rPr>
          </w:rPrChange>
        </w:rPr>
      </w:pPr>
      <w:ins w:id="570" w:author="3.0" w:date="2014-09-08T14:01:00Z">
        <w:r>
          <w:rPr>
            <w:noProof/>
          </w:rPr>
          <w:t>4.10.2</w:t>
        </w:r>
        <w:r w:rsidRPr="00902727">
          <w:rPr>
            <w:rFonts w:asciiTheme="minorHAnsi" w:eastAsiaTheme="minorEastAsia" w:hAnsiTheme="minorHAnsi" w:cstheme="minorBidi"/>
            <w:i w:val="0"/>
            <w:noProof/>
            <w:sz w:val="22"/>
            <w:szCs w:val="22"/>
            <w:lang w:eastAsia="fr-BE"/>
            <w:rPrChange w:id="571" w:author="3.0" w:date="2014-09-08T14:12:00Z">
              <w:rPr>
                <w:rFonts w:asciiTheme="minorHAnsi" w:eastAsiaTheme="minorEastAsia" w:hAnsiTheme="minorHAnsi" w:cstheme="minorBidi"/>
                <w:i w:val="0"/>
                <w:noProof/>
                <w:sz w:val="22"/>
                <w:szCs w:val="22"/>
                <w:lang w:val="fr-BE" w:eastAsia="fr-BE"/>
              </w:rPr>
            </w:rPrChange>
          </w:rPr>
          <w:tab/>
        </w:r>
        <w:r>
          <w:rPr>
            <w:noProof/>
          </w:rPr>
          <w:t>Service WRITE_TIU_MESSAGE</w:t>
        </w:r>
        <w:r>
          <w:rPr>
            <w:noProof/>
          </w:rPr>
          <w:tab/>
        </w:r>
        <w:r>
          <w:rPr>
            <w:noProof/>
          </w:rPr>
          <w:fldChar w:fldCharType="begin"/>
        </w:r>
        <w:r>
          <w:rPr>
            <w:noProof/>
          </w:rPr>
          <w:instrText xml:space="preserve"> PAGEREF _Toc397948268 \h </w:instrText>
        </w:r>
      </w:ins>
      <w:r>
        <w:rPr>
          <w:noProof/>
        </w:rPr>
      </w:r>
      <w:r>
        <w:rPr>
          <w:noProof/>
        </w:rPr>
        <w:fldChar w:fldCharType="separate"/>
      </w:r>
      <w:ins w:id="572" w:author="3.0" w:date="2014-09-15T10:03:00Z">
        <w:r w:rsidR="006D6783">
          <w:rPr>
            <w:noProof/>
          </w:rPr>
          <w:t>47</w:t>
        </w:r>
      </w:ins>
      <w:ins w:id="573" w:author="3.0" w:date="2014-09-08T14:01:00Z">
        <w:r>
          <w:rPr>
            <w:noProof/>
          </w:rPr>
          <w:fldChar w:fldCharType="end"/>
        </w:r>
      </w:ins>
    </w:p>
    <w:p w:rsidR="00E456EC" w:rsidRPr="00902727" w:rsidRDefault="00E456EC">
      <w:pPr>
        <w:pStyle w:val="TM3"/>
        <w:tabs>
          <w:tab w:val="left" w:pos="1320"/>
          <w:tab w:val="right" w:leader="dot" w:pos="9606"/>
        </w:tabs>
        <w:rPr>
          <w:ins w:id="574" w:author="3.0" w:date="2014-09-08T14:01:00Z"/>
          <w:rFonts w:asciiTheme="minorHAnsi" w:eastAsiaTheme="minorEastAsia" w:hAnsiTheme="minorHAnsi" w:cstheme="minorBidi"/>
          <w:i w:val="0"/>
          <w:noProof/>
          <w:sz w:val="22"/>
          <w:szCs w:val="22"/>
          <w:lang w:eastAsia="fr-BE"/>
          <w:rPrChange w:id="575" w:author="3.0" w:date="2014-09-08T14:12:00Z">
            <w:rPr>
              <w:ins w:id="576" w:author="3.0" w:date="2014-09-08T14:01:00Z"/>
              <w:rFonts w:asciiTheme="minorHAnsi" w:eastAsiaTheme="minorEastAsia" w:hAnsiTheme="minorHAnsi" w:cstheme="minorBidi"/>
              <w:i w:val="0"/>
              <w:noProof/>
              <w:sz w:val="22"/>
              <w:szCs w:val="22"/>
              <w:lang w:val="fr-BE" w:eastAsia="fr-BE"/>
            </w:rPr>
          </w:rPrChange>
        </w:rPr>
      </w:pPr>
      <w:ins w:id="577" w:author="3.0" w:date="2014-09-08T14:01:00Z">
        <w:r>
          <w:rPr>
            <w:noProof/>
          </w:rPr>
          <w:t>4.10.3</w:t>
        </w:r>
        <w:r w:rsidRPr="00902727">
          <w:rPr>
            <w:rFonts w:asciiTheme="minorHAnsi" w:eastAsiaTheme="minorEastAsia" w:hAnsiTheme="minorHAnsi" w:cstheme="minorBidi"/>
            <w:i w:val="0"/>
            <w:noProof/>
            <w:sz w:val="22"/>
            <w:szCs w:val="22"/>
            <w:lang w:eastAsia="fr-BE"/>
            <w:rPrChange w:id="578" w:author="3.0" w:date="2014-09-08T14:12:00Z">
              <w:rPr>
                <w:rFonts w:asciiTheme="minorHAnsi" w:eastAsiaTheme="minorEastAsia" w:hAnsiTheme="minorHAnsi" w:cstheme="minorBidi"/>
                <w:i w:val="0"/>
                <w:noProof/>
                <w:sz w:val="22"/>
                <w:szCs w:val="22"/>
                <w:lang w:val="fr-BE" w:eastAsia="fr-BE"/>
              </w:rPr>
            </w:rPrChange>
          </w:rPr>
          <w:tab/>
        </w:r>
        <w:r>
          <w:rPr>
            <w:noProof/>
          </w:rPr>
          <w:t>Service READ_TIU_MESSAGE</w:t>
        </w:r>
        <w:r>
          <w:rPr>
            <w:noProof/>
          </w:rPr>
          <w:tab/>
        </w:r>
        <w:r>
          <w:rPr>
            <w:noProof/>
          </w:rPr>
          <w:fldChar w:fldCharType="begin"/>
        </w:r>
        <w:r>
          <w:rPr>
            <w:noProof/>
          </w:rPr>
          <w:instrText xml:space="preserve"> PAGEREF _Toc397948269 \h </w:instrText>
        </w:r>
      </w:ins>
      <w:r>
        <w:rPr>
          <w:noProof/>
        </w:rPr>
      </w:r>
      <w:r>
        <w:rPr>
          <w:noProof/>
        </w:rPr>
        <w:fldChar w:fldCharType="separate"/>
      </w:r>
      <w:ins w:id="579" w:author="3.0" w:date="2014-09-15T10:03:00Z">
        <w:r w:rsidR="006D6783">
          <w:rPr>
            <w:noProof/>
          </w:rPr>
          <w:t>47</w:t>
        </w:r>
      </w:ins>
      <w:ins w:id="580" w:author="3.0" w:date="2014-09-08T14:01:00Z">
        <w:r>
          <w:rPr>
            <w:noProof/>
          </w:rPr>
          <w:fldChar w:fldCharType="end"/>
        </w:r>
      </w:ins>
    </w:p>
    <w:p w:rsidR="00E456EC" w:rsidRPr="00902727" w:rsidRDefault="00E456EC">
      <w:pPr>
        <w:pStyle w:val="TM3"/>
        <w:tabs>
          <w:tab w:val="left" w:pos="1320"/>
          <w:tab w:val="right" w:leader="dot" w:pos="9606"/>
        </w:tabs>
        <w:rPr>
          <w:ins w:id="581" w:author="3.0" w:date="2014-09-08T14:01:00Z"/>
          <w:rFonts w:asciiTheme="minorHAnsi" w:eastAsiaTheme="minorEastAsia" w:hAnsiTheme="minorHAnsi" w:cstheme="minorBidi"/>
          <w:i w:val="0"/>
          <w:noProof/>
          <w:sz w:val="22"/>
          <w:szCs w:val="22"/>
          <w:lang w:eastAsia="fr-BE"/>
          <w:rPrChange w:id="582" w:author="3.0" w:date="2014-09-08T14:12:00Z">
            <w:rPr>
              <w:ins w:id="583" w:author="3.0" w:date="2014-09-08T14:01:00Z"/>
              <w:rFonts w:asciiTheme="minorHAnsi" w:eastAsiaTheme="minorEastAsia" w:hAnsiTheme="minorHAnsi" w:cstheme="minorBidi"/>
              <w:i w:val="0"/>
              <w:noProof/>
              <w:sz w:val="22"/>
              <w:szCs w:val="22"/>
              <w:lang w:val="fr-BE" w:eastAsia="fr-BE"/>
            </w:rPr>
          </w:rPrChange>
        </w:rPr>
      </w:pPr>
      <w:ins w:id="584" w:author="3.0" w:date="2014-09-08T14:01:00Z">
        <w:r>
          <w:rPr>
            <w:noProof/>
          </w:rPr>
          <w:t>4.10.4</w:t>
        </w:r>
        <w:r w:rsidRPr="00902727">
          <w:rPr>
            <w:rFonts w:asciiTheme="minorHAnsi" w:eastAsiaTheme="minorEastAsia" w:hAnsiTheme="minorHAnsi" w:cstheme="minorBidi"/>
            <w:i w:val="0"/>
            <w:noProof/>
            <w:sz w:val="22"/>
            <w:szCs w:val="22"/>
            <w:lang w:eastAsia="fr-BE"/>
            <w:rPrChange w:id="585" w:author="3.0" w:date="2014-09-08T14:12:00Z">
              <w:rPr>
                <w:rFonts w:asciiTheme="minorHAnsi" w:eastAsiaTheme="minorEastAsia" w:hAnsiTheme="minorHAnsi" w:cstheme="minorBidi"/>
                <w:i w:val="0"/>
                <w:noProof/>
                <w:sz w:val="22"/>
                <w:szCs w:val="22"/>
                <w:lang w:val="fr-BE" w:eastAsia="fr-BE"/>
              </w:rPr>
            </w:rPrChange>
          </w:rPr>
          <w:tab/>
        </w:r>
        <w:r>
          <w:rPr>
            <w:noProof/>
          </w:rPr>
          <w:t>Service TIU_MESSAGE_QUEUE_IS_EMPTY</w:t>
        </w:r>
        <w:r>
          <w:rPr>
            <w:noProof/>
          </w:rPr>
          <w:tab/>
        </w:r>
        <w:r>
          <w:rPr>
            <w:noProof/>
          </w:rPr>
          <w:fldChar w:fldCharType="begin"/>
        </w:r>
        <w:r>
          <w:rPr>
            <w:noProof/>
          </w:rPr>
          <w:instrText xml:space="preserve"> PAGEREF _Toc397948270 \h </w:instrText>
        </w:r>
      </w:ins>
      <w:r>
        <w:rPr>
          <w:noProof/>
        </w:rPr>
      </w:r>
      <w:r>
        <w:rPr>
          <w:noProof/>
        </w:rPr>
        <w:fldChar w:fldCharType="separate"/>
      </w:r>
      <w:ins w:id="586" w:author="3.0" w:date="2014-09-15T10:03:00Z">
        <w:r w:rsidR="006D6783">
          <w:rPr>
            <w:noProof/>
          </w:rPr>
          <w:t>48</w:t>
        </w:r>
      </w:ins>
      <w:ins w:id="587" w:author="3.0" w:date="2014-09-08T14:01:00Z">
        <w:r>
          <w:rPr>
            <w:noProof/>
          </w:rPr>
          <w:fldChar w:fldCharType="end"/>
        </w:r>
      </w:ins>
    </w:p>
    <w:p w:rsidR="00E456EC" w:rsidRPr="00902727" w:rsidRDefault="00E456EC">
      <w:pPr>
        <w:pStyle w:val="TM3"/>
        <w:tabs>
          <w:tab w:val="left" w:pos="1320"/>
          <w:tab w:val="right" w:leader="dot" w:pos="9606"/>
        </w:tabs>
        <w:rPr>
          <w:ins w:id="588" w:author="3.0" w:date="2014-09-08T14:01:00Z"/>
          <w:rFonts w:asciiTheme="minorHAnsi" w:eastAsiaTheme="minorEastAsia" w:hAnsiTheme="minorHAnsi" w:cstheme="minorBidi"/>
          <w:i w:val="0"/>
          <w:noProof/>
          <w:sz w:val="22"/>
          <w:szCs w:val="22"/>
          <w:lang w:eastAsia="fr-BE"/>
          <w:rPrChange w:id="589" w:author="3.0" w:date="2014-09-08T14:12:00Z">
            <w:rPr>
              <w:ins w:id="590" w:author="3.0" w:date="2014-09-08T14:01:00Z"/>
              <w:rFonts w:asciiTheme="minorHAnsi" w:eastAsiaTheme="minorEastAsia" w:hAnsiTheme="minorHAnsi" w:cstheme="minorBidi"/>
              <w:i w:val="0"/>
              <w:noProof/>
              <w:sz w:val="22"/>
              <w:szCs w:val="22"/>
              <w:lang w:val="fr-BE" w:eastAsia="fr-BE"/>
            </w:rPr>
          </w:rPrChange>
        </w:rPr>
      </w:pPr>
      <w:ins w:id="591" w:author="3.0" w:date="2014-09-08T14:01:00Z">
        <w:r>
          <w:rPr>
            <w:noProof/>
          </w:rPr>
          <w:t>4.10.5</w:t>
        </w:r>
        <w:r w:rsidRPr="00902727">
          <w:rPr>
            <w:rFonts w:asciiTheme="minorHAnsi" w:eastAsiaTheme="minorEastAsia" w:hAnsiTheme="minorHAnsi" w:cstheme="minorBidi"/>
            <w:i w:val="0"/>
            <w:noProof/>
            <w:sz w:val="22"/>
            <w:szCs w:val="22"/>
            <w:lang w:eastAsia="fr-BE"/>
            <w:rPrChange w:id="592" w:author="3.0" w:date="2014-09-08T14:12:00Z">
              <w:rPr>
                <w:rFonts w:asciiTheme="minorHAnsi" w:eastAsiaTheme="minorEastAsia" w:hAnsiTheme="minorHAnsi" w:cstheme="minorBidi"/>
                <w:i w:val="0"/>
                <w:noProof/>
                <w:sz w:val="22"/>
                <w:szCs w:val="22"/>
                <w:lang w:val="fr-BE" w:eastAsia="fr-BE"/>
              </w:rPr>
            </w:rPrChange>
          </w:rPr>
          <w:tab/>
        </w:r>
        <w:r>
          <w:rPr>
            <w:noProof/>
          </w:rPr>
          <w:t>Service EB_REQUESTED</w:t>
        </w:r>
        <w:r>
          <w:rPr>
            <w:noProof/>
          </w:rPr>
          <w:tab/>
        </w:r>
        <w:r>
          <w:rPr>
            <w:noProof/>
          </w:rPr>
          <w:fldChar w:fldCharType="begin"/>
        </w:r>
        <w:r>
          <w:rPr>
            <w:noProof/>
          </w:rPr>
          <w:instrText xml:space="preserve"> PAGEREF _Toc397948271 \h </w:instrText>
        </w:r>
      </w:ins>
      <w:r>
        <w:rPr>
          <w:noProof/>
        </w:rPr>
      </w:r>
      <w:r>
        <w:rPr>
          <w:noProof/>
        </w:rPr>
        <w:fldChar w:fldCharType="separate"/>
      </w:r>
      <w:ins w:id="593" w:author="3.0" w:date="2014-09-15T10:03:00Z">
        <w:r w:rsidR="006D6783">
          <w:rPr>
            <w:noProof/>
          </w:rPr>
          <w:t>48</w:t>
        </w:r>
      </w:ins>
      <w:ins w:id="594" w:author="3.0" w:date="2014-09-08T14:01:00Z">
        <w:r>
          <w:rPr>
            <w:noProof/>
          </w:rPr>
          <w:fldChar w:fldCharType="end"/>
        </w:r>
      </w:ins>
    </w:p>
    <w:p w:rsidR="00E456EC" w:rsidRPr="00902727" w:rsidRDefault="00E456EC">
      <w:pPr>
        <w:pStyle w:val="TM3"/>
        <w:tabs>
          <w:tab w:val="left" w:pos="1320"/>
          <w:tab w:val="right" w:leader="dot" w:pos="9606"/>
        </w:tabs>
        <w:rPr>
          <w:ins w:id="595" w:author="3.0" w:date="2014-09-08T14:01:00Z"/>
          <w:rFonts w:asciiTheme="minorHAnsi" w:eastAsiaTheme="minorEastAsia" w:hAnsiTheme="minorHAnsi" w:cstheme="minorBidi"/>
          <w:i w:val="0"/>
          <w:noProof/>
          <w:sz w:val="22"/>
          <w:szCs w:val="22"/>
          <w:lang w:eastAsia="fr-BE"/>
          <w:rPrChange w:id="596" w:author="3.0" w:date="2014-09-08T14:12:00Z">
            <w:rPr>
              <w:ins w:id="597" w:author="3.0" w:date="2014-09-08T14:01:00Z"/>
              <w:rFonts w:asciiTheme="minorHAnsi" w:eastAsiaTheme="minorEastAsia" w:hAnsiTheme="minorHAnsi" w:cstheme="minorBidi"/>
              <w:i w:val="0"/>
              <w:noProof/>
              <w:sz w:val="22"/>
              <w:szCs w:val="22"/>
              <w:lang w:val="fr-BE" w:eastAsia="fr-BE"/>
            </w:rPr>
          </w:rPrChange>
        </w:rPr>
      </w:pPr>
      <w:ins w:id="598" w:author="3.0" w:date="2014-09-08T14:01:00Z">
        <w:r>
          <w:rPr>
            <w:noProof/>
          </w:rPr>
          <w:t>4.10.6</w:t>
        </w:r>
        <w:r w:rsidRPr="00902727">
          <w:rPr>
            <w:rFonts w:asciiTheme="minorHAnsi" w:eastAsiaTheme="minorEastAsia" w:hAnsiTheme="minorHAnsi" w:cstheme="minorBidi"/>
            <w:i w:val="0"/>
            <w:noProof/>
            <w:sz w:val="22"/>
            <w:szCs w:val="22"/>
            <w:lang w:eastAsia="fr-BE"/>
            <w:rPrChange w:id="599" w:author="3.0" w:date="2014-09-08T14:12:00Z">
              <w:rPr>
                <w:rFonts w:asciiTheme="minorHAnsi" w:eastAsiaTheme="minorEastAsia" w:hAnsiTheme="minorHAnsi" w:cstheme="minorBidi"/>
                <w:i w:val="0"/>
                <w:noProof/>
                <w:sz w:val="22"/>
                <w:szCs w:val="22"/>
                <w:lang w:val="fr-BE" w:eastAsia="fr-BE"/>
              </w:rPr>
            </w:rPrChange>
          </w:rPr>
          <w:tab/>
        </w:r>
        <w:r>
          <w:rPr>
            <w:noProof/>
          </w:rPr>
          <w:t>Service EVC_ISOLATION_IS_REQUESTED</w:t>
        </w:r>
        <w:r>
          <w:rPr>
            <w:noProof/>
          </w:rPr>
          <w:tab/>
        </w:r>
        <w:r>
          <w:rPr>
            <w:noProof/>
          </w:rPr>
          <w:fldChar w:fldCharType="begin"/>
        </w:r>
        <w:r>
          <w:rPr>
            <w:noProof/>
          </w:rPr>
          <w:instrText xml:space="preserve"> PAGEREF _Toc397948272 \h </w:instrText>
        </w:r>
      </w:ins>
      <w:r>
        <w:rPr>
          <w:noProof/>
        </w:rPr>
      </w:r>
      <w:r>
        <w:rPr>
          <w:noProof/>
        </w:rPr>
        <w:fldChar w:fldCharType="separate"/>
      </w:r>
      <w:ins w:id="600" w:author="3.0" w:date="2014-09-15T10:03:00Z">
        <w:r w:rsidR="006D6783">
          <w:rPr>
            <w:noProof/>
          </w:rPr>
          <w:t>49</w:t>
        </w:r>
      </w:ins>
      <w:ins w:id="601" w:author="3.0" w:date="2014-09-08T14:01:00Z">
        <w:r>
          <w:rPr>
            <w:noProof/>
          </w:rPr>
          <w:fldChar w:fldCharType="end"/>
        </w:r>
      </w:ins>
    </w:p>
    <w:p w:rsidR="00E456EC" w:rsidRPr="00902727" w:rsidRDefault="00E456EC">
      <w:pPr>
        <w:pStyle w:val="TM3"/>
        <w:tabs>
          <w:tab w:val="left" w:pos="1320"/>
          <w:tab w:val="right" w:leader="dot" w:pos="9606"/>
        </w:tabs>
        <w:rPr>
          <w:ins w:id="602" w:author="3.0" w:date="2014-09-08T14:01:00Z"/>
          <w:rFonts w:asciiTheme="minorHAnsi" w:eastAsiaTheme="minorEastAsia" w:hAnsiTheme="minorHAnsi" w:cstheme="minorBidi"/>
          <w:i w:val="0"/>
          <w:noProof/>
          <w:sz w:val="22"/>
          <w:szCs w:val="22"/>
          <w:lang w:eastAsia="fr-BE"/>
          <w:rPrChange w:id="603" w:author="3.0" w:date="2014-09-08T14:12:00Z">
            <w:rPr>
              <w:ins w:id="604" w:author="3.0" w:date="2014-09-08T14:01:00Z"/>
              <w:rFonts w:asciiTheme="minorHAnsi" w:eastAsiaTheme="minorEastAsia" w:hAnsiTheme="minorHAnsi" w:cstheme="minorBidi"/>
              <w:i w:val="0"/>
              <w:noProof/>
              <w:sz w:val="22"/>
              <w:szCs w:val="22"/>
              <w:lang w:val="fr-BE" w:eastAsia="fr-BE"/>
            </w:rPr>
          </w:rPrChange>
        </w:rPr>
      </w:pPr>
      <w:ins w:id="605" w:author="3.0" w:date="2014-09-08T14:01:00Z">
        <w:r>
          <w:rPr>
            <w:noProof/>
          </w:rPr>
          <w:t>4.10.7</w:t>
        </w:r>
        <w:r w:rsidRPr="00902727">
          <w:rPr>
            <w:rFonts w:asciiTheme="minorHAnsi" w:eastAsiaTheme="minorEastAsia" w:hAnsiTheme="minorHAnsi" w:cstheme="minorBidi"/>
            <w:i w:val="0"/>
            <w:noProof/>
            <w:sz w:val="22"/>
            <w:szCs w:val="22"/>
            <w:lang w:eastAsia="fr-BE"/>
            <w:rPrChange w:id="606" w:author="3.0" w:date="2014-09-08T14:12:00Z">
              <w:rPr>
                <w:rFonts w:asciiTheme="minorHAnsi" w:eastAsiaTheme="minorEastAsia" w:hAnsiTheme="minorHAnsi" w:cstheme="minorBidi"/>
                <w:i w:val="0"/>
                <w:noProof/>
                <w:sz w:val="22"/>
                <w:szCs w:val="22"/>
                <w:lang w:val="fr-BE" w:eastAsia="fr-BE"/>
              </w:rPr>
            </w:rPrChange>
          </w:rPr>
          <w:tab/>
        </w:r>
        <w:r>
          <w:rPr>
            <w:noProof/>
          </w:rPr>
          <w:t>Service OCCUPIED_CABIN</w:t>
        </w:r>
        <w:r>
          <w:rPr>
            <w:noProof/>
          </w:rPr>
          <w:tab/>
        </w:r>
        <w:r>
          <w:rPr>
            <w:noProof/>
          </w:rPr>
          <w:fldChar w:fldCharType="begin"/>
        </w:r>
        <w:r>
          <w:rPr>
            <w:noProof/>
          </w:rPr>
          <w:instrText xml:space="preserve"> PAGEREF _Toc397948273 \h </w:instrText>
        </w:r>
      </w:ins>
      <w:r>
        <w:rPr>
          <w:noProof/>
        </w:rPr>
      </w:r>
      <w:r>
        <w:rPr>
          <w:noProof/>
        </w:rPr>
        <w:fldChar w:fldCharType="separate"/>
      </w:r>
      <w:ins w:id="607" w:author="3.0" w:date="2014-09-15T10:03:00Z">
        <w:r w:rsidR="006D6783">
          <w:rPr>
            <w:noProof/>
          </w:rPr>
          <w:t>49</w:t>
        </w:r>
      </w:ins>
      <w:ins w:id="608" w:author="3.0" w:date="2014-09-08T14:01:00Z">
        <w:r>
          <w:rPr>
            <w:noProof/>
          </w:rPr>
          <w:fldChar w:fldCharType="end"/>
        </w:r>
      </w:ins>
    </w:p>
    <w:p w:rsidR="00E456EC" w:rsidRPr="00902727" w:rsidRDefault="00E456EC">
      <w:pPr>
        <w:pStyle w:val="TM3"/>
        <w:tabs>
          <w:tab w:val="left" w:pos="1320"/>
          <w:tab w:val="right" w:leader="dot" w:pos="9606"/>
        </w:tabs>
        <w:rPr>
          <w:ins w:id="609" w:author="3.0" w:date="2014-09-08T14:01:00Z"/>
          <w:rFonts w:asciiTheme="minorHAnsi" w:eastAsiaTheme="minorEastAsia" w:hAnsiTheme="minorHAnsi" w:cstheme="minorBidi"/>
          <w:i w:val="0"/>
          <w:noProof/>
          <w:sz w:val="22"/>
          <w:szCs w:val="22"/>
          <w:lang w:eastAsia="fr-BE"/>
          <w:rPrChange w:id="610" w:author="3.0" w:date="2014-09-08T14:12:00Z">
            <w:rPr>
              <w:ins w:id="611" w:author="3.0" w:date="2014-09-08T14:01:00Z"/>
              <w:rFonts w:asciiTheme="minorHAnsi" w:eastAsiaTheme="minorEastAsia" w:hAnsiTheme="minorHAnsi" w:cstheme="minorBidi"/>
              <w:i w:val="0"/>
              <w:noProof/>
              <w:sz w:val="22"/>
              <w:szCs w:val="22"/>
              <w:lang w:val="fr-BE" w:eastAsia="fr-BE"/>
            </w:rPr>
          </w:rPrChange>
        </w:rPr>
      </w:pPr>
      <w:ins w:id="612" w:author="3.0" w:date="2014-09-08T14:01:00Z">
        <w:r>
          <w:rPr>
            <w:noProof/>
          </w:rPr>
          <w:t>4.10.8</w:t>
        </w:r>
        <w:r w:rsidRPr="00902727">
          <w:rPr>
            <w:rFonts w:asciiTheme="minorHAnsi" w:eastAsiaTheme="minorEastAsia" w:hAnsiTheme="minorHAnsi" w:cstheme="minorBidi"/>
            <w:i w:val="0"/>
            <w:noProof/>
            <w:sz w:val="22"/>
            <w:szCs w:val="22"/>
            <w:lang w:eastAsia="fr-BE"/>
            <w:rPrChange w:id="613"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_Toc397948274 \h </w:instrText>
        </w:r>
      </w:ins>
      <w:r>
        <w:rPr>
          <w:noProof/>
        </w:rPr>
      </w:r>
      <w:r>
        <w:rPr>
          <w:noProof/>
        </w:rPr>
        <w:fldChar w:fldCharType="separate"/>
      </w:r>
      <w:ins w:id="614" w:author="3.0" w:date="2014-09-15T10:03:00Z">
        <w:r w:rsidR="006D6783">
          <w:rPr>
            <w:noProof/>
          </w:rPr>
          <w:t>49</w:t>
        </w:r>
      </w:ins>
      <w:ins w:id="615" w:author="3.0" w:date="2014-09-08T14:01:00Z">
        <w:r>
          <w:rPr>
            <w:noProof/>
          </w:rPr>
          <w:fldChar w:fldCharType="end"/>
        </w:r>
      </w:ins>
    </w:p>
    <w:p w:rsidR="00E456EC" w:rsidRPr="00902727" w:rsidRDefault="00E456EC">
      <w:pPr>
        <w:pStyle w:val="TM2"/>
        <w:tabs>
          <w:tab w:val="left" w:pos="880"/>
          <w:tab w:val="right" w:leader="dot" w:pos="9606"/>
        </w:tabs>
        <w:rPr>
          <w:ins w:id="616" w:author="3.0" w:date="2014-09-08T14:01:00Z"/>
          <w:rFonts w:asciiTheme="minorHAnsi" w:eastAsiaTheme="minorEastAsia" w:hAnsiTheme="minorHAnsi" w:cstheme="minorBidi"/>
          <w:smallCaps w:val="0"/>
          <w:noProof/>
          <w:sz w:val="22"/>
          <w:szCs w:val="22"/>
          <w:lang w:eastAsia="fr-BE"/>
          <w:rPrChange w:id="617" w:author="3.0" w:date="2014-09-08T14:12:00Z">
            <w:rPr>
              <w:ins w:id="618" w:author="3.0" w:date="2014-09-08T14:01:00Z"/>
              <w:rFonts w:asciiTheme="minorHAnsi" w:eastAsiaTheme="minorEastAsia" w:hAnsiTheme="minorHAnsi" w:cstheme="minorBidi"/>
              <w:smallCaps w:val="0"/>
              <w:noProof/>
              <w:sz w:val="22"/>
              <w:szCs w:val="22"/>
              <w:lang w:val="fr-BE" w:eastAsia="fr-BE"/>
            </w:rPr>
          </w:rPrChange>
        </w:rPr>
      </w:pPr>
      <w:ins w:id="619" w:author="3.0" w:date="2014-09-08T14:01:00Z">
        <w:r>
          <w:rPr>
            <w:noProof/>
          </w:rPr>
          <w:lastRenderedPageBreak/>
          <w:t>4.11</w:t>
        </w:r>
        <w:r w:rsidRPr="00902727">
          <w:rPr>
            <w:rFonts w:asciiTheme="minorHAnsi" w:eastAsiaTheme="minorEastAsia" w:hAnsiTheme="minorHAnsi" w:cstheme="minorBidi"/>
            <w:smallCaps w:val="0"/>
            <w:noProof/>
            <w:sz w:val="22"/>
            <w:szCs w:val="22"/>
            <w:lang w:eastAsia="fr-BE"/>
            <w:rPrChange w:id="620" w:author="3.0" w:date="2014-09-08T14:12:00Z">
              <w:rPr>
                <w:rFonts w:asciiTheme="minorHAnsi" w:eastAsiaTheme="minorEastAsia" w:hAnsiTheme="minorHAnsi" w:cstheme="minorBidi"/>
                <w:smallCaps w:val="0"/>
                <w:noProof/>
                <w:sz w:val="22"/>
                <w:szCs w:val="22"/>
                <w:lang w:val="fr-BE" w:eastAsia="fr-BE"/>
              </w:rPr>
            </w:rPrChange>
          </w:rPr>
          <w:tab/>
        </w:r>
        <w:r>
          <w:rPr>
            <w:noProof/>
          </w:rPr>
          <w:t>Driver Machine Interface (DMI)</w:t>
        </w:r>
        <w:r>
          <w:rPr>
            <w:noProof/>
          </w:rPr>
          <w:tab/>
        </w:r>
        <w:r>
          <w:rPr>
            <w:noProof/>
          </w:rPr>
          <w:fldChar w:fldCharType="begin"/>
        </w:r>
        <w:r>
          <w:rPr>
            <w:noProof/>
          </w:rPr>
          <w:instrText xml:space="preserve"> PAGEREF _Toc397948275 \h </w:instrText>
        </w:r>
      </w:ins>
      <w:r>
        <w:rPr>
          <w:noProof/>
        </w:rPr>
      </w:r>
      <w:r>
        <w:rPr>
          <w:noProof/>
        </w:rPr>
        <w:fldChar w:fldCharType="separate"/>
      </w:r>
      <w:ins w:id="621" w:author="3.0" w:date="2014-09-15T10:03:00Z">
        <w:r w:rsidR="006D6783">
          <w:rPr>
            <w:noProof/>
          </w:rPr>
          <w:t>50</w:t>
        </w:r>
      </w:ins>
      <w:ins w:id="622" w:author="3.0" w:date="2014-09-08T14:01:00Z">
        <w:r>
          <w:rPr>
            <w:noProof/>
          </w:rPr>
          <w:fldChar w:fldCharType="end"/>
        </w:r>
      </w:ins>
    </w:p>
    <w:p w:rsidR="00E456EC" w:rsidRPr="00902727" w:rsidRDefault="00E456EC">
      <w:pPr>
        <w:pStyle w:val="TM3"/>
        <w:tabs>
          <w:tab w:val="left" w:pos="1320"/>
          <w:tab w:val="right" w:leader="dot" w:pos="9606"/>
        </w:tabs>
        <w:rPr>
          <w:ins w:id="623" w:author="3.0" w:date="2014-09-08T14:01:00Z"/>
          <w:rFonts w:asciiTheme="minorHAnsi" w:eastAsiaTheme="minorEastAsia" w:hAnsiTheme="minorHAnsi" w:cstheme="minorBidi"/>
          <w:i w:val="0"/>
          <w:noProof/>
          <w:sz w:val="22"/>
          <w:szCs w:val="22"/>
          <w:lang w:eastAsia="fr-BE"/>
          <w:rPrChange w:id="624" w:author="3.0" w:date="2014-09-08T14:12:00Z">
            <w:rPr>
              <w:ins w:id="625" w:author="3.0" w:date="2014-09-08T14:01:00Z"/>
              <w:rFonts w:asciiTheme="minorHAnsi" w:eastAsiaTheme="minorEastAsia" w:hAnsiTheme="minorHAnsi" w:cstheme="minorBidi"/>
              <w:i w:val="0"/>
              <w:noProof/>
              <w:sz w:val="22"/>
              <w:szCs w:val="22"/>
              <w:lang w:val="fr-BE" w:eastAsia="fr-BE"/>
            </w:rPr>
          </w:rPrChange>
        </w:rPr>
      </w:pPr>
      <w:ins w:id="626" w:author="3.0" w:date="2014-09-08T14:01:00Z">
        <w:r>
          <w:rPr>
            <w:noProof/>
          </w:rPr>
          <w:t>4.11.1</w:t>
        </w:r>
        <w:r w:rsidRPr="00902727">
          <w:rPr>
            <w:rFonts w:asciiTheme="minorHAnsi" w:eastAsiaTheme="minorEastAsia" w:hAnsiTheme="minorHAnsi" w:cstheme="minorBidi"/>
            <w:i w:val="0"/>
            <w:noProof/>
            <w:sz w:val="22"/>
            <w:szCs w:val="22"/>
            <w:lang w:eastAsia="fr-BE"/>
            <w:rPrChange w:id="627"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_Toc397948276 \h </w:instrText>
        </w:r>
      </w:ins>
      <w:r>
        <w:rPr>
          <w:noProof/>
        </w:rPr>
      </w:r>
      <w:r>
        <w:rPr>
          <w:noProof/>
        </w:rPr>
        <w:fldChar w:fldCharType="separate"/>
      </w:r>
      <w:ins w:id="628" w:author="3.0" w:date="2014-09-15T10:03:00Z">
        <w:r w:rsidR="006D6783">
          <w:rPr>
            <w:noProof/>
          </w:rPr>
          <w:t>50</w:t>
        </w:r>
      </w:ins>
      <w:ins w:id="629" w:author="3.0" w:date="2014-09-08T14:01:00Z">
        <w:r>
          <w:rPr>
            <w:noProof/>
          </w:rPr>
          <w:fldChar w:fldCharType="end"/>
        </w:r>
      </w:ins>
    </w:p>
    <w:p w:rsidR="00E456EC" w:rsidRPr="00902727" w:rsidRDefault="00E456EC">
      <w:pPr>
        <w:pStyle w:val="TM3"/>
        <w:tabs>
          <w:tab w:val="left" w:pos="1320"/>
          <w:tab w:val="right" w:leader="dot" w:pos="9606"/>
        </w:tabs>
        <w:rPr>
          <w:ins w:id="630" w:author="3.0" w:date="2014-09-08T14:01:00Z"/>
          <w:rFonts w:asciiTheme="minorHAnsi" w:eastAsiaTheme="minorEastAsia" w:hAnsiTheme="minorHAnsi" w:cstheme="minorBidi"/>
          <w:i w:val="0"/>
          <w:noProof/>
          <w:sz w:val="22"/>
          <w:szCs w:val="22"/>
          <w:lang w:eastAsia="fr-BE"/>
          <w:rPrChange w:id="631" w:author="3.0" w:date="2014-09-08T14:12:00Z">
            <w:rPr>
              <w:ins w:id="632" w:author="3.0" w:date="2014-09-08T14:01:00Z"/>
              <w:rFonts w:asciiTheme="minorHAnsi" w:eastAsiaTheme="minorEastAsia" w:hAnsiTheme="minorHAnsi" w:cstheme="minorBidi"/>
              <w:i w:val="0"/>
              <w:noProof/>
              <w:sz w:val="22"/>
              <w:szCs w:val="22"/>
              <w:lang w:val="fr-BE" w:eastAsia="fr-BE"/>
            </w:rPr>
          </w:rPrChange>
        </w:rPr>
      </w:pPr>
      <w:ins w:id="633" w:author="3.0" w:date="2014-09-08T14:01:00Z">
        <w:r>
          <w:rPr>
            <w:noProof/>
          </w:rPr>
          <w:t>4.11.2</w:t>
        </w:r>
        <w:r w:rsidRPr="00902727">
          <w:rPr>
            <w:rFonts w:asciiTheme="minorHAnsi" w:eastAsiaTheme="minorEastAsia" w:hAnsiTheme="minorHAnsi" w:cstheme="minorBidi"/>
            <w:i w:val="0"/>
            <w:noProof/>
            <w:sz w:val="22"/>
            <w:szCs w:val="22"/>
            <w:lang w:eastAsia="fr-BE"/>
            <w:rPrChange w:id="634" w:author="3.0" w:date="2014-09-08T14:12:00Z">
              <w:rPr>
                <w:rFonts w:asciiTheme="minorHAnsi" w:eastAsiaTheme="minorEastAsia" w:hAnsiTheme="minorHAnsi" w:cstheme="minorBidi"/>
                <w:i w:val="0"/>
                <w:noProof/>
                <w:sz w:val="22"/>
                <w:szCs w:val="22"/>
                <w:lang w:val="fr-BE" w:eastAsia="fr-BE"/>
              </w:rPr>
            </w:rPrChange>
          </w:rPr>
          <w:tab/>
        </w:r>
        <w:r>
          <w:rPr>
            <w:noProof/>
          </w:rPr>
          <w:t>Service WRITE_MMI_MESSAGE</w:t>
        </w:r>
        <w:r>
          <w:rPr>
            <w:noProof/>
          </w:rPr>
          <w:tab/>
        </w:r>
        <w:r>
          <w:rPr>
            <w:noProof/>
          </w:rPr>
          <w:fldChar w:fldCharType="begin"/>
        </w:r>
        <w:r>
          <w:rPr>
            <w:noProof/>
          </w:rPr>
          <w:instrText xml:space="preserve"> PAGEREF _Toc397948277 \h </w:instrText>
        </w:r>
      </w:ins>
      <w:r>
        <w:rPr>
          <w:noProof/>
        </w:rPr>
      </w:r>
      <w:r>
        <w:rPr>
          <w:noProof/>
        </w:rPr>
        <w:fldChar w:fldCharType="separate"/>
      </w:r>
      <w:ins w:id="635" w:author="3.0" w:date="2014-09-15T10:03:00Z">
        <w:r w:rsidR="006D6783">
          <w:rPr>
            <w:noProof/>
          </w:rPr>
          <w:t>51</w:t>
        </w:r>
      </w:ins>
      <w:ins w:id="636" w:author="3.0" w:date="2014-09-08T14:01:00Z">
        <w:r>
          <w:rPr>
            <w:noProof/>
          </w:rPr>
          <w:fldChar w:fldCharType="end"/>
        </w:r>
      </w:ins>
    </w:p>
    <w:p w:rsidR="00E456EC" w:rsidRPr="00902727" w:rsidRDefault="00E456EC">
      <w:pPr>
        <w:pStyle w:val="TM3"/>
        <w:tabs>
          <w:tab w:val="left" w:pos="1320"/>
          <w:tab w:val="right" w:leader="dot" w:pos="9606"/>
        </w:tabs>
        <w:rPr>
          <w:ins w:id="637" w:author="3.0" w:date="2014-09-08T14:01:00Z"/>
          <w:rFonts w:asciiTheme="minorHAnsi" w:eastAsiaTheme="minorEastAsia" w:hAnsiTheme="minorHAnsi" w:cstheme="minorBidi"/>
          <w:i w:val="0"/>
          <w:noProof/>
          <w:sz w:val="22"/>
          <w:szCs w:val="22"/>
          <w:lang w:eastAsia="fr-BE"/>
          <w:rPrChange w:id="638" w:author="3.0" w:date="2014-09-08T14:12:00Z">
            <w:rPr>
              <w:ins w:id="639" w:author="3.0" w:date="2014-09-08T14:01:00Z"/>
              <w:rFonts w:asciiTheme="minorHAnsi" w:eastAsiaTheme="minorEastAsia" w:hAnsiTheme="minorHAnsi" w:cstheme="minorBidi"/>
              <w:i w:val="0"/>
              <w:noProof/>
              <w:sz w:val="22"/>
              <w:szCs w:val="22"/>
              <w:lang w:val="fr-BE" w:eastAsia="fr-BE"/>
            </w:rPr>
          </w:rPrChange>
        </w:rPr>
      </w:pPr>
      <w:ins w:id="640" w:author="3.0" w:date="2014-09-08T14:01:00Z">
        <w:r>
          <w:rPr>
            <w:noProof/>
          </w:rPr>
          <w:t>4.11.3</w:t>
        </w:r>
        <w:r w:rsidRPr="00902727">
          <w:rPr>
            <w:rFonts w:asciiTheme="minorHAnsi" w:eastAsiaTheme="minorEastAsia" w:hAnsiTheme="minorHAnsi" w:cstheme="minorBidi"/>
            <w:i w:val="0"/>
            <w:noProof/>
            <w:sz w:val="22"/>
            <w:szCs w:val="22"/>
            <w:lang w:eastAsia="fr-BE"/>
            <w:rPrChange w:id="641" w:author="3.0" w:date="2014-09-08T14:12:00Z">
              <w:rPr>
                <w:rFonts w:asciiTheme="minorHAnsi" w:eastAsiaTheme="minorEastAsia" w:hAnsiTheme="minorHAnsi" w:cstheme="minorBidi"/>
                <w:i w:val="0"/>
                <w:noProof/>
                <w:sz w:val="22"/>
                <w:szCs w:val="22"/>
                <w:lang w:val="fr-BE" w:eastAsia="fr-BE"/>
              </w:rPr>
            </w:rPrChange>
          </w:rPr>
          <w:tab/>
        </w:r>
        <w:r>
          <w:rPr>
            <w:noProof/>
          </w:rPr>
          <w:t>Service READ_MMI_MESSAGE</w:t>
        </w:r>
        <w:r>
          <w:rPr>
            <w:noProof/>
          </w:rPr>
          <w:tab/>
        </w:r>
        <w:r>
          <w:rPr>
            <w:noProof/>
          </w:rPr>
          <w:fldChar w:fldCharType="begin"/>
        </w:r>
        <w:r>
          <w:rPr>
            <w:noProof/>
          </w:rPr>
          <w:instrText xml:space="preserve"> PAGEREF _Toc397948278 \h </w:instrText>
        </w:r>
      </w:ins>
      <w:r>
        <w:rPr>
          <w:noProof/>
        </w:rPr>
      </w:r>
      <w:r>
        <w:rPr>
          <w:noProof/>
        </w:rPr>
        <w:fldChar w:fldCharType="separate"/>
      </w:r>
      <w:ins w:id="642" w:author="3.0" w:date="2014-09-15T10:03:00Z">
        <w:r w:rsidR="006D6783">
          <w:rPr>
            <w:noProof/>
          </w:rPr>
          <w:t>51</w:t>
        </w:r>
      </w:ins>
      <w:ins w:id="643" w:author="3.0" w:date="2014-09-08T14:01:00Z">
        <w:r>
          <w:rPr>
            <w:noProof/>
          </w:rPr>
          <w:fldChar w:fldCharType="end"/>
        </w:r>
      </w:ins>
    </w:p>
    <w:p w:rsidR="00E456EC" w:rsidRPr="00902727" w:rsidRDefault="00E456EC">
      <w:pPr>
        <w:pStyle w:val="TM3"/>
        <w:tabs>
          <w:tab w:val="left" w:pos="1320"/>
          <w:tab w:val="right" w:leader="dot" w:pos="9606"/>
        </w:tabs>
        <w:rPr>
          <w:ins w:id="644" w:author="3.0" w:date="2014-09-08T14:01:00Z"/>
          <w:rFonts w:asciiTheme="minorHAnsi" w:eastAsiaTheme="minorEastAsia" w:hAnsiTheme="minorHAnsi" w:cstheme="minorBidi"/>
          <w:i w:val="0"/>
          <w:noProof/>
          <w:sz w:val="22"/>
          <w:szCs w:val="22"/>
          <w:lang w:eastAsia="fr-BE"/>
          <w:rPrChange w:id="645" w:author="3.0" w:date="2014-09-08T14:12:00Z">
            <w:rPr>
              <w:ins w:id="646" w:author="3.0" w:date="2014-09-08T14:01:00Z"/>
              <w:rFonts w:asciiTheme="minorHAnsi" w:eastAsiaTheme="minorEastAsia" w:hAnsiTheme="minorHAnsi" w:cstheme="minorBidi"/>
              <w:i w:val="0"/>
              <w:noProof/>
              <w:sz w:val="22"/>
              <w:szCs w:val="22"/>
              <w:lang w:val="fr-BE" w:eastAsia="fr-BE"/>
            </w:rPr>
          </w:rPrChange>
        </w:rPr>
      </w:pPr>
      <w:ins w:id="647" w:author="3.0" w:date="2014-09-08T14:01:00Z">
        <w:r>
          <w:rPr>
            <w:noProof/>
          </w:rPr>
          <w:t>4.11.4</w:t>
        </w:r>
        <w:r w:rsidRPr="00902727">
          <w:rPr>
            <w:rFonts w:asciiTheme="minorHAnsi" w:eastAsiaTheme="minorEastAsia" w:hAnsiTheme="minorHAnsi" w:cstheme="minorBidi"/>
            <w:i w:val="0"/>
            <w:noProof/>
            <w:sz w:val="22"/>
            <w:szCs w:val="22"/>
            <w:lang w:eastAsia="fr-BE"/>
            <w:rPrChange w:id="648" w:author="3.0" w:date="2014-09-08T14:12:00Z">
              <w:rPr>
                <w:rFonts w:asciiTheme="minorHAnsi" w:eastAsiaTheme="minorEastAsia" w:hAnsiTheme="minorHAnsi" w:cstheme="minorBidi"/>
                <w:i w:val="0"/>
                <w:noProof/>
                <w:sz w:val="22"/>
                <w:szCs w:val="22"/>
                <w:lang w:val="fr-BE" w:eastAsia="fr-BE"/>
              </w:rPr>
            </w:rPrChange>
          </w:rPr>
          <w:tab/>
        </w:r>
        <w:r>
          <w:rPr>
            <w:noProof/>
          </w:rPr>
          <w:t>Service MMI_MESSAGE_QUEUE_IS_EMPTY</w:t>
        </w:r>
        <w:r>
          <w:rPr>
            <w:noProof/>
          </w:rPr>
          <w:tab/>
        </w:r>
        <w:r>
          <w:rPr>
            <w:noProof/>
          </w:rPr>
          <w:fldChar w:fldCharType="begin"/>
        </w:r>
        <w:r>
          <w:rPr>
            <w:noProof/>
          </w:rPr>
          <w:instrText xml:space="preserve"> PAGEREF _Toc397948279 \h </w:instrText>
        </w:r>
      </w:ins>
      <w:r>
        <w:rPr>
          <w:noProof/>
        </w:rPr>
      </w:r>
      <w:r>
        <w:rPr>
          <w:noProof/>
        </w:rPr>
        <w:fldChar w:fldCharType="separate"/>
      </w:r>
      <w:ins w:id="649" w:author="3.0" w:date="2014-09-15T10:03:00Z">
        <w:r w:rsidR="006D6783">
          <w:rPr>
            <w:noProof/>
          </w:rPr>
          <w:t>52</w:t>
        </w:r>
      </w:ins>
      <w:ins w:id="650" w:author="3.0" w:date="2014-09-08T14:01:00Z">
        <w:r>
          <w:rPr>
            <w:noProof/>
          </w:rPr>
          <w:fldChar w:fldCharType="end"/>
        </w:r>
      </w:ins>
    </w:p>
    <w:p w:rsidR="00E456EC" w:rsidRPr="00902727" w:rsidRDefault="00E456EC">
      <w:pPr>
        <w:pStyle w:val="TM3"/>
        <w:tabs>
          <w:tab w:val="left" w:pos="1320"/>
          <w:tab w:val="right" w:leader="dot" w:pos="9606"/>
        </w:tabs>
        <w:rPr>
          <w:ins w:id="651" w:author="3.0" w:date="2014-09-08T14:01:00Z"/>
          <w:rFonts w:asciiTheme="minorHAnsi" w:eastAsiaTheme="minorEastAsia" w:hAnsiTheme="minorHAnsi" w:cstheme="minorBidi"/>
          <w:i w:val="0"/>
          <w:noProof/>
          <w:sz w:val="22"/>
          <w:szCs w:val="22"/>
          <w:lang w:eastAsia="fr-BE"/>
          <w:rPrChange w:id="652" w:author="3.0" w:date="2014-09-08T14:12:00Z">
            <w:rPr>
              <w:ins w:id="653" w:author="3.0" w:date="2014-09-08T14:01:00Z"/>
              <w:rFonts w:asciiTheme="minorHAnsi" w:eastAsiaTheme="minorEastAsia" w:hAnsiTheme="minorHAnsi" w:cstheme="minorBidi"/>
              <w:i w:val="0"/>
              <w:noProof/>
              <w:sz w:val="22"/>
              <w:szCs w:val="22"/>
              <w:lang w:val="fr-BE" w:eastAsia="fr-BE"/>
            </w:rPr>
          </w:rPrChange>
        </w:rPr>
      </w:pPr>
      <w:ins w:id="654" w:author="3.0" w:date="2014-09-08T14:01:00Z">
        <w:r>
          <w:rPr>
            <w:noProof/>
          </w:rPr>
          <w:t>4.11.5</w:t>
        </w:r>
        <w:r w:rsidRPr="00902727">
          <w:rPr>
            <w:rFonts w:asciiTheme="minorHAnsi" w:eastAsiaTheme="minorEastAsia" w:hAnsiTheme="minorHAnsi" w:cstheme="minorBidi"/>
            <w:i w:val="0"/>
            <w:noProof/>
            <w:sz w:val="22"/>
            <w:szCs w:val="22"/>
            <w:lang w:eastAsia="fr-BE"/>
            <w:rPrChange w:id="655"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_Toc397948280 \h </w:instrText>
        </w:r>
      </w:ins>
      <w:r>
        <w:rPr>
          <w:noProof/>
        </w:rPr>
      </w:r>
      <w:r>
        <w:rPr>
          <w:noProof/>
        </w:rPr>
        <w:fldChar w:fldCharType="separate"/>
      </w:r>
      <w:ins w:id="656" w:author="3.0" w:date="2014-09-15T10:03:00Z">
        <w:r w:rsidR="006D6783">
          <w:rPr>
            <w:noProof/>
          </w:rPr>
          <w:t>52</w:t>
        </w:r>
      </w:ins>
      <w:ins w:id="657" w:author="3.0" w:date="2014-09-08T14:01:00Z">
        <w:r>
          <w:rPr>
            <w:noProof/>
          </w:rPr>
          <w:fldChar w:fldCharType="end"/>
        </w:r>
      </w:ins>
    </w:p>
    <w:p w:rsidR="00E456EC" w:rsidRPr="00902727" w:rsidRDefault="00E456EC">
      <w:pPr>
        <w:pStyle w:val="TM2"/>
        <w:tabs>
          <w:tab w:val="left" w:pos="880"/>
          <w:tab w:val="right" w:leader="dot" w:pos="9606"/>
        </w:tabs>
        <w:rPr>
          <w:ins w:id="658" w:author="3.0" w:date="2014-09-08T14:01:00Z"/>
          <w:rFonts w:asciiTheme="minorHAnsi" w:eastAsiaTheme="minorEastAsia" w:hAnsiTheme="minorHAnsi" w:cstheme="minorBidi"/>
          <w:smallCaps w:val="0"/>
          <w:noProof/>
          <w:sz w:val="22"/>
          <w:szCs w:val="22"/>
          <w:lang w:eastAsia="fr-BE"/>
          <w:rPrChange w:id="659" w:author="3.0" w:date="2014-09-08T14:12:00Z">
            <w:rPr>
              <w:ins w:id="660" w:author="3.0" w:date="2014-09-08T14:01:00Z"/>
              <w:rFonts w:asciiTheme="minorHAnsi" w:eastAsiaTheme="minorEastAsia" w:hAnsiTheme="minorHAnsi" w:cstheme="minorBidi"/>
              <w:smallCaps w:val="0"/>
              <w:noProof/>
              <w:sz w:val="22"/>
              <w:szCs w:val="22"/>
              <w:lang w:val="fr-BE" w:eastAsia="fr-BE"/>
            </w:rPr>
          </w:rPrChange>
        </w:rPr>
      </w:pPr>
      <w:ins w:id="661" w:author="3.0" w:date="2014-09-08T14:01:00Z">
        <w:r>
          <w:rPr>
            <w:noProof/>
          </w:rPr>
          <w:t>4.12</w:t>
        </w:r>
        <w:r w:rsidRPr="00902727">
          <w:rPr>
            <w:rFonts w:asciiTheme="minorHAnsi" w:eastAsiaTheme="minorEastAsia" w:hAnsiTheme="minorHAnsi" w:cstheme="minorBidi"/>
            <w:smallCaps w:val="0"/>
            <w:noProof/>
            <w:sz w:val="22"/>
            <w:szCs w:val="22"/>
            <w:lang w:eastAsia="fr-BE"/>
            <w:rPrChange w:id="662" w:author="3.0" w:date="2014-09-08T14:12:00Z">
              <w:rPr>
                <w:rFonts w:asciiTheme="minorHAnsi" w:eastAsiaTheme="minorEastAsia" w:hAnsiTheme="minorHAnsi" w:cstheme="minorBidi"/>
                <w:smallCaps w:val="0"/>
                <w:noProof/>
                <w:sz w:val="22"/>
                <w:szCs w:val="22"/>
                <w:lang w:val="fr-BE" w:eastAsia="fr-BE"/>
              </w:rPr>
            </w:rPrChange>
          </w:rPr>
          <w:tab/>
        </w:r>
        <w:r>
          <w:rPr>
            <w:noProof/>
          </w:rPr>
          <w:t>JRU Interface</w:t>
        </w:r>
        <w:r>
          <w:rPr>
            <w:noProof/>
          </w:rPr>
          <w:tab/>
        </w:r>
        <w:r>
          <w:rPr>
            <w:noProof/>
          </w:rPr>
          <w:fldChar w:fldCharType="begin"/>
        </w:r>
        <w:r>
          <w:rPr>
            <w:noProof/>
          </w:rPr>
          <w:instrText xml:space="preserve"> PAGEREF _Toc397948281 \h </w:instrText>
        </w:r>
      </w:ins>
      <w:r>
        <w:rPr>
          <w:noProof/>
        </w:rPr>
      </w:r>
      <w:r>
        <w:rPr>
          <w:noProof/>
        </w:rPr>
        <w:fldChar w:fldCharType="separate"/>
      </w:r>
      <w:ins w:id="663" w:author="3.0" w:date="2014-09-15T10:03:00Z">
        <w:r w:rsidR="006D6783">
          <w:rPr>
            <w:noProof/>
          </w:rPr>
          <w:t>54</w:t>
        </w:r>
      </w:ins>
      <w:ins w:id="664" w:author="3.0" w:date="2014-09-08T14:01:00Z">
        <w:r>
          <w:rPr>
            <w:noProof/>
          </w:rPr>
          <w:fldChar w:fldCharType="end"/>
        </w:r>
      </w:ins>
    </w:p>
    <w:p w:rsidR="00E456EC" w:rsidRPr="00902727" w:rsidRDefault="00E456EC">
      <w:pPr>
        <w:pStyle w:val="TM3"/>
        <w:tabs>
          <w:tab w:val="left" w:pos="1320"/>
          <w:tab w:val="right" w:leader="dot" w:pos="9606"/>
        </w:tabs>
        <w:rPr>
          <w:ins w:id="665" w:author="3.0" w:date="2014-09-08T14:01:00Z"/>
          <w:rFonts w:asciiTheme="minorHAnsi" w:eastAsiaTheme="minorEastAsia" w:hAnsiTheme="minorHAnsi" w:cstheme="minorBidi"/>
          <w:i w:val="0"/>
          <w:noProof/>
          <w:sz w:val="22"/>
          <w:szCs w:val="22"/>
          <w:lang w:eastAsia="fr-BE"/>
          <w:rPrChange w:id="666" w:author="3.0" w:date="2014-09-08T14:12:00Z">
            <w:rPr>
              <w:ins w:id="667" w:author="3.0" w:date="2014-09-08T14:01:00Z"/>
              <w:rFonts w:asciiTheme="minorHAnsi" w:eastAsiaTheme="minorEastAsia" w:hAnsiTheme="minorHAnsi" w:cstheme="minorBidi"/>
              <w:i w:val="0"/>
              <w:noProof/>
              <w:sz w:val="22"/>
              <w:szCs w:val="22"/>
              <w:lang w:val="fr-BE" w:eastAsia="fr-BE"/>
            </w:rPr>
          </w:rPrChange>
        </w:rPr>
      </w:pPr>
      <w:ins w:id="668" w:author="3.0" w:date="2014-09-08T14:01:00Z">
        <w:r>
          <w:rPr>
            <w:noProof/>
          </w:rPr>
          <w:t>4.12.1</w:t>
        </w:r>
        <w:r w:rsidRPr="00902727">
          <w:rPr>
            <w:rFonts w:asciiTheme="minorHAnsi" w:eastAsiaTheme="minorEastAsia" w:hAnsiTheme="minorHAnsi" w:cstheme="minorBidi"/>
            <w:i w:val="0"/>
            <w:noProof/>
            <w:sz w:val="22"/>
            <w:szCs w:val="22"/>
            <w:lang w:eastAsia="fr-BE"/>
            <w:rPrChange w:id="669"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_Toc397948282 \h </w:instrText>
        </w:r>
      </w:ins>
      <w:r>
        <w:rPr>
          <w:noProof/>
        </w:rPr>
      </w:r>
      <w:r>
        <w:rPr>
          <w:noProof/>
        </w:rPr>
        <w:fldChar w:fldCharType="separate"/>
      </w:r>
      <w:ins w:id="670" w:author="3.0" w:date="2014-09-15T10:03:00Z">
        <w:r w:rsidR="006D6783">
          <w:rPr>
            <w:noProof/>
          </w:rPr>
          <w:t>54</w:t>
        </w:r>
      </w:ins>
      <w:ins w:id="671" w:author="3.0" w:date="2014-09-08T14:01:00Z">
        <w:r>
          <w:rPr>
            <w:noProof/>
          </w:rPr>
          <w:fldChar w:fldCharType="end"/>
        </w:r>
      </w:ins>
    </w:p>
    <w:p w:rsidR="00E456EC" w:rsidRPr="00902727" w:rsidRDefault="00E456EC">
      <w:pPr>
        <w:pStyle w:val="TM3"/>
        <w:tabs>
          <w:tab w:val="left" w:pos="1320"/>
          <w:tab w:val="right" w:leader="dot" w:pos="9606"/>
        </w:tabs>
        <w:rPr>
          <w:ins w:id="672" w:author="3.0" w:date="2014-09-08T14:01:00Z"/>
          <w:rFonts w:asciiTheme="minorHAnsi" w:eastAsiaTheme="minorEastAsia" w:hAnsiTheme="minorHAnsi" w:cstheme="minorBidi"/>
          <w:i w:val="0"/>
          <w:noProof/>
          <w:sz w:val="22"/>
          <w:szCs w:val="22"/>
          <w:lang w:eastAsia="fr-BE"/>
          <w:rPrChange w:id="673" w:author="3.0" w:date="2014-09-08T14:12:00Z">
            <w:rPr>
              <w:ins w:id="674" w:author="3.0" w:date="2014-09-08T14:01:00Z"/>
              <w:rFonts w:asciiTheme="minorHAnsi" w:eastAsiaTheme="minorEastAsia" w:hAnsiTheme="minorHAnsi" w:cstheme="minorBidi"/>
              <w:i w:val="0"/>
              <w:noProof/>
              <w:sz w:val="22"/>
              <w:szCs w:val="22"/>
              <w:lang w:val="fr-BE" w:eastAsia="fr-BE"/>
            </w:rPr>
          </w:rPrChange>
        </w:rPr>
      </w:pPr>
      <w:ins w:id="675" w:author="3.0" w:date="2014-09-08T14:01:00Z">
        <w:r>
          <w:rPr>
            <w:noProof/>
          </w:rPr>
          <w:t>4.12.2</w:t>
        </w:r>
        <w:r w:rsidRPr="00902727">
          <w:rPr>
            <w:rFonts w:asciiTheme="minorHAnsi" w:eastAsiaTheme="minorEastAsia" w:hAnsiTheme="minorHAnsi" w:cstheme="minorBidi"/>
            <w:i w:val="0"/>
            <w:noProof/>
            <w:sz w:val="22"/>
            <w:szCs w:val="22"/>
            <w:lang w:eastAsia="fr-BE"/>
            <w:rPrChange w:id="676" w:author="3.0" w:date="2014-09-08T14:12:00Z">
              <w:rPr>
                <w:rFonts w:asciiTheme="minorHAnsi" w:eastAsiaTheme="minorEastAsia" w:hAnsiTheme="minorHAnsi" w:cstheme="minorBidi"/>
                <w:i w:val="0"/>
                <w:noProof/>
                <w:sz w:val="22"/>
                <w:szCs w:val="22"/>
                <w:lang w:val="fr-BE" w:eastAsia="fr-BE"/>
              </w:rPr>
            </w:rPrChange>
          </w:rPr>
          <w:tab/>
        </w:r>
        <w:r>
          <w:rPr>
            <w:noProof/>
          </w:rPr>
          <w:t>Service WRITE_JRU_MESSAGE</w:t>
        </w:r>
        <w:r>
          <w:rPr>
            <w:noProof/>
          </w:rPr>
          <w:tab/>
        </w:r>
        <w:r>
          <w:rPr>
            <w:noProof/>
          </w:rPr>
          <w:fldChar w:fldCharType="begin"/>
        </w:r>
        <w:r>
          <w:rPr>
            <w:noProof/>
          </w:rPr>
          <w:instrText xml:space="preserve"> PAGEREF _Toc397948283 \h </w:instrText>
        </w:r>
      </w:ins>
      <w:r>
        <w:rPr>
          <w:noProof/>
        </w:rPr>
      </w:r>
      <w:r>
        <w:rPr>
          <w:noProof/>
        </w:rPr>
        <w:fldChar w:fldCharType="separate"/>
      </w:r>
      <w:ins w:id="677" w:author="3.0" w:date="2014-09-15T10:03:00Z">
        <w:r w:rsidR="006D6783">
          <w:rPr>
            <w:noProof/>
          </w:rPr>
          <w:t>54</w:t>
        </w:r>
      </w:ins>
      <w:ins w:id="678" w:author="3.0" w:date="2014-09-08T14:01:00Z">
        <w:r>
          <w:rPr>
            <w:noProof/>
          </w:rPr>
          <w:fldChar w:fldCharType="end"/>
        </w:r>
      </w:ins>
    </w:p>
    <w:p w:rsidR="00E456EC" w:rsidRPr="00902727" w:rsidRDefault="00E456EC">
      <w:pPr>
        <w:pStyle w:val="TM3"/>
        <w:tabs>
          <w:tab w:val="left" w:pos="1320"/>
          <w:tab w:val="right" w:leader="dot" w:pos="9606"/>
        </w:tabs>
        <w:rPr>
          <w:ins w:id="679" w:author="3.0" w:date="2014-09-08T14:01:00Z"/>
          <w:rFonts w:asciiTheme="minorHAnsi" w:eastAsiaTheme="minorEastAsia" w:hAnsiTheme="minorHAnsi" w:cstheme="minorBidi"/>
          <w:i w:val="0"/>
          <w:noProof/>
          <w:sz w:val="22"/>
          <w:szCs w:val="22"/>
          <w:lang w:eastAsia="fr-BE"/>
          <w:rPrChange w:id="680" w:author="3.0" w:date="2014-09-08T14:12:00Z">
            <w:rPr>
              <w:ins w:id="681" w:author="3.0" w:date="2014-09-08T14:01:00Z"/>
              <w:rFonts w:asciiTheme="minorHAnsi" w:eastAsiaTheme="minorEastAsia" w:hAnsiTheme="minorHAnsi" w:cstheme="minorBidi"/>
              <w:i w:val="0"/>
              <w:noProof/>
              <w:sz w:val="22"/>
              <w:szCs w:val="22"/>
              <w:lang w:val="fr-BE" w:eastAsia="fr-BE"/>
            </w:rPr>
          </w:rPrChange>
        </w:rPr>
      </w:pPr>
      <w:ins w:id="682" w:author="3.0" w:date="2014-09-08T14:01:00Z">
        <w:r>
          <w:rPr>
            <w:noProof/>
          </w:rPr>
          <w:t>4.12.3</w:t>
        </w:r>
        <w:r w:rsidRPr="00902727">
          <w:rPr>
            <w:rFonts w:asciiTheme="minorHAnsi" w:eastAsiaTheme="minorEastAsia" w:hAnsiTheme="minorHAnsi" w:cstheme="minorBidi"/>
            <w:i w:val="0"/>
            <w:noProof/>
            <w:sz w:val="22"/>
            <w:szCs w:val="22"/>
            <w:lang w:eastAsia="fr-BE"/>
            <w:rPrChange w:id="683" w:author="3.0" w:date="2014-09-08T14:12:00Z">
              <w:rPr>
                <w:rFonts w:asciiTheme="minorHAnsi" w:eastAsiaTheme="minorEastAsia" w:hAnsiTheme="minorHAnsi" w:cstheme="minorBidi"/>
                <w:i w:val="0"/>
                <w:noProof/>
                <w:sz w:val="22"/>
                <w:szCs w:val="22"/>
                <w:lang w:val="fr-BE" w:eastAsia="fr-BE"/>
              </w:rPr>
            </w:rPrChange>
          </w:rPr>
          <w:tab/>
        </w:r>
        <w:r>
          <w:rPr>
            <w:noProof/>
          </w:rPr>
          <w:t>Service READ_JRU_MESSAGE</w:t>
        </w:r>
        <w:r>
          <w:rPr>
            <w:noProof/>
          </w:rPr>
          <w:tab/>
        </w:r>
        <w:r>
          <w:rPr>
            <w:noProof/>
          </w:rPr>
          <w:fldChar w:fldCharType="begin"/>
        </w:r>
        <w:r>
          <w:rPr>
            <w:noProof/>
          </w:rPr>
          <w:instrText xml:space="preserve"> PAGEREF _Toc397948284 \h </w:instrText>
        </w:r>
      </w:ins>
      <w:r>
        <w:rPr>
          <w:noProof/>
        </w:rPr>
      </w:r>
      <w:r>
        <w:rPr>
          <w:noProof/>
        </w:rPr>
        <w:fldChar w:fldCharType="separate"/>
      </w:r>
      <w:ins w:id="684" w:author="3.0" w:date="2014-09-15T10:03:00Z">
        <w:r w:rsidR="006D6783">
          <w:rPr>
            <w:noProof/>
          </w:rPr>
          <w:t>54</w:t>
        </w:r>
      </w:ins>
      <w:ins w:id="685" w:author="3.0" w:date="2014-09-08T14:01:00Z">
        <w:r>
          <w:rPr>
            <w:noProof/>
          </w:rPr>
          <w:fldChar w:fldCharType="end"/>
        </w:r>
      </w:ins>
    </w:p>
    <w:p w:rsidR="00E456EC" w:rsidRPr="00902727" w:rsidRDefault="00E456EC">
      <w:pPr>
        <w:pStyle w:val="TM3"/>
        <w:tabs>
          <w:tab w:val="left" w:pos="1320"/>
          <w:tab w:val="right" w:leader="dot" w:pos="9606"/>
        </w:tabs>
        <w:rPr>
          <w:ins w:id="686" w:author="3.0" w:date="2014-09-08T14:01:00Z"/>
          <w:rFonts w:asciiTheme="minorHAnsi" w:eastAsiaTheme="minorEastAsia" w:hAnsiTheme="minorHAnsi" w:cstheme="minorBidi"/>
          <w:i w:val="0"/>
          <w:noProof/>
          <w:sz w:val="22"/>
          <w:szCs w:val="22"/>
          <w:lang w:eastAsia="fr-BE"/>
          <w:rPrChange w:id="687" w:author="3.0" w:date="2014-09-08T14:12:00Z">
            <w:rPr>
              <w:ins w:id="688" w:author="3.0" w:date="2014-09-08T14:01:00Z"/>
              <w:rFonts w:asciiTheme="minorHAnsi" w:eastAsiaTheme="minorEastAsia" w:hAnsiTheme="minorHAnsi" w:cstheme="minorBidi"/>
              <w:i w:val="0"/>
              <w:noProof/>
              <w:sz w:val="22"/>
              <w:szCs w:val="22"/>
              <w:lang w:val="fr-BE" w:eastAsia="fr-BE"/>
            </w:rPr>
          </w:rPrChange>
        </w:rPr>
      </w:pPr>
      <w:ins w:id="689" w:author="3.0" w:date="2014-09-08T14:01:00Z">
        <w:r>
          <w:rPr>
            <w:noProof/>
          </w:rPr>
          <w:t>4.12.4</w:t>
        </w:r>
        <w:r w:rsidRPr="00902727">
          <w:rPr>
            <w:rFonts w:asciiTheme="minorHAnsi" w:eastAsiaTheme="minorEastAsia" w:hAnsiTheme="minorHAnsi" w:cstheme="minorBidi"/>
            <w:i w:val="0"/>
            <w:noProof/>
            <w:sz w:val="22"/>
            <w:szCs w:val="22"/>
            <w:lang w:eastAsia="fr-BE"/>
            <w:rPrChange w:id="690" w:author="3.0" w:date="2014-09-08T14:12:00Z">
              <w:rPr>
                <w:rFonts w:asciiTheme="minorHAnsi" w:eastAsiaTheme="minorEastAsia" w:hAnsiTheme="minorHAnsi" w:cstheme="minorBidi"/>
                <w:i w:val="0"/>
                <w:noProof/>
                <w:sz w:val="22"/>
                <w:szCs w:val="22"/>
                <w:lang w:val="fr-BE" w:eastAsia="fr-BE"/>
              </w:rPr>
            </w:rPrChange>
          </w:rPr>
          <w:tab/>
        </w:r>
        <w:r>
          <w:rPr>
            <w:noProof/>
          </w:rPr>
          <w:t>Service JRU_MESSAGE_QUEUE_IS_EMPTY</w:t>
        </w:r>
        <w:r>
          <w:rPr>
            <w:noProof/>
          </w:rPr>
          <w:tab/>
        </w:r>
        <w:r>
          <w:rPr>
            <w:noProof/>
          </w:rPr>
          <w:fldChar w:fldCharType="begin"/>
        </w:r>
        <w:r>
          <w:rPr>
            <w:noProof/>
          </w:rPr>
          <w:instrText xml:space="preserve"> PAGEREF _Toc397948285 \h </w:instrText>
        </w:r>
      </w:ins>
      <w:r>
        <w:rPr>
          <w:noProof/>
        </w:rPr>
      </w:r>
      <w:r>
        <w:rPr>
          <w:noProof/>
        </w:rPr>
        <w:fldChar w:fldCharType="separate"/>
      </w:r>
      <w:ins w:id="691" w:author="3.0" w:date="2014-09-15T10:03:00Z">
        <w:r w:rsidR="006D6783">
          <w:rPr>
            <w:noProof/>
          </w:rPr>
          <w:t>55</w:t>
        </w:r>
      </w:ins>
      <w:ins w:id="692" w:author="3.0" w:date="2014-09-08T14:01:00Z">
        <w:r>
          <w:rPr>
            <w:noProof/>
          </w:rPr>
          <w:fldChar w:fldCharType="end"/>
        </w:r>
      </w:ins>
    </w:p>
    <w:p w:rsidR="00E456EC" w:rsidRPr="00902727" w:rsidRDefault="00E456EC">
      <w:pPr>
        <w:pStyle w:val="TM3"/>
        <w:tabs>
          <w:tab w:val="left" w:pos="1320"/>
          <w:tab w:val="right" w:leader="dot" w:pos="9606"/>
        </w:tabs>
        <w:rPr>
          <w:ins w:id="693" w:author="3.0" w:date="2014-09-08T14:01:00Z"/>
          <w:rFonts w:asciiTheme="minorHAnsi" w:eastAsiaTheme="minorEastAsia" w:hAnsiTheme="minorHAnsi" w:cstheme="minorBidi"/>
          <w:i w:val="0"/>
          <w:noProof/>
          <w:sz w:val="22"/>
          <w:szCs w:val="22"/>
          <w:lang w:eastAsia="fr-BE"/>
          <w:rPrChange w:id="694" w:author="3.0" w:date="2014-09-08T14:12:00Z">
            <w:rPr>
              <w:ins w:id="695" w:author="3.0" w:date="2014-09-08T14:01:00Z"/>
              <w:rFonts w:asciiTheme="minorHAnsi" w:eastAsiaTheme="minorEastAsia" w:hAnsiTheme="minorHAnsi" w:cstheme="minorBidi"/>
              <w:i w:val="0"/>
              <w:noProof/>
              <w:sz w:val="22"/>
              <w:szCs w:val="22"/>
              <w:lang w:val="fr-BE" w:eastAsia="fr-BE"/>
            </w:rPr>
          </w:rPrChange>
        </w:rPr>
      </w:pPr>
      <w:ins w:id="696" w:author="3.0" w:date="2014-09-08T14:01:00Z">
        <w:r>
          <w:rPr>
            <w:noProof/>
          </w:rPr>
          <w:t>4.12.5</w:t>
        </w:r>
        <w:r w:rsidRPr="00902727">
          <w:rPr>
            <w:rFonts w:asciiTheme="minorHAnsi" w:eastAsiaTheme="minorEastAsia" w:hAnsiTheme="minorHAnsi" w:cstheme="minorBidi"/>
            <w:i w:val="0"/>
            <w:noProof/>
            <w:sz w:val="22"/>
            <w:szCs w:val="22"/>
            <w:lang w:eastAsia="fr-BE"/>
            <w:rPrChange w:id="697"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_Toc397948286 \h </w:instrText>
        </w:r>
      </w:ins>
      <w:r>
        <w:rPr>
          <w:noProof/>
        </w:rPr>
      </w:r>
      <w:r>
        <w:rPr>
          <w:noProof/>
        </w:rPr>
        <w:fldChar w:fldCharType="separate"/>
      </w:r>
      <w:ins w:id="698" w:author="3.0" w:date="2014-09-15T10:03:00Z">
        <w:r w:rsidR="006D6783">
          <w:rPr>
            <w:noProof/>
          </w:rPr>
          <w:t>55</w:t>
        </w:r>
      </w:ins>
      <w:ins w:id="699" w:author="3.0" w:date="2014-09-08T14:01:00Z">
        <w:r>
          <w:rPr>
            <w:noProof/>
          </w:rPr>
          <w:fldChar w:fldCharType="end"/>
        </w:r>
      </w:ins>
    </w:p>
    <w:p w:rsidR="00E456EC" w:rsidRPr="00902727" w:rsidRDefault="00E456EC">
      <w:pPr>
        <w:pStyle w:val="TM2"/>
        <w:tabs>
          <w:tab w:val="left" w:pos="880"/>
          <w:tab w:val="right" w:leader="dot" w:pos="9606"/>
        </w:tabs>
        <w:rPr>
          <w:ins w:id="700" w:author="3.0" w:date="2014-09-08T14:01:00Z"/>
          <w:rFonts w:asciiTheme="minorHAnsi" w:eastAsiaTheme="minorEastAsia" w:hAnsiTheme="minorHAnsi" w:cstheme="minorBidi"/>
          <w:smallCaps w:val="0"/>
          <w:noProof/>
          <w:sz w:val="22"/>
          <w:szCs w:val="22"/>
          <w:lang w:eastAsia="fr-BE"/>
          <w:rPrChange w:id="701" w:author="3.0" w:date="2014-09-08T14:12:00Z">
            <w:rPr>
              <w:ins w:id="702" w:author="3.0" w:date="2014-09-08T14:01:00Z"/>
              <w:rFonts w:asciiTheme="minorHAnsi" w:eastAsiaTheme="minorEastAsia" w:hAnsiTheme="minorHAnsi" w:cstheme="minorBidi"/>
              <w:smallCaps w:val="0"/>
              <w:noProof/>
              <w:sz w:val="22"/>
              <w:szCs w:val="22"/>
              <w:lang w:val="fr-BE" w:eastAsia="fr-BE"/>
            </w:rPr>
          </w:rPrChange>
        </w:rPr>
      </w:pPr>
      <w:ins w:id="703" w:author="3.0" w:date="2014-09-08T14:01:00Z">
        <w:r>
          <w:rPr>
            <w:noProof/>
          </w:rPr>
          <w:t>4.13</w:t>
        </w:r>
        <w:r w:rsidRPr="00902727">
          <w:rPr>
            <w:rFonts w:asciiTheme="minorHAnsi" w:eastAsiaTheme="minorEastAsia" w:hAnsiTheme="minorHAnsi" w:cstheme="minorBidi"/>
            <w:smallCaps w:val="0"/>
            <w:noProof/>
            <w:sz w:val="22"/>
            <w:szCs w:val="22"/>
            <w:lang w:eastAsia="fr-BE"/>
            <w:rPrChange w:id="704" w:author="3.0" w:date="2014-09-08T14:12:00Z">
              <w:rPr>
                <w:rFonts w:asciiTheme="minorHAnsi" w:eastAsiaTheme="minorEastAsia" w:hAnsiTheme="minorHAnsi" w:cstheme="minorBidi"/>
                <w:smallCaps w:val="0"/>
                <w:noProof/>
                <w:sz w:val="22"/>
                <w:szCs w:val="22"/>
                <w:lang w:val="fr-BE" w:eastAsia="fr-BE"/>
              </w:rPr>
            </w:rPrChange>
          </w:rPr>
          <w:tab/>
        </w:r>
        <w:r>
          <w:rPr>
            <w:noProof/>
          </w:rPr>
          <w:t>STM Interface</w:t>
        </w:r>
        <w:r>
          <w:rPr>
            <w:noProof/>
          </w:rPr>
          <w:tab/>
        </w:r>
        <w:r>
          <w:rPr>
            <w:noProof/>
          </w:rPr>
          <w:fldChar w:fldCharType="begin"/>
        </w:r>
        <w:r>
          <w:rPr>
            <w:noProof/>
          </w:rPr>
          <w:instrText xml:space="preserve"> PAGEREF _Toc397948287 \h </w:instrText>
        </w:r>
      </w:ins>
      <w:r>
        <w:rPr>
          <w:noProof/>
        </w:rPr>
      </w:r>
      <w:r>
        <w:rPr>
          <w:noProof/>
        </w:rPr>
        <w:fldChar w:fldCharType="separate"/>
      </w:r>
      <w:ins w:id="705" w:author="3.0" w:date="2014-09-15T10:03:00Z">
        <w:r w:rsidR="006D6783">
          <w:rPr>
            <w:noProof/>
          </w:rPr>
          <w:t>57</w:t>
        </w:r>
      </w:ins>
      <w:ins w:id="706" w:author="3.0" w:date="2014-09-08T14:01:00Z">
        <w:r>
          <w:rPr>
            <w:noProof/>
          </w:rPr>
          <w:fldChar w:fldCharType="end"/>
        </w:r>
      </w:ins>
    </w:p>
    <w:p w:rsidR="00E456EC" w:rsidRPr="00902727" w:rsidRDefault="00E456EC">
      <w:pPr>
        <w:pStyle w:val="TM3"/>
        <w:tabs>
          <w:tab w:val="left" w:pos="1320"/>
          <w:tab w:val="right" w:leader="dot" w:pos="9606"/>
        </w:tabs>
        <w:rPr>
          <w:ins w:id="707" w:author="3.0" w:date="2014-09-08T14:01:00Z"/>
          <w:rFonts w:asciiTheme="minorHAnsi" w:eastAsiaTheme="minorEastAsia" w:hAnsiTheme="minorHAnsi" w:cstheme="minorBidi"/>
          <w:i w:val="0"/>
          <w:noProof/>
          <w:sz w:val="22"/>
          <w:szCs w:val="22"/>
          <w:lang w:eastAsia="fr-BE"/>
          <w:rPrChange w:id="708" w:author="3.0" w:date="2014-09-08T14:12:00Z">
            <w:rPr>
              <w:ins w:id="709" w:author="3.0" w:date="2014-09-08T14:01:00Z"/>
              <w:rFonts w:asciiTheme="minorHAnsi" w:eastAsiaTheme="minorEastAsia" w:hAnsiTheme="minorHAnsi" w:cstheme="minorBidi"/>
              <w:i w:val="0"/>
              <w:noProof/>
              <w:sz w:val="22"/>
              <w:szCs w:val="22"/>
              <w:lang w:val="fr-BE" w:eastAsia="fr-BE"/>
            </w:rPr>
          </w:rPrChange>
        </w:rPr>
      </w:pPr>
      <w:ins w:id="710" w:author="3.0" w:date="2014-09-08T14:01:00Z">
        <w:r>
          <w:rPr>
            <w:noProof/>
          </w:rPr>
          <w:t>4.13.1</w:t>
        </w:r>
        <w:r w:rsidRPr="00902727">
          <w:rPr>
            <w:rFonts w:asciiTheme="minorHAnsi" w:eastAsiaTheme="minorEastAsia" w:hAnsiTheme="minorHAnsi" w:cstheme="minorBidi"/>
            <w:i w:val="0"/>
            <w:noProof/>
            <w:sz w:val="22"/>
            <w:szCs w:val="22"/>
            <w:lang w:eastAsia="fr-BE"/>
            <w:rPrChange w:id="711"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_Toc397948288 \h </w:instrText>
        </w:r>
      </w:ins>
      <w:r>
        <w:rPr>
          <w:noProof/>
        </w:rPr>
      </w:r>
      <w:r>
        <w:rPr>
          <w:noProof/>
        </w:rPr>
        <w:fldChar w:fldCharType="separate"/>
      </w:r>
      <w:ins w:id="712" w:author="3.0" w:date="2014-09-15T10:03:00Z">
        <w:r w:rsidR="006D6783">
          <w:rPr>
            <w:noProof/>
          </w:rPr>
          <w:t>57</w:t>
        </w:r>
      </w:ins>
      <w:ins w:id="713" w:author="3.0" w:date="2014-09-08T14:01:00Z">
        <w:r>
          <w:rPr>
            <w:noProof/>
          </w:rPr>
          <w:fldChar w:fldCharType="end"/>
        </w:r>
      </w:ins>
    </w:p>
    <w:p w:rsidR="00E456EC" w:rsidRPr="00902727" w:rsidRDefault="00E456EC">
      <w:pPr>
        <w:pStyle w:val="TM3"/>
        <w:tabs>
          <w:tab w:val="left" w:pos="1320"/>
          <w:tab w:val="right" w:leader="dot" w:pos="9606"/>
        </w:tabs>
        <w:rPr>
          <w:ins w:id="714" w:author="3.0" w:date="2014-09-08T14:01:00Z"/>
          <w:rFonts w:asciiTheme="minorHAnsi" w:eastAsiaTheme="minorEastAsia" w:hAnsiTheme="minorHAnsi" w:cstheme="minorBidi"/>
          <w:i w:val="0"/>
          <w:noProof/>
          <w:sz w:val="22"/>
          <w:szCs w:val="22"/>
          <w:lang w:eastAsia="fr-BE"/>
          <w:rPrChange w:id="715" w:author="3.0" w:date="2014-09-08T14:12:00Z">
            <w:rPr>
              <w:ins w:id="716" w:author="3.0" w:date="2014-09-08T14:01:00Z"/>
              <w:rFonts w:asciiTheme="minorHAnsi" w:eastAsiaTheme="minorEastAsia" w:hAnsiTheme="minorHAnsi" w:cstheme="minorBidi"/>
              <w:i w:val="0"/>
              <w:noProof/>
              <w:sz w:val="22"/>
              <w:szCs w:val="22"/>
              <w:lang w:val="fr-BE" w:eastAsia="fr-BE"/>
            </w:rPr>
          </w:rPrChange>
        </w:rPr>
      </w:pPr>
      <w:ins w:id="717" w:author="3.0" w:date="2014-09-08T14:01:00Z">
        <w:r>
          <w:rPr>
            <w:noProof/>
          </w:rPr>
          <w:t>4.13.2</w:t>
        </w:r>
        <w:r w:rsidRPr="00902727">
          <w:rPr>
            <w:rFonts w:asciiTheme="minorHAnsi" w:eastAsiaTheme="minorEastAsia" w:hAnsiTheme="minorHAnsi" w:cstheme="minorBidi"/>
            <w:i w:val="0"/>
            <w:noProof/>
            <w:sz w:val="22"/>
            <w:szCs w:val="22"/>
            <w:lang w:eastAsia="fr-BE"/>
            <w:rPrChange w:id="718" w:author="3.0" w:date="2014-09-08T14:12:00Z">
              <w:rPr>
                <w:rFonts w:asciiTheme="minorHAnsi" w:eastAsiaTheme="minorEastAsia" w:hAnsiTheme="minorHAnsi" w:cstheme="minorBidi"/>
                <w:i w:val="0"/>
                <w:noProof/>
                <w:sz w:val="22"/>
                <w:szCs w:val="22"/>
                <w:lang w:val="fr-BE" w:eastAsia="fr-BE"/>
              </w:rPr>
            </w:rPrChange>
          </w:rPr>
          <w:tab/>
        </w:r>
        <w:r>
          <w:rPr>
            <w:noProof/>
          </w:rPr>
          <w:t>Service WRITE_STM_MESSAGE</w:t>
        </w:r>
        <w:r>
          <w:rPr>
            <w:noProof/>
          </w:rPr>
          <w:tab/>
        </w:r>
        <w:r>
          <w:rPr>
            <w:noProof/>
          </w:rPr>
          <w:fldChar w:fldCharType="begin"/>
        </w:r>
        <w:r>
          <w:rPr>
            <w:noProof/>
          </w:rPr>
          <w:instrText xml:space="preserve"> PAGEREF _Toc397948289 \h </w:instrText>
        </w:r>
      </w:ins>
      <w:r>
        <w:rPr>
          <w:noProof/>
        </w:rPr>
      </w:r>
      <w:r>
        <w:rPr>
          <w:noProof/>
        </w:rPr>
        <w:fldChar w:fldCharType="separate"/>
      </w:r>
      <w:ins w:id="719" w:author="3.0" w:date="2014-09-15T10:03:00Z">
        <w:r w:rsidR="006D6783">
          <w:rPr>
            <w:noProof/>
          </w:rPr>
          <w:t>57</w:t>
        </w:r>
      </w:ins>
      <w:ins w:id="720" w:author="3.0" w:date="2014-09-08T14:01:00Z">
        <w:r>
          <w:rPr>
            <w:noProof/>
          </w:rPr>
          <w:fldChar w:fldCharType="end"/>
        </w:r>
      </w:ins>
    </w:p>
    <w:p w:rsidR="00E456EC" w:rsidRPr="00902727" w:rsidRDefault="00E456EC">
      <w:pPr>
        <w:pStyle w:val="TM3"/>
        <w:tabs>
          <w:tab w:val="left" w:pos="1320"/>
          <w:tab w:val="right" w:leader="dot" w:pos="9606"/>
        </w:tabs>
        <w:rPr>
          <w:ins w:id="721" w:author="3.0" w:date="2014-09-08T14:01:00Z"/>
          <w:rFonts w:asciiTheme="minorHAnsi" w:eastAsiaTheme="minorEastAsia" w:hAnsiTheme="minorHAnsi" w:cstheme="minorBidi"/>
          <w:i w:val="0"/>
          <w:noProof/>
          <w:sz w:val="22"/>
          <w:szCs w:val="22"/>
          <w:lang w:eastAsia="fr-BE"/>
          <w:rPrChange w:id="722" w:author="3.0" w:date="2014-09-08T14:12:00Z">
            <w:rPr>
              <w:ins w:id="723" w:author="3.0" w:date="2014-09-08T14:01:00Z"/>
              <w:rFonts w:asciiTheme="minorHAnsi" w:eastAsiaTheme="minorEastAsia" w:hAnsiTheme="minorHAnsi" w:cstheme="minorBidi"/>
              <w:i w:val="0"/>
              <w:noProof/>
              <w:sz w:val="22"/>
              <w:szCs w:val="22"/>
              <w:lang w:val="fr-BE" w:eastAsia="fr-BE"/>
            </w:rPr>
          </w:rPrChange>
        </w:rPr>
      </w:pPr>
      <w:ins w:id="724" w:author="3.0" w:date="2014-09-08T14:01:00Z">
        <w:r>
          <w:rPr>
            <w:noProof/>
          </w:rPr>
          <w:t>4.13.3</w:t>
        </w:r>
        <w:r w:rsidRPr="00902727">
          <w:rPr>
            <w:rFonts w:asciiTheme="minorHAnsi" w:eastAsiaTheme="minorEastAsia" w:hAnsiTheme="minorHAnsi" w:cstheme="minorBidi"/>
            <w:i w:val="0"/>
            <w:noProof/>
            <w:sz w:val="22"/>
            <w:szCs w:val="22"/>
            <w:lang w:eastAsia="fr-BE"/>
            <w:rPrChange w:id="725" w:author="3.0" w:date="2014-09-08T14:12:00Z">
              <w:rPr>
                <w:rFonts w:asciiTheme="minorHAnsi" w:eastAsiaTheme="minorEastAsia" w:hAnsiTheme="minorHAnsi" w:cstheme="minorBidi"/>
                <w:i w:val="0"/>
                <w:noProof/>
                <w:sz w:val="22"/>
                <w:szCs w:val="22"/>
                <w:lang w:val="fr-BE" w:eastAsia="fr-BE"/>
              </w:rPr>
            </w:rPrChange>
          </w:rPr>
          <w:tab/>
        </w:r>
        <w:r>
          <w:rPr>
            <w:noProof/>
          </w:rPr>
          <w:t>Service READ_STM_MESSAGE</w:t>
        </w:r>
        <w:r>
          <w:rPr>
            <w:noProof/>
          </w:rPr>
          <w:tab/>
        </w:r>
        <w:r>
          <w:rPr>
            <w:noProof/>
          </w:rPr>
          <w:fldChar w:fldCharType="begin"/>
        </w:r>
        <w:r>
          <w:rPr>
            <w:noProof/>
          </w:rPr>
          <w:instrText xml:space="preserve"> PAGEREF _Toc397948290 \h </w:instrText>
        </w:r>
      </w:ins>
      <w:r>
        <w:rPr>
          <w:noProof/>
        </w:rPr>
      </w:r>
      <w:r>
        <w:rPr>
          <w:noProof/>
        </w:rPr>
        <w:fldChar w:fldCharType="separate"/>
      </w:r>
      <w:ins w:id="726" w:author="3.0" w:date="2014-09-15T10:03:00Z">
        <w:r w:rsidR="006D6783">
          <w:rPr>
            <w:noProof/>
          </w:rPr>
          <w:t>57</w:t>
        </w:r>
      </w:ins>
      <w:ins w:id="727" w:author="3.0" w:date="2014-09-08T14:01:00Z">
        <w:r>
          <w:rPr>
            <w:noProof/>
          </w:rPr>
          <w:fldChar w:fldCharType="end"/>
        </w:r>
      </w:ins>
    </w:p>
    <w:p w:rsidR="00E456EC" w:rsidRPr="00902727" w:rsidRDefault="00E456EC">
      <w:pPr>
        <w:pStyle w:val="TM3"/>
        <w:tabs>
          <w:tab w:val="left" w:pos="1320"/>
          <w:tab w:val="right" w:leader="dot" w:pos="9606"/>
        </w:tabs>
        <w:rPr>
          <w:ins w:id="728" w:author="3.0" w:date="2014-09-08T14:01:00Z"/>
          <w:rFonts w:asciiTheme="minorHAnsi" w:eastAsiaTheme="minorEastAsia" w:hAnsiTheme="minorHAnsi" w:cstheme="minorBidi"/>
          <w:i w:val="0"/>
          <w:noProof/>
          <w:sz w:val="22"/>
          <w:szCs w:val="22"/>
          <w:lang w:eastAsia="fr-BE"/>
          <w:rPrChange w:id="729" w:author="3.0" w:date="2014-09-08T14:12:00Z">
            <w:rPr>
              <w:ins w:id="730" w:author="3.0" w:date="2014-09-08T14:01:00Z"/>
              <w:rFonts w:asciiTheme="minorHAnsi" w:eastAsiaTheme="minorEastAsia" w:hAnsiTheme="minorHAnsi" w:cstheme="minorBidi"/>
              <w:i w:val="0"/>
              <w:noProof/>
              <w:sz w:val="22"/>
              <w:szCs w:val="22"/>
              <w:lang w:val="fr-BE" w:eastAsia="fr-BE"/>
            </w:rPr>
          </w:rPrChange>
        </w:rPr>
      </w:pPr>
      <w:ins w:id="731" w:author="3.0" w:date="2014-09-08T14:01:00Z">
        <w:r>
          <w:rPr>
            <w:noProof/>
          </w:rPr>
          <w:t>4.13.4</w:t>
        </w:r>
        <w:r w:rsidRPr="00902727">
          <w:rPr>
            <w:rFonts w:asciiTheme="minorHAnsi" w:eastAsiaTheme="minorEastAsia" w:hAnsiTheme="minorHAnsi" w:cstheme="minorBidi"/>
            <w:i w:val="0"/>
            <w:noProof/>
            <w:sz w:val="22"/>
            <w:szCs w:val="22"/>
            <w:lang w:eastAsia="fr-BE"/>
            <w:rPrChange w:id="732" w:author="3.0" w:date="2014-09-08T14:12:00Z">
              <w:rPr>
                <w:rFonts w:asciiTheme="minorHAnsi" w:eastAsiaTheme="minorEastAsia" w:hAnsiTheme="minorHAnsi" w:cstheme="minorBidi"/>
                <w:i w:val="0"/>
                <w:noProof/>
                <w:sz w:val="22"/>
                <w:szCs w:val="22"/>
                <w:lang w:val="fr-BE" w:eastAsia="fr-BE"/>
              </w:rPr>
            </w:rPrChange>
          </w:rPr>
          <w:tab/>
        </w:r>
        <w:r>
          <w:rPr>
            <w:noProof/>
          </w:rPr>
          <w:t>Service STM_MESSAGE_QUEUE_IS_EMPTY</w:t>
        </w:r>
        <w:r>
          <w:rPr>
            <w:noProof/>
          </w:rPr>
          <w:tab/>
        </w:r>
        <w:r>
          <w:rPr>
            <w:noProof/>
          </w:rPr>
          <w:fldChar w:fldCharType="begin"/>
        </w:r>
        <w:r>
          <w:rPr>
            <w:noProof/>
          </w:rPr>
          <w:instrText xml:space="preserve"> PAGEREF _Toc397948291 \h </w:instrText>
        </w:r>
      </w:ins>
      <w:r>
        <w:rPr>
          <w:noProof/>
        </w:rPr>
      </w:r>
      <w:r>
        <w:rPr>
          <w:noProof/>
        </w:rPr>
        <w:fldChar w:fldCharType="separate"/>
      </w:r>
      <w:ins w:id="733" w:author="3.0" w:date="2014-09-15T10:03:00Z">
        <w:r w:rsidR="006D6783">
          <w:rPr>
            <w:noProof/>
          </w:rPr>
          <w:t>58</w:t>
        </w:r>
      </w:ins>
      <w:ins w:id="734" w:author="3.0" w:date="2014-09-08T14:01:00Z">
        <w:r>
          <w:rPr>
            <w:noProof/>
          </w:rPr>
          <w:fldChar w:fldCharType="end"/>
        </w:r>
      </w:ins>
    </w:p>
    <w:p w:rsidR="00E456EC" w:rsidRPr="00902727" w:rsidRDefault="00E456EC">
      <w:pPr>
        <w:pStyle w:val="TM3"/>
        <w:tabs>
          <w:tab w:val="left" w:pos="1320"/>
          <w:tab w:val="right" w:leader="dot" w:pos="9606"/>
        </w:tabs>
        <w:rPr>
          <w:ins w:id="735" w:author="3.0" w:date="2014-09-08T14:01:00Z"/>
          <w:rFonts w:asciiTheme="minorHAnsi" w:eastAsiaTheme="minorEastAsia" w:hAnsiTheme="minorHAnsi" w:cstheme="minorBidi"/>
          <w:i w:val="0"/>
          <w:noProof/>
          <w:sz w:val="22"/>
          <w:szCs w:val="22"/>
          <w:lang w:eastAsia="fr-BE"/>
          <w:rPrChange w:id="736" w:author="3.0" w:date="2014-09-08T14:12:00Z">
            <w:rPr>
              <w:ins w:id="737" w:author="3.0" w:date="2014-09-08T14:01:00Z"/>
              <w:rFonts w:asciiTheme="minorHAnsi" w:eastAsiaTheme="minorEastAsia" w:hAnsiTheme="minorHAnsi" w:cstheme="minorBidi"/>
              <w:i w:val="0"/>
              <w:noProof/>
              <w:sz w:val="22"/>
              <w:szCs w:val="22"/>
              <w:lang w:val="fr-BE" w:eastAsia="fr-BE"/>
            </w:rPr>
          </w:rPrChange>
        </w:rPr>
      </w:pPr>
      <w:ins w:id="738" w:author="3.0" w:date="2014-09-08T14:01:00Z">
        <w:r>
          <w:rPr>
            <w:noProof/>
          </w:rPr>
          <w:t>4.13.5</w:t>
        </w:r>
        <w:r w:rsidRPr="00902727">
          <w:rPr>
            <w:rFonts w:asciiTheme="minorHAnsi" w:eastAsiaTheme="minorEastAsia" w:hAnsiTheme="minorHAnsi" w:cstheme="minorBidi"/>
            <w:i w:val="0"/>
            <w:noProof/>
            <w:sz w:val="22"/>
            <w:szCs w:val="22"/>
            <w:lang w:eastAsia="fr-BE"/>
            <w:rPrChange w:id="739" w:author="3.0" w:date="2014-09-08T14:12:00Z">
              <w:rPr>
                <w:rFonts w:asciiTheme="minorHAnsi" w:eastAsiaTheme="minorEastAsia" w:hAnsiTheme="minorHAnsi" w:cstheme="minorBidi"/>
                <w:i w:val="0"/>
                <w:noProof/>
                <w:sz w:val="22"/>
                <w:szCs w:val="22"/>
                <w:lang w:val="fr-BE" w:eastAsia="fr-BE"/>
              </w:rPr>
            </w:rPrChange>
          </w:rPr>
          <w:tab/>
        </w:r>
        <w:r>
          <w:rPr>
            <w:noProof/>
          </w:rPr>
          <w:t>Service STM_INFO</w:t>
        </w:r>
        <w:r>
          <w:rPr>
            <w:noProof/>
          </w:rPr>
          <w:tab/>
        </w:r>
        <w:r>
          <w:rPr>
            <w:noProof/>
          </w:rPr>
          <w:fldChar w:fldCharType="begin"/>
        </w:r>
        <w:r>
          <w:rPr>
            <w:noProof/>
          </w:rPr>
          <w:instrText xml:space="preserve"> PAGEREF _Toc397948292 \h </w:instrText>
        </w:r>
      </w:ins>
      <w:r>
        <w:rPr>
          <w:noProof/>
        </w:rPr>
      </w:r>
      <w:r>
        <w:rPr>
          <w:noProof/>
        </w:rPr>
        <w:fldChar w:fldCharType="separate"/>
      </w:r>
      <w:ins w:id="740" w:author="3.0" w:date="2014-09-15T10:03:00Z">
        <w:r w:rsidR="006D6783">
          <w:rPr>
            <w:noProof/>
          </w:rPr>
          <w:t>59</w:t>
        </w:r>
      </w:ins>
      <w:ins w:id="741" w:author="3.0" w:date="2014-09-08T14:01:00Z">
        <w:r>
          <w:rPr>
            <w:noProof/>
          </w:rPr>
          <w:fldChar w:fldCharType="end"/>
        </w:r>
      </w:ins>
    </w:p>
    <w:p w:rsidR="00E456EC" w:rsidRPr="00902727" w:rsidRDefault="00E456EC">
      <w:pPr>
        <w:pStyle w:val="TM3"/>
        <w:tabs>
          <w:tab w:val="left" w:pos="1320"/>
          <w:tab w:val="right" w:leader="dot" w:pos="9606"/>
        </w:tabs>
        <w:rPr>
          <w:ins w:id="742" w:author="3.0" w:date="2014-09-08T14:01:00Z"/>
          <w:rFonts w:asciiTheme="minorHAnsi" w:eastAsiaTheme="minorEastAsia" w:hAnsiTheme="minorHAnsi" w:cstheme="minorBidi"/>
          <w:i w:val="0"/>
          <w:noProof/>
          <w:sz w:val="22"/>
          <w:szCs w:val="22"/>
          <w:lang w:eastAsia="fr-BE"/>
          <w:rPrChange w:id="743" w:author="3.0" w:date="2014-09-08T14:12:00Z">
            <w:rPr>
              <w:ins w:id="744" w:author="3.0" w:date="2014-09-08T14:01:00Z"/>
              <w:rFonts w:asciiTheme="minorHAnsi" w:eastAsiaTheme="minorEastAsia" w:hAnsiTheme="minorHAnsi" w:cstheme="minorBidi"/>
              <w:i w:val="0"/>
              <w:noProof/>
              <w:sz w:val="22"/>
              <w:szCs w:val="22"/>
              <w:lang w:val="fr-BE" w:eastAsia="fr-BE"/>
            </w:rPr>
          </w:rPrChange>
        </w:rPr>
      </w:pPr>
      <w:ins w:id="745" w:author="3.0" w:date="2014-09-08T14:01:00Z">
        <w:r>
          <w:rPr>
            <w:noProof/>
          </w:rPr>
          <w:t>4.13.6</w:t>
        </w:r>
        <w:r w:rsidRPr="00902727">
          <w:rPr>
            <w:rFonts w:asciiTheme="minorHAnsi" w:eastAsiaTheme="minorEastAsia" w:hAnsiTheme="minorHAnsi" w:cstheme="minorBidi"/>
            <w:i w:val="0"/>
            <w:noProof/>
            <w:sz w:val="22"/>
            <w:szCs w:val="22"/>
            <w:lang w:eastAsia="fr-BE"/>
            <w:rPrChange w:id="746"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_Toc397948293 \h </w:instrText>
        </w:r>
      </w:ins>
      <w:r>
        <w:rPr>
          <w:noProof/>
        </w:rPr>
      </w:r>
      <w:r>
        <w:rPr>
          <w:noProof/>
        </w:rPr>
        <w:fldChar w:fldCharType="separate"/>
      </w:r>
      <w:ins w:id="747" w:author="3.0" w:date="2014-09-15T10:03:00Z">
        <w:r w:rsidR="006D6783">
          <w:rPr>
            <w:noProof/>
          </w:rPr>
          <w:t>59</w:t>
        </w:r>
      </w:ins>
      <w:ins w:id="748" w:author="3.0" w:date="2014-09-08T14:01:00Z">
        <w:r>
          <w:rPr>
            <w:noProof/>
          </w:rPr>
          <w:fldChar w:fldCharType="end"/>
        </w:r>
      </w:ins>
    </w:p>
    <w:p w:rsidR="00E456EC" w:rsidRPr="00902727" w:rsidRDefault="00E456EC">
      <w:pPr>
        <w:pStyle w:val="TM2"/>
        <w:tabs>
          <w:tab w:val="left" w:pos="880"/>
          <w:tab w:val="right" w:leader="dot" w:pos="9606"/>
        </w:tabs>
        <w:rPr>
          <w:ins w:id="749" w:author="3.0" w:date="2014-09-08T14:01:00Z"/>
          <w:rFonts w:asciiTheme="minorHAnsi" w:eastAsiaTheme="minorEastAsia" w:hAnsiTheme="minorHAnsi" w:cstheme="minorBidi"/>
          <w:smallCaps w:val="0"/>
          <w:noProof/>
          <w:sz w:val="22"/>
          <w:szCs w:val="22"/>
          <w:lang w:eastAsia="fr-BE"/>
          <w:rPrChange w:id="750" w:author="3.0" w:date="2014-09-08T14:12:00Z">
            <w:rPr>
              <w:ins w:id="751" w:author="3.0" w:date="2014-09-08T14:01:00Z"/>
              <w:rFonts w:asciiTheme="minorHAnsi" w:eastAsiaTheme="minorEastAsia" w:hAnsiTheme="minorHAnsi" w:cstheme="minorBidi"/>
              <w:smallCaps w:val="0"/>
              <w:noProof/>
              <w:sz w:val="22"/>
              <w:szCs w:val="22"/>
              <w:lang w:val="fr-BE" w:eastAsia="fr-BE"/>
            </w:rPr>
          </w:rPrChange>
        </w:rPr>
      </w:pPr>
      <w:ins w:id="752" w:author="3.0" w:date="2014-09-08T14:01:00Z">
        <w:r>
          <w:rPr>
            <w:noProof/>
          </w:rPr>
          <w:t>4.14</w:t>
        </w:r>
        <w:r w:rsidRPr="00902727">
          <w:rPr>
            <w:rFonts w:asciiTheme="minorHAnsi" w:eastAsiaTheme="minorEastAsia" w:hAnsiTheme="minorHAnsi" w:cstheme="minorBidi"/>
            <w:smallCaps w:val="0"/>
            <w:noProof/>
            <w:sz w:val="22"/>
            <w:szCs w:val="22"/>
            <w:lang w:eastAsia="fr-BE"/>
            <w:rPrChange w:id="753" w:author="3.0" w:date="2014-09-08T14:12:00Z">
              <w:rPr>
                <w:rFonts w:asciiTheme="minorHAnsi" w:eastAsiaTheme="minorEastAsia" w:hAnsiTheme="minorHAnsi" w:cstheme="minorBidi"/>
                <w:smallCaps w:val="0"/>
                <w:noProof/>
                <w:sz w:val="22"/>
                <w:szCs w:val="22"/>
                <w:lang w:val="fr-BE" w:eastAsia="fr-BE"/>
              </w:rPr>
            </w:rPrChange>
          </w:rPr>
          <w:tab/>
        </w:r>
        <w:r>
          <w:rPr>
            <w:noProof/>
          </w:rPr>
          <w:t>Euroradio interface</w:t>
        </w:r>
        <w:r>
          <w:rPr>
            <w:noProof/>
          </w:rPr>
          <w:tab/>
        </w:r>
        <w:r>
          <w:rPr>
            <w:noProof/>
          </w:rPr>
          <w:fldChar w:fldCharType="begin"/>
        </w:r>
        <w:r>
          <w:rPr>
            <w:noProof/>
          </w:rPr>
          <w:instrText xml:space="preserve"> PAGEREF _Toc397948294 \h </w:instrText>
        </w:r>
      </w:ins>
      <w:r>
        <w:rPr>
          <w:noProof/>
        </w:rPr>
      </w:r>
      <w:r>
        <w:rPr>
          <w:noProof/>
        </w:rPr>
        <w:fldChar w:fldCharType="separate"/>
      </w:r>
      <w:ins w:id="754" w:author="3.0" w:date="2014-09-15T10:03:00Z">
        <w:r w:rsidR="006D6783">
          <w:rPr>
            <w:noProof/>
          </w:rPr>
          <w:t>61</w:t>
        </w:r>
      </w:ins>
      <w:ins w:id="755" w:author="3.0" w:date="2014-09-08T14:01:00Z">
        <w:r>
          <w:rPr>
            <w:noProof/>
          </w:rPr>
          <w:fldChar w:fldCharType="end"/>
        </w:r>
      </w:ins>
    </w:p>
    <w:p w:rsidR="00E456EC" w:rsidRPr="00902727" w:rsidRDefault="00E456EC">
      <w:pPr>
        <w:pStyle w:val="TM3"/>
        <w:tabs>
          <w:tab w:val="left" w:pos="1320"/>
          <w:tab w:val="right" w:leader="dot" w:pos="9606"/>
        </w:tabs>
        <w:rPr>
          <w:ins w:id="756" w:author="3.0" w:date="2014-09-08T14:01:00Z"/>
          <w:rFonts w:asciiTheme="minorHAnsi" w:eastAsiaTheme="minorEastAsia" w:hAnsiTheme="minorHAnsi" w:cstheme="minorBidi"/>
          <w:i w:val="0"/>
          <w:noProof/>
          <w:sz w:val="22"/>
          <w:szCs w:val="22"/>
          <w:lang w:eastAsia="fr-BE"/>
          <w:rPrChange w:id="757" w:author="3.0" w:date="2014-09-08T14:12:00Z">
            <w:rPr>
              <w:ins w:id="758" w:author="3.0" w:date="2014-09-08T14:01:00Z"/>
              <w:rFonts w:asciiTheme="minorHAnsi" w:eastAsiaTheme="minorEastAsia" w:hAnsiTheme="minorHAnsi" w:cstheme="minorBidi"/>
              <w:i w:val="0"/>
              <w:noProof/>
              <w:sz w:val="22"/>
              <w:szCs w:val="22"/>
              <w:lang w:val="fr-BE" w:eastAsia="fr-BE"/>
            </w:rPr>
          </w:rPrChange>
        </w:rPr>
      </w:pPr>
      <w:ins w:id="759" w:author="3.0" w:date="2014-09-08T14:01:00Z">
        <w:r>
          <w:rPr>
            <w:noProof/>
          </w:rPr>
          <w:t>4.14.1</w:t>
        </w:r>
        <w:r w:rsidRPr="00902727">
          <w:rPr>
            <w:rFonts w:asciiTheme="minorHAnsi" w:eastAsiaTheme="minorEastAsia" w:hAnsiTheme="minorHAnsi" w:cstheme="minorBidi"/>
            <w:i w:val="0"/>
            <w:noProof/>
            <w:sz w:val="22"/>
            <w:szCs w:val="22"/>
            <w:lang w:eastAsia="fr-BE"/>
            <w:rPrChange w:id="760"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_Toc397948295 \h </w:instrText>
        </w:r>
      </w:ins>
      <w:r>
        <w:rPr>
          <w:noProof/>
        </w:rPr>
      </w:r>
      <w:r>
        <w:rPr>
          <w:noProof/>
        </w:rPr>
        <w:fldChar w:fldCharType="separate"/>
      </w:r>
      <w:ins w:id="761" w:author="3.0" w:date="2014-09-15T10:03:00Z">
        <w:r w:rsidR="006D6783">
          <w:rPr>
            <w:noProof/>
          </w:rPr>
          <w:t>61</w:t>
        </w:r>
      </w:ins>
      <w:ins w:id="762" w:author="3.0" w:date="2014-09-08T14:01:00Z">
        <w:r>
          <w:rPr>
            <w:noProof/>
          </w:rPr>
          <w:fldChar w:fldCharType="end"/>
        </w:r>
      </w:ins>
    </w:p>
    <w:p w:rsidR="00E456EC" w:rsidRPr="00902727" w:rsidRDefault="00E456EC">
      <w:pPr>
        <w:pStyle w:val="TM3"/>
        <w:tabs>
          <w:tab w:val="left" w:pos="1320"/>
          <w:tab w:val="right" w:leader="dot" w:pos="9606"/>
        </w:tabs>
        <w:rPr>
          <w:ins w:id="763" w:author="3.0" w:date="2014-09-08T14:01:00Z"/>
          <w:rFonts w:asciiTheme="minorHAnsi" w:eastAsiaTheme="minorEastAsia" w:hAnsiTheme="minorHAnsi" w:cstheme="minorBidi"/>
          <w:i w:val="0"/>
          <w:noProof/>
          <w:sz w:val="22"/>
          <w:szCs w:val="22"/>
          <w:lang w:eastAsia="fr-BE"/>
          <w:rPrChange w:id="764" w:author="3.0" w:date="2014-09-08T14:12:00Z">
            <w:rPr>
              <w:ins w:id="765" w:author="3.0" w:date="2014-09-08T14:01:00Z"/>
              <w:rFonts w:asciiTheme="minorHAnsi" w:eastAsiaTheme="minorEastAsia" w:hAnsiTheme="minorHAnsi" w:cstheme="minorBidi"/>
              <w:i w:val="0"/>
              <w:noProof/>
              <w:sz w:val="22"/>
              <w:szCs w:val="22"/>
              <w:lang w:val="fr-BE" w:eastAsia="fr-BE"/>
            </w:rPr>
          </w:rPrChange>
        </w:rPr>
      </w:pPr>
      <w:ins w:id="766" w:author="3.0" w:date="2014-09-08T14:01:00Z">
        <w:r>
          <w:rPr>
            <w:noProof/>
          </w:rPr>
          <w:t>4.14.2</w:t>
        </w:r>
        <w:r w:rsidRPr="00902727">
          <w:rPr>
            <w:rFonts w:asciiTheme="minorHAnsi" w:eastAsiaTheme="minorEastAsia" w:hAnsiTheme="minorHAnsi" w:cstheme="minorBidi"/>
            <w:i w:val="0"/>
            <w:noProof/>
            <w:sz w:val="22"/>
            <w:szCs w:val="22"/>
            <w:lang w:eastAsia="fr-BE"/>
            <w:rPrChange w:id="767" w:author="3.0" w:date="2014-09-08T14:12:00Z">
              <w:rPr>
                <w:rFonts w:asciiTheme="minorHAnsi" w:eastAsiaTheme="minorEastAsia" w:hAnsiTheme="minorHAnsi" w:cstheme="minorBidi"/>
                <w:i w:val="0"/>
                <w:noProof/>
                <w:sz w:val="22"/>
                <w:szCs w:val="22"/>
                <w:lang w:val="fr-BE" w:eastAsia="fr-BE"/>
              </w:rPr>
            </w:rPrChange>
          </w:rPr>
          <w:tab/>
        </w:r>
        <w:r>
          <w:rPr>
            <w:noProof/>
          </w:rPr>
          <w:t>Service NUMBER_OF_HANDABLE_RTM_COMMUNICATION_SESSION</w:t>
        </w:r>
        <w:r>
          <w:rPr>
            <w:noProof/>
          </w:rPr>
          <w:tab/>
        </w:r>
        <w:r>
          <w:rPr>
            <w:noProof/>
          </w:rPr>
          <w:fldChar w:fldCharType="begin"/>
        </w:r>
        <w:r>
          <w:rPr>
            <w:noProof/>
          </w:rPr>
          <w:instrText xml:space="preserve"> PAGEREF _Toc397948296 \h </w:instrText>
        </w:r>
      </w:ins>
      <w:r>
        <w:rPr>
          <w:noProof/>
        </w:rPr>
      </w:r>
      <w:r>
        <w:rPr>
          <w:noProof/>
        </w:rPr>
        <w:fldChar w:fldCharType="separate"/>
      </w:r>
      <w:ins w:id="768" w:author="3.0" w:date="2014-09-15T10:03:00Z">
        <w:r w:rsidR="006D6783">
          <w:rPr>
            <w:noProof/>
          </w:rPr>
          <w:t>62</w:t>
        </w:r>
      </w:ins>
      <w:ins w:id="769" w:author="3.0" w:date="2014-09-08T14:01:00Z">
        <w:r>
          <w:rPr>
            <w:noProof/>
          </w:rPr>
          <w:fldChar w:fldCharType="end"/>
        </w:r>
      </w:ins>
    </w:p>
    <w:p w:rsidR="00E456EC" w:rsidRPr="00902727" w:rsidRDefault="00E456EC">
      <w:pPr>
        <w:pStyle w:val="TM3"/>
        <w:tabs>
          <w:tab w:val="left" w:pos="1320"/>
          <w:tab w:val="right" w:leader="dot" w:pos="9606"/>
        </w:tabs>
        <w:rPr>
          <w:ins w:id="770" w:author="3.0" w:date="2014-09-08T14:01:00Z"/>
          <w:rFonts w:asciiTheme="minorHAnsi" w:eastAsiaTheme="minorEastAsia" w:hAnsiTheme="minorHAnsi" w:cstheme="minorBidi"/>
          <w:i w:val="0"/>
          <w:noProof/>
          <w:sz w:val="22"/>
          <w:szCs w:val="22"/>
          <w:lang w:eastAsia="fr-BE"/>
          <w:rPrChange w:id="771" w:author="3.0" w:date="2014-09-08T14:12:00Z">
            <w:rPr>
              <w:ins w:id="772" w:author="3.0" w:date="2014-09-08T14:01:00Z"/>
              <w:rFonts w:asciiTheme="minorHAnsi" w:eastAsiaTheme="minorEastAsia" w:hAnsiTheme="minorHAnsi" w:cstheme="minorBidi"/>
              <w:i w:val="0"/>
              <w:noProof/>
              <w:sz w:val="22"/>
              <w:szCs w:val="22"/>
              <w:lang w:val="fr-BE" w:eastAsia="fr-BE"/>
            </w:rPr>
          </w:rPrChange>
        </w:rPr>
      </w:pPr>
      <w:ins w:id="773" w:author="3.0" w:date="2014-09-08T14:01:00Z">
        <w:r>
          <w:rPr>
            <w:noProof/>
          </w:rPr>
          <w:t>4.14.3</w:t>
        </w:r>
        <w:r w:rsidRPr="00902727">
          <w:rPr>
            <w:rFonts w:asciiTheme="minorHAnsi" w:eastAsiaTheme="minorEastAsia" w:hAnsiTheme="minorHAnsi" w:cstheme="minorBidi"/>
            <w:i w:val="0"/>
            <w:noProof/>
            <w:sz w:val="22"/>
            <w:szCs w:val="22"/>
            <w:lang w:eastAsia="fr-BE"/>
            <w:rPrChange w:id="774" w:author="3.0" w:date="2014-09-08T14:12:00Z">
              <w:rPr>
                <w:rFonts w:asciiTheme="minorHAnsi" w:eastAsiaTheme="minorEastAsia" w:hAnsiTheme="minorHAnsi" w:cstheme="minorBidi"/>
                <w:i w:val="0"/>
                <w:noProof/>
                <w:sz w:val="22"/>
                <w:szCs w:val="22"/>
                <w:lang w:val="fr-BE" w:eastAsia="fr-BE"/>
              </w:rPr>
            </w:rPrChange>
          </w:rPr>
          <w:tab/>
        </w:r>
        <w:r>
          <w:rPr>
            <w:noProof/>
          </w:rPr>
          <w:t>Service WRITE_MOBILE_CONTEXT</w:t>
        </w:r>
        <w:r>
          <w:rPr>
            <w:noProof/>
          </w:rPr>
          <w:tab/>
        </w:r>
        <w:r>
          <w:rPr>
            <w:noProof/>
          </w:rPr>
          <w:fldChar w:fldCharType="begin"/>
        </w:r>
        <w:r>
          <w:rPr>
            <w:noProof/>
          </w:rPr>
          <w:instrText xml:space="preserve"> PAGEREF _Toc397948297 \h </w:instrText>
        </w:r>
      </w:ins>
      <w:r>
        <w:rPr>
          <w:noProof/>
        </w:rPr>
      </w:r>
      <w:r>
        <w:rPr>
          <w:noProof/>
        </w:rPr>
        <w:fldChar w:fldCharType="separate"/>
      </w:r>
      <w:ins w:id="775" w:author="3.0" w:date="2014-09-15T10:03:00Z">
        <w:r w:rsidR="006D6783">
          <w:rPr>
            <w:noProof/>
          </w:rPr>
          <w:t>62</w:t>
        </w:r>
      </w:ins>
      <w:ins w:id="776" w:author="3.0" w:date="2014-09-08T14:01:00Z">
        <w:r>
          <w:rPr>
            <w:noProof/>
          </w:rPr>
          <w:fldChar w:fldCharType="end"/>
        </w:r>
      </w:ins>
    </w:p>
    <w:p w:rsidR="00E456EC" w:rsidRPr="00902727" w:rsidRDefault="00E456EC">
      <w:pPr>
        <w:pStyle w:val="TM3"/>
        <w:tabs>
          <w:tab w:val="left" w:pos="1320"/>
          <w:tab w:val="right" w:leader="dot" w:pos="9606"/>
        </w:tabs>
        <w:rPr>
          <w:ins w:id="777" w:author="3.0" w:date="2014-09-08T14:01:00Z"/>
          <w:rFonts w:asciiTheme="minorHAnsi" w:eastAsiaTheme="minorEastAsia" w:hAnsiTheme="minorHAnsi" w:cstheme="minorBidi"/>
          <w:i w:val="0"/>
          <w:noProof/>
          <w:sz w:val="22"/>
          <w:szCs w:val="22"/>
          <w:lang w:eastAsia="fr-BE"/>
          <w:rPrChange w:id="778" w:author="3.0" w:date="2014-09-08T14:12:00Z">
            <w:rPr>
              <w:ins w:id="779" w:author="3.0" w:date="2014-09-08T14:01:00Z"/>
              <w:rFonts w:asciiTheme="minorHAnsi" w:eastAsiaTheme="minorEastAsia" w:hAnsiTheme="minorHAnsi" w:cstheme="minorBidi"/>
              <w:i w:val="0"/>
              <w:noProof/>
              <w:sz w:val="22"/>
              <w:szCs w:val="22"/>
              <w:lang w:val="fr-BE" w:eastAsia="fr-BE"/>
            </w:rPr>
          </w:rPrChange>
        </w:rPr>
      </w:pPr>
      <w:ins w:id="780" w:author="3.0" w:date="2014-09-08T14:01:00Z">
        <w:r>
          <w:rPr>
            <w:noProof/>
          </w:rPr>
          <w:t>4.14.4</w:t>
        </w:r>
        <w:r w:rsidRPr="00902727">
          <w:rPr>
            <w:rFonts w:asciiTheme="minorHAnsi" w:eastAsiaTheme="minorEastAsia" w:hAnsiTheme="minorHAnsi" w:cstheme="minorBidi"/>
            <w:i w:val="0"/>
            <w:noProof/>
            <w:sz w:val="22"/>
            <w:szCs w:val="22"/>
            <w:lang w:eastAsia="fr-BE"/>
            <w:rPrChange w:id="781" w:author="3.0" w:date="2014-09-08T14:12:00Z">
              <w:rPr>
                <w:rFonts w:asciiTheme="minorHAnsi" w:eastAsiaTheme="minorEastAsia" w:hAnsiTheme="minorHAnsi" w:cstheme="minorBidi"/>
                <w:i w:val="0"/>
                <w:noProof/>
                <w:sz w:val="22"/>
                <w:szCs w:val="22"/>
                <w:lang w:val="fr-BE" w:eastAsia="fr-BE"/>
              </w:rPr>
            </w:rPrChange>
          </w:rPr>
          <w:tab/>
        </w:r>
        <w:r>
          <w:rPr>
            <w:noProof/>
          </w:rPr>
          <w:t>Service READ_RTM_MESSAGE</w:t>
        </w:r>
        <w:r>
          <w:rPr>
            <w:noProof/>
          </w:rPr>
          <w:tab/>
        </w:r>
        <w:r>
          <w:rPr>
            <w:noProof/>
          </w:rPr>
          <w:fldChar w:fldCharType="begin"/>
        </w:r>
        <w:r>
          <w:rPr>
            <w:noProof/>
          </w:rPr>
          <w:instrText xml:space="preserve"> PAGEREF _Toc397948298 \h </w:instrText>
        </w:r>
      </w:ins>
      <w:r>
        <w:rPr>
          <w:noProof/>
        </w:rPr>
      </w:r>
      <w:r>
        <w:rPr>
          <w:noProof/>
        </w:rPr>
        <w:fldChar w:fldCharType="separate"/>
      </w:r>
      <w:ins w:id="782" w:author="3.0" w:date="2014-09-15T10:03:00Z">
        <w:r w:rsidR="006D6783">
          <w:rPr>
            <w:noProof/>
          </w:rPr>
          <w:t>63</w:t>
        </w:r>
      </w:ins>
      <w:ins w:id="783" w:author="3.0" w:date="2014-09-08T14:01:00Z">
        <w:r>
          <w:rPr>
            <w:noProof/>
          </w:rPr>
          <w:fldChar w:fldCharType="end"/>
        </w:r>
      </w:ins>
    </w:p>
    <w:p w:rsidR="00E456EC" w:rsidRPr="00902727" w:rsidRDefault="00E456EC">
      <w:pPr>
        <w:pStyle w:val="TM3"/>
        <w:tabs>
          <w:tab w:val="left" w:pos="1320"/>
          <w:tab w:val="right" w:leader="dot" w:pos="9606"/>
        </w:tabs>
        <w:rPr>
          <w:ins w:id="784" w:author="3.0" w:date="2014-09-08T14:01:00Z"/>
          <w:rFonts w:asciiTheme="minorHAnsi" w:eastAsiaTheme="minorEastAsia" w:hAnsiTheme="minorHAnsi" w:cstheme="minorBidi"/>
          <w:i w:val="0"/>
          <w:noProof/>
          <w:sz w:val="22"/>
          <w:szCs w:val="22"/>
          <w:lang w:eastAsia="fr-BE"/>
          <w:rPrChange w:id="785" w:author="3.0" w:date="2014-09-08T14:12:00Z">
            <w:rPr>
              <w:ins w:id="786" w:author="3.0" w:date="2014-09-08T14:01:00Z"/>
              <w:rFonts w:asciiTheme="minorHAnsi" w:eastAsiaTheme="minorEastAsia" w:hAnsiTheme="minorHAnsi" w:cstheme="minorBidi"/>
              <w:i w:val="0"/>
              <w:noProof/>
              <w:sz w:val="22"/>
              <w:szCs w:val="22"/>
              <w:lang w:val="fr-BE" w:eastAsia="fr-BE"/>
            </w:rPr>
          </w:rPrChange>
        </w:rPr>
      </w:pPr>
      <w:ins w:id="787" w:author="3.0" w:date="2014-09-08T14:01:00Z">
        <w:r>
          <w:rPr>
            <w:noProof/>
          </w:rPr>
          <w:t>4.14.5</w:t>
        </w:r>
        <w:r w:rsidRPr="00902727">
          <w:rPr>
            <w:rFonts w:asciiTheme="minorHAnsi" w:eastAsiaTheme="minorEastAsia" w:hAnsiTheme="minorHAnsi" w:cstheme="minorBidi"/>
            <w:i w:val="0"/>
            <w:noProof/>
            <w:sz w:val="22"/>
            <w:szCs w:val="22"/>
            <w:lang w:eastAsia="fr-BE"/>
            <w:rPrChange w:id="788" w:author="3.0" w:date="2014-09-08T14:12:00Z">
              <w:rPr>
                <w:rFonts w:asciiTheme="minorHAnsi" w:eastAsiaTheme="minorEastAsia" w:hAnsiTheme="minorHAnsi" w:cstheme="minorBidi"/>
                <w:i w:val="0"/>
                <w:noProof/>
                <w:sz w:val="22"/>
                <w:szCs w:val="22"/>
                <w:lang w:val="fr-BE" w:eastAsia="fr-BE"/>
              </w:rPr>
            </w:rPrChange>
          </w:rPr>
          <w:tab/>
        </w:r>
        <w:r>
          <w:rPr>
            <w:noProof/>
          </w:rPr>
          <w:t>Service RTM_MESSAGE_QUEUE_IS_EMPTY</w:t>
        </w:r>
        <w:r>
          <w:rPr>
            <w:noProof/>
          </w:rPr>
          <w:tab/>
        </w:r>
        <w:r>
          <w:rPr>
            <w:noProof/>
          </w:rPr>
          <w:fldChar w:fldCharType="begin"/>
        </w:r>
        <w:r>
          <w:rPr>
            <w:noProof/>
          </w:rPr>
          <w:instrText xml:space="preserve"> PAGEREF _Toc397948299 \h </w:instrText>
        </w:r>
      </w:ins>
      <w:r>
        <w:rPr>
          <w:noProof/>
        </w:rPr>
      </w:r>
      <w:r>
        <w:rPr>
          <w:noProof/>
        </w:rPr>
        <w:fldChar w:fldCharType="separate"/>
      </w:r>
      <w:ins w:id="789" w:author="3.0" w:date="2014-09-15T10:03:00Z">
        <w:r w:rsidR="006D6783">
          <w:rPr>
            <w:noProof/>
          </w:rPr>
          <w:t>64</w:t>
        </w:r>
      </w:ins>
      <w:ins w:id="790" w:author="3.0" w:date="2014-09-08T14:01:00Z">
        <w:r>
          <w:rPr>
            <w:noProof/>
          </w:rPr>
          <w:fldChar w:fldCharType="end"/>
        </w:r>
      </w:ins>
    </w:p>
    <w:p w:rsidR="00E456EC" w:rsidRPr="00902727" w:rsidRDefault="00E456EC">
      <w:pPr>
        <w:pStyle w:val="TM3"/>
        <w:tabs>
          <w:tab w:val="left" w:pos="1320"/>
          <w:tab w:val="right" w:leader="dot" w:pos="9606"/>
        </w:tabs>
        <w:rPr>
          <w:ins w:id="791" w:author="3.0" w:date="2014-09-08T14:01:00Z"/>
          <w:rFonts w:asciiTheme="minorHAnsi" w:eastAsiaTheme="minorEastAsia" w:hAnsiTheme="minorHAnsi" w:cstheme="minorBidi"/>
          <w:i w:val="0"/>
          <w:noProof/>
          <w:sz w:val="22"/>
          <w:szCs w:val="22"/>
          <w:lang w:eastAsia="fr-BE"/>
          <w:rPrChange w:id="792" w:author="3.0" w:date="2014-09-08T14:12:00Z">
            <w:rPr>
              <w:ins w:id="793" w:author="3.0" w:date="2014-09-08T14:01:00Z"/>
              <w:rFonts w:asciiTheme="minorHAnsi" w:eastAsiaTheme="minorEastAsia" w:hAnsiTheme="minorHAnsi" w:cstheme="minorBidi"/>
              <w:i w:val="0"/>
              <w:noProof/>
              <w:sz w:val="22"/>
              <w:szCs w:val="22"/>
              <w:lang w:val="fr-BE" w:eastAsia="fr-BE"/>
            </w:rPr>
          </w:rPrChange>
        </w:rPr>
      </w:pPr>
      <w:ins w:id="794" w:author="3.0" w:date="2014-09-08T14:01:00Z">
        <w:r>
          <w:rPr>
            <w:noProof/>
          </w:rPr>
          <w:t>4.14.6</w:t>
        </w:r>
        <w:r w:rsidRPr="00902727">
          <w:rPr>
            <w:rFonts w:asciiTheme="minorHAnsi" w:eastAsiaTheme="minorEastAsia" w:hAnsiTheme="minorHAnsi" w:cstheme="minorBidi"/>
            <w:i w:val="0"/>
            <w:noProof/>
            <w:sz w:val="22"/>
            <w:szCs w:val="22"/>
            <w:lang w:eastAsia="fr-BE"/>
            <w:rPrChange w:id="795" w:author="3.0" w:date="2014-09-08T14:12:00Z">
              <w:rPr>
                <w:rFonts w:asciiTheme="minorHAnsi" w:eastAsiaTheme="minorEastAsia" w:hAnsiTheme="minorHAnsi" w:cstheme="minorBidi"/>
                <w:i w:val="0"/>
                <w:noProof/>
                <w:sz w:val="22"/>
                <w:szCs w:val="22"/>
                <w:lang w:val="fr-BE" w:eastAsia="fr-BE"/>
              </w:rPr>
            </w:rPrChange>
          </w:rPr>
          <w:tab/>
        </w:r>
        <w:r>
          <w:rPr>
            <w:noProof/>
          </w:rPr>
          <w:t>Service WRITE_RTM_MESSAGE</w:t>
        </w:r>
        <w:r>
          <w:rPr>
            <w:noProof/>
          </w:rPr>
          <w:tab/>
        </w:r>
        <w:r>
          <w:rPr>
            <w:noProof/>
          </w:rPr>
          <w:fldChar w:fldCharType="begin"/>
        </w:r>
        <w:r>
          <w:rPr>
            <w:noProof/>
          </w:rPr>
          <w:instrText xml:space="preserve"> PAGEREF _Toc397948300 \h </w:instrText>
        </w:r>
      </w:ins>
      <w:r>
        <w:rPr>
          <w:noProof/>
        </w:rPr>
      </w:r>
      <w:r>
        <w:rPr>
          <w:noProof/>
        </w:rPr>
        <w:fldChar w:fldCharType="separate"/>
      </w:r>
      <w:ins w:id="796" w:author="3.0" w:date="2014-09-15T10:03:00Z">
        <w:r w:rsidR="006D6783">
          <w:rPr>
            <w:noProof/>
          </w:rPr>
          <w:t>65</w:t>
        </w:r>
      </w:ins>
      <w:ins w:id="797" w:author="3.0" w:date="2014-09-08T14:01:00Z">
        <w:r>
          <w:rPr>
            <w:noProof/>
          </w:rPr>
          <w:fldChar w:fldCharType="end"/>
        </w:r>
      </w:ins>
    </w:p>
    <w:p w:rsidR="00E456EC" w:rsidRPr="00902727" w:rsidRDefault="00E456EC">
      <w:pPr>
        <w:pStyle w:val="TM3"/>
        <w:tabs>
          <w:tab w:val="left" w:pos="1320"/>
          <w:tab w:val="right" w:leader="dot" w:pos="9606"/>
        </w:tabs>
        <w:rPr>
          <w:ins w:id="798" w:author="3.0" w:date="2014-09-08T14:01:00Z"/>
          <w:rFonts w:asciiTheme="minorHAnsi" w:eastAsiaTheme="minorEastAsia" w:hAnsiTheme="minorHAnsi" w:cstheme="minorBidi"/>
          <w:i w:val="0"/>
          <w:noProof/>
          <w:sz w:val="22"/>
          <w:szCs w:val="22"/>
          <w:lang w:eastAsia="fr-BE"/>
          <w:rPrChange w:id="799" w:author="3.0" w:date="2014-09-08T14:12:00Z">
            <w:rPr>
              <w:ins w:id="800" w:author="3.0" w:date="2014-09-08T14:01:00Z"/>
              <w:rFonts w:asciiTheme="minorHAnsi" w:eastAsiaTheme="minorEastAsia" w:hAnsiTheme="minorHAnsi" w:cstheme="minorBidi"/>
              <w:i w:val="0"/>
              <w:noProof/>
              <w:sz w:val="22"/>
              <w:szCs w:val="22"/>
              <w:lang w:val="fr-BE" w:eastAsia="fr-BE"/>
            </w:rPr>
          </w:rPrChange>
        </w:rPr>
      </w:pPr>
      <w:ins w:id="801" w:author="3.0" w:date="2014-09-08T14:01:00Z">
        <w:r>
          <w:rPr>
            <w:noProof/>
          </w:rPr>
          <w:t>4.14.7</w:t>
        </w:r>
        <w:r w:rsidRPr="00902727">
          <w:rPr>
            <w:rFonts w:asciiTheme="minorHAnsi" w:eastAsiaTheme="minorEastAsia" w:hAnsiTheme="minorHAnsi" w:cstheme="minorBidi"/>
            <w:i w:val="0"/>
            <w:noProof/>
            <w:sz w:val="22"/>
            <w:szCs w:val="22"/>
            <w:lang w:eastAsia="fr-BE"/>
            <w:rPrChange w:id="802" w:author="3.0" w:date="2014-09-08T14:12:00Z">
              <w:rPr>
                <w:rFonts w:asciiTheme="minorHAnsi" w:eastAsiaTheme="minorEastAsia" w:hAnsiTheme="minorHAnsi" w:cstheme="minorBidi"/>
                <w:i w:val="0"/>
                <w:noProof/>
                <w:sz w:val="22"/>
                <w:szCs w:val="22"/>
                <w:lang w:val="fr-BE" w:eastAsia="fr-BE"/>
              </w:rPr>
            </w:rPrChange>
          </w:rPr>
          <w:tab/>
        </w:r>
        <w:r>
          <w:rPr>
            <w:noProof/>
          </w:rPr>
          <w:t>Service TRAIN_IS_IN_A_RADIO_HOLE</w:t>
        </w:r>
        <w:r>
          <w:rPr>
            <w:noProof/>
          </w:rPr>
          <w:tab/>
        </w:r>
        <w:r>
          <w:rPr>
            <w:noProof/>
          </w:rPr>
          <w:fldChar w:fldCharType="begin"/>
        </w:r>
        <w:r>
          <w:rPr>
            <w:noProof/>
          </w:rPr>
          <w:instrText xml:space="preserve"> PAGEREF _Toc397948301 \h </w:instrText>
        </w:r>
      </w:ins>
      <w:r>
        <w:rPr>
          <w:noProof/>
        </w:rPr>
      </w:r>
      <w:r>
        <w:rPr>
          <w:noProof/>
        </w:rPr>
        <w:fldChar w:fldCharType="separate"/>
      </w:r>
      <w:ins w:id="803" w:author="3.0" w:date="2014-09-15T10:03:00Z">
        <w:r w:rsidR="006D6783">
          <w:rPr>
            <w:noProof/>
          </w:rPr>
          <w:t>65</w:t>
        </w:r>
      </w:ins>
      <w:ins w:id="804" w:author="3.0" w:date="2014-09-08T14:01:00Z">
        <w:r>
          <w:rPr>
            <w:noProof/>
          </w:rPr>
          <w:fldChar w:fldCharType="end"/>
        </w:r>
      </w:ins>
    </w:p>
    <w:p w:rsidR="00E456EC" w:rsidRPr="00902727" w:rsidRDefault="00E456EC">
      <w:pPr>
        <w:pStyle w:val="TM3"/>
        <w:tabs>
          <w:tab w:val="left" w:pos="1320"/>
          <w:tab w:val="right" w:leader="dot" w:pos="9606"/>
        </w:tabs>
        <w:rPr>
          <w:ins w:id="805" w:author="3.0" w:date="2014-09-08T14:01:00Z"/>
          <w:rFonts w:asciiTheme="minorHAnsi" w:eastAsiaTheme="minorEastAsia" w:hAnsiTheme="minorHAnsi" w:cstheme="minorBidi"/>
          <w:i w:val="0"/>
          <w:noProof/>
          <w:sz w:val="22"/>
          <w:szCs w:val="22"/>
          <w:lang w:eastAsia="fr-BE"/>
          <w:rPrChange w:id="806" w:author="3.0" w:date="2014-09-08T14:12:00Z">
            <w:rPr>
              <w:ins w:id="807" w:author="3.0" w:date="2014-09-08T14:01:00Z"/>
              <w:rFonts w:asciiTheme="minorHAnsi" w:eastAsiaTheme="minorEastAsia" w:hAnsiTheme="minorHAnsi" w:cstheme="minorBidi"/>
              <w:i w:val="0"/>
              <w:noProof/>
              <w:sz w:val="22"/>
              <w:szCs w:val="22"/>
              <w:lang w:val="fr-BE" w:eastAsia="fr-BE"/>
            </w:rPr>
          </w:rPrChange>
        </w:rPr>
      </w:pPr>
      <w:ins w:id="808" w:author="3.0" w:date="2014-09-08T14:01:00Z">
        <w:r>
          <w:rPr>
            <w:noProof/>
          </w:rPr>
          <w:t>4.14.8</w:t>
        </w:r>
        <w:r w:rsidRPr="00902727">
          <w:rPr>
            <w:rFonts w:asciiTheme="minorHAnsi" w:eastAsiaTheme="minorEastAsia" w:hAnsiTheme="minorHAnsi" w:cstheme="minorBidi"/>
            <w:i w:val="0"/>
            <w:noProof/>
            <w:sz w:val="22"/>
            <w:szCs w:val="22"/>
            <w:lang w:eastAsia="fr-BE"/>
            <w:rPrChange w:id="809" w:author="3.0" w:date="2014-09-08T14:12:00Z">
              <w:rPr>
                <w:rFonts w:asciiTheme="minorHAnsi" w:eastAsiaTheme="minorEastAsia" w:hAnsiTheme="minorHAnsi" w:cstheme="minorBidi"/>
                <w:i w:val="0"/>
                <w:noProof/>
                <w:sz w:val="22"/>
                <w:szCs w:val="22"/>
                <w:lang w:val="fr-BE" w:eastAsia="fr-BE"/>
              </w:rPr>
            </w:rPrChange>
          </w:rPr>
          <w:tab/>
        </w:r>
        <w:r>
          <w:rPr>
            <w:noProof/>
          </w:rPr>
          <w:t>Complementary expected behaviour and usage of WRITE_MOBILE_CONTEXT, READ_RTM_MESSAGE and WRITE_RTM MESSAGE</w:t>
        </w:r>
        <w:r>
          <w:rPr>
            <w:noProof/>
          </w:rPr>
          <w:tab/>
        </w:r>
        <w:r>
          <w:rPr>
            <w:noProof/>
          </w:rPr>
          <w:fldChar w:fldCharType="begin"/>
        </w:r>
        <w:r>
          <w:rPr>
            <w:noProof/>
          </w:rPr>
          <w:instrText xml:space="preserve"> PAGEREF _Toc397948302 \h </w:instrText>
        </w:r>
      </w:ins>
      <w:r>
        <w:rPr>
          <w:noProof/>
        </w:rPr>
      </w:r>
      <w:r>
        <w:rPr>
          <w:noProof/>
        </w:rPr>
        <w:fldChar w:fldCharType="separate"/>
      </w:r>
      <w:ins w:id="810" w:author="3.0" w:date="2014-09-15T10:03:00Z">
        <w:r w:rsidR="006D6783">
          <w:rPr>
            <w:noProof/>
          </w:rPr>
          <w:t>66</w:t>
        </w:r>
      </w:ins>
      <w:ins w:id="811" w:author="3.0" w:date="2014-09-08T14:01:00Z">
        <w:r>
          <w:rPr>
            <w:noProof/>
          </w:rPr>
          <w:fldChar w:fldCharType="end"/>
        </w:r>
      </w:ins>
    </w:p>
    <w:p w:rsidR="00E456EC" w:rsidRPr="00902727" w:rsidRDefault="00E456EC">
      <w:pPr>
        <w:pStyle w:val="TM3"/>
        <w:tabs>
          <w:tab w:val="left" w:pos="1320"/>
          <w:tab w:val="right" w:leader="dot" w:pos="9606"/>
        </w:tabs>
        <w:rPr>
          <w:ins w:id="812" w:author="3.0" w:date="2014-09-08T14:01:00Z"/>
          <w:rFonts w:asciiTheme="minorHAnsi" w:eastAsiaTheme="minorEastAsia" w:hAnsiTheme="minorHAnsi" w:cstheme="minorBidi"/>
          <w:i w:val="0"/>
          <w:noProof/>
          <w:sz w:val="22"/>
          <w:szCs w:val="22"/>
          <w:lang w:eastAsia="fr-BE"/>
          <w:rPrChange w:id="813" w:author="3.0" w:date="2014-09-08T14:12:00Z">
            <w:rPr>
              <w:ins w:id="814" w:author="3.0" w:date="2014-09-08T14:01:00Z"/>
              <w:rFonts w:asciiTheme="minorHAnsi" w:eastAsiaTheme="minorEastAsia" w:hAnsiTheme="minorHAnsi" w:cstheme="minorBidi"/>
              <w:i w:val="0"/>
              <w:noProof/>
              <w:sz w:val="22"/>
              <w:szCs w:val="22"/>
              <w:lang w:val="fr-BE" w:eastAsia="fr-BE"/>
            </w:rPr>
          </w:rPrChange>
        </w:rPr>
      </w:pPr>
      <w:ins w:id="815" w:author="3.0" w:date="2014-09-08T14:01:00Z">
        <w:r>
          <w:rPr>
            <w:noProof/>
          </w:rPr>
          <w:t>4.14.9</w:t>
        </w:r>
        <w:r w:rsidRPr="00902727">
          <w:rPr>
            <w:rFonts w:asciiTheme="minorHAnsi" w:eastAsiaTheme="minorEastAsia" w:hAnsiTheme="minorHAnsi" w:cstheme="minorBidi"/>
            <w:i w:val="0"/>
            <w:noProof/>
            <w:sz w:val="22"/>
            <w:szCs w:val="22"/>
            <w:lang w:eastAsia="fr-BE"/>
            <w:rPrChange w:id="816"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_Toc397948303 \h </w:instrText>
        </w:r>
      </w:ins>
      <w:r>
        <w:rPr>
          <w:noProof/>
        </w:rPr>
      </w:r>
      <w:r>
        <w:rPr>
          <w:noProof/>
        </w:rPr>
        <w:fldChar w:fldCharType="separate"/>
      </w:r>
      <w:ins w:id="817" w:author="3.0" w:date="2014-09-15T10:03:00Z">
        <w:r w:rsidR="006D6783">
          <w:rPr>
            <w:noProof/>
          </w:rPr>
          <w:t>67</w:t>
        </w:r>
      </w:ins>
      <w:ins w:id="818" w:author="3.0" w:date="2014-09-08T14:01:00Z">
        <w:r>
          <w:rPr>
            <w:noProof/>
          </w:rPr>
          <w:fldChar w:fldCharType="end"/>
        </w:r>
      </w:ins>
    </w:p>
    <w:p w:rsidR="00E456EC" w:rsidRPr="00902727" w:rsidRDefault="00E456EC">
      <w:pPr>
        <w:pStyle w:val="TM2"/>
        <w:tabs>
          <w:tab w:val="left" w:pos="880"/>
          <w:tab w:val="right" w:leader="dot" w:pos="9606"/>
        </w:tabs>
        <w:rPr>
          <w:ins w:id="819" w:author="3.0" w:date="2014-09-08T14:01:00Z"/>
          <w:rFonts w:asciiTheme="minorHAnsi" w:eastAsiaTheme="minorEastAsia" w:hAnsiTheme="minorHAnsi" w:cstheme="minorBidi"/>
          <w:smallCaps w:val="0"/>
          <w:noProof/>
          <w:sz w:val="22"/>
          <w:szCs w:val="22"/>
          <w:lang w:eastAsia="fr-BE"/>
          <w:rPrChange w:id="820" w:author="3.0" w:date="2014-09-08T14:12:00Z">
            <w:rPr>
              <w:ins w:id="821" w:author="3.0" w:date="2014-09-08T14:01:00Z"/>
              <w:rFonts w:asciiTheme="minorHAnsi" w:eastAsiaTheme="minorEastAsia" w:hAnsiTheme="minorHAnsi" w:cstheme="minorBidi"/>
              <w:smallCaps w:val="0"/>
              <w:noProof/>
              <w:sz w:val="22"/>
              <w:szCs w:val="22"/>
              <w:lang w:val="fr-BE" w:eastAsia="fr-BE"/>
            </w:rPr>
          </w:rPrChange>
        </w:rPr>
      </w:pPr>
      <w:ins w:id="822" w:author="3.0" w:date="2014-09-08T14:01:00Z">
        <w:r>
          <w:rPr>
            <w:noProof/>
          </w:rPr>
          <w:t>4.15</w:t>
        </w:r>
        <w:r w:rsidRPr="00902727">
          <w:rPr>
            <w:rFonts w:asciiTheme="minorHAnsi" w:eastAsiaTheme="minorEastAsia" w:hAnsiTheme="minorHAnsi" w:cstheme="minorBidi"/>
            <w:smallCaps w:val="0"/>
            <w:noProof/>
            <w:sz w:val="22"/>
            <w:szCs w:val="22"/>
            <w:lang w:eastAsia="fr-BE"/>
            <w:rPrChange w:id="823" w:author="3.0" w:date="2014-09-08T14:12:00Z">
              <w:rPr>
                <w:rFonts w:asciiTheme="minorHAnsi" w:eastAsiaTheme="minorEastAsia" w:hAnsiTheme="minorHAnsi" w:cstheme="minorBidi"/>
                <w:smallCaps w:val="0"/>
                <w:noProof/>
                <w:sz w:val="22"/>
                <w:szCs w:val="22"/>
                <w:lang w:val="fr-BE" w:eastAsia="fr-BE"/>
              </w:rPr>
            </w:rPrChange>
          </w:rPr>
          <w:tab/>
        </w:r>
        <w:r>
          <w:rPr>
            <w:noProof/>
          </w:rPr>
          <w:t>Event report</w:t>
        </w:r>
        <w:r>
          <w:rPr>
            <w:noProof/>
          </w:rPr>
          <w:tab/>
        </w:r>
        <w:r>
          <w:rPr>
            <w:noProof/>
          </w:rPr>
          <w:fldChar w:fldCharType="begin"/>
        </w:r>
        <w:r>
          <w:rPr>
            <w:noProof/>
          </w:rPr>
          <w:instrText xml:space="preserve"> PAGEREF _Toc397948304 \h </w:instrText>
        </w:r>
      </w:ins>
      <w:r>
        <w:rPr>
          <w:noProof/>
        </w:rPr>
      </w:r>
      <w:r>
        <w:rPr>
          <w:noProof/>
        </w:rPr>
        <w:fldChar w:fldCharType="separate"/>
      </w:r>
      <w:ins w:id="824" w:author="3.0" w:date="2014-09-15T10:03:00Z">
        <w:r w:rsidR="006D6783">
          <w:rPr>
            <w:noProof/>
          </w:rPr>
          <w:t>71</w:t>
        </w:r>
      </w:ins>
      <w:ins w:id="825" w:author="3.0" w:date="2014-09-08T14:01:00Z">
        <w:r>
          <w:rPr>
            <w:noProof/>
          </w:rPr>
          <w:fldChar w:fldCharType="end"/>
        </w:r>
      </w:ins>
    </w:p>
    <w:p w:rsidR="00E456EC" w:rsidRPr="00902727" w:rsidRDefault="00E456EC">
      <w:pPr>
        <w:pStyle w:val="TM3"/>
        <w:tabs>
          <w:tab w:val="left" w:pos="1320"/>
          <w:tab w:val="right" w:leader="dot" w:pos="9606"/>
        </w:tabs>
        <w:rPr>
          <w:ins w:id="826" w:author="3.0" w:date="2014-09-08T14:01:00Z"/>
          <w:rFonts w:asciiTheme="minorHAnsi" w:eastAsiaTheme="minorEastAsia" w:hAnsiTheme="minorHAnsi" w:cstheme="minorBidi"/>
          <w:i w:val="0"/>
          <w:noProof/>
          <w:sz w:val="22"/>
          <w:szCs w:val="22"/>
          <w:lang w:eastAsia="fr-BE"/>
          <w:rPrChange w:id="827" w:author="3.0" w:date="2014-09-08T14:12:00Z">
            <w:rPr>
              <w:ins w:id="828" w:author="3.0" w:date="2014-09-08T14:01:00Z"/>
              <w:rFonts w:asciiTheme="minorHAnsi" w:eastAsiaTheme="minorEastAsia" w:hAnsiTheme="minorHAnsi" w:cstheme="minorBidi"/>
              <w:i w:val="0"/>
              <w:noProof/>
              <w:sz w:val="22"/>
              <w:szCs w:val="22"/>
              <w:lang w:val="fr-BE" w:eastAsia="fr-BE"/>
            </w:rPr>
          </w:rPrChange>
        </w:rPr>
      </w:pPr>
      <w:ins w:id="829" w:author="3.0" w:date="2014-09-08T14:01:00Z">
        <w:r>
          <w:rPr>
            <w:noProof/>
          </w:rPr>
          <w:t>4.15.1</w:t>
        </w:r>
        <w:r w:rsidRPr="00902727">
          <w:rPr>
            <w:rFonts w:asciiTheme="minorHAnsi" w:eastAsiaTheme="minorEastAsia" w:hAnsiTheme="minorHAnsi" w:cstheme="minorBidi"/>
            <w:i w:val="0"/>
            <w:noProof/>
            <w:sz w:val="22"/>
            <w:szCs w:val="22"/>
            <w:lang w:eastAsia="fr-BE"/>
            <w:rPrChange w:id="830"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_Toc397948305 \h </w:instrText>
        </w:r>
      </w:ins>
      <w:r>
        <w:rPr>
          <w:noProof/>
        </w:rPr>
      </w:r>
      <w:r>
        <w:rPr>
          <w:noProof/>
        </w:rPr>
        <w:fldChar w:fldCharType="separate"/>
      </w:r>
      <w:ins w:id="831" w:author="3.0" w:date="2014-09-15T10:03:00Z">
        <w:r w:rsidR="006D6783">
          <w:rPr>
            <w:noProof/>
          </w:rPr>
          <w:t>71</w:t>
        </w:r>
      </w:ins>
      <w:ins w:id="832" w:author="3.0" w:date="2014-09-08T14:01:00Z">
        <w:r>
          <w:rPr>
            <w:noProof/>
          </w:rPr>
          <w:fldChar w:fldCharType="end"/>
        </w:r>
      </w:ins>
    </w:p>
    <w:p w:rsidR="00E456EC" w:rsidRPr="00902727" w:rsidRDefault="00E456EC">
      <w:pPr>
        <w:pStyle w:val="TM3"/>
        <w:tabs>
          <w:tab w:val="left" w:pos="1320"/>
          <w:tab w:val="right" w:leader="dot" w:pos="9606"/>
        </w:tabs>
        <w:rPr>
          <w:ins w:id="833" w:author="3.0" w:date="2014-09-08T14:01:00Z"/>
          <w:rFonts w:asciiTheme="minorHAnsi" w:eastAsiaTheme="minorEastAsia" w:hAnsiTheme="minorHAnsi" w:cstheme="minorBidi"/>
          <w:i w:val="0"/>
          <w:noProof/>
          <w:sz w:val="22"/>
          <w:szCs w:val="22"/>
          <w:lang w:eastAsia="fr-BE"/>
          <w:rPrChange w:id="834" w:author="3.0" w:date="2014-09-08T14:12:00Z">
            <w:rPr>
              <w:ins w:id="835" w:author="3.0" w:date="2014-09-08T14:01:00Z"/>
              <w:rFonts w:asciiTheme="minorHAnsi" w:eastAsiaTheme="minorEastAsia" w:hAnsiTheme="minorHAnsi" w:cstheme="minorBidi"/>
              <w:i w:val="0"/>
              <w:noProof/>
              <w:sz w:val="22"/>
              <w:szCs w:val="22"/>
              <w:lang w:val="fr-BE" w:eastAsia="fr-BE"/>
            </w:rPr>
          </w:rPrChange>
        </w:rPr>
      </w:pPr>
      <w:ins w:id="836" w:author="3.0" w:date="2014-09-08T14:01:00Z">
        <w:r>
          <w:rPr>
            <w:noProof/>
          </w:rPr>
          <w:t>4.15.2</w:t>
        </w:r>
        <w:r w:rsidRPr="00902727">
          <w:rPr>
            <w:rFonts w:asciiTheme="minorHAnsi" w:eastAsiaTheme="minorEastAsia" w:hAnsiTheme="minorHAnsi" w:cstheme="minorBidi"/>
            <w:i w:val="0"/>
            <w:noProof/>
            <w:sz w:val="22"/>
            <w:szCs w:val="22"/>
            <w:lang w:eastAsia="fr-BE"/>
            <w:rPrChange w:id="837" w:author="3.0" w:date="2014-09-08T14:12:00Z">
              <w:rPr>
                <w:rFonts w:asciiTheme="minorHAnsi" w:eastAsiaTheme="minorEastAsia" w:hAnsiTheme="minorHAnsi" w:cstheme="minorBidi"/>
                <w:i w:val="0"/>
                <w:noProof/>
                <w:sz w:val="22"/>
                <w:szCs w:val="22"/>
                <w:lang w:val="fr-BE" w:eastAsia="fr-BE"/>
              </w:rPr>
            </w:rPrChange>
          </w:rPr>
          <w:tab/>
        </w:r>
        <w:r>
          <w:rPr>
            <w:noProof/>
          </w:rPr>
          <w:t>Service EVENT_REPORT</w:t>
        </w:r>
        <w:r>
          <w:rPr>
            <w:noProof/>
          </w:rPr>
          <w:tab/>
        </w:r>
        <w:r>
          <w:rPr>
            <w:noProof/>
          </w:rPr>
          <w:fldChar w:fldCharType="begin"/>
        </w:r>
        <w:r>
          <w:rPr>
            <w:noProof/>
          </w:rPr>
          <w:instrText xml:space="preserve"> PAGEREF _Toc397948306 \h </w:instrText>
        </w:r>
      </w:ins>
      <w:r>
        <w:rPr>
          <w:noProof/>
        </w:rPr>
      </w:r>
      <w:r>
        <w:rPr>
          <w:noProof/>
        </w:rPr>
        <w:fldChar w:fldCharType="separate"/>
      </w:r>
      <w:ins w:id="838" w:author="3.0" w:date="2014-09-15T10:03:00Z">
        <w:r w:rsidR="006D6783">
          <w:rPr>
            <w:noProof/>
          </w:rPr>
          <w:t>72</w:t>
        </w:r>
      </w:ins>
      <w:ins w:id="839" w:author="3.0" w:date="2014-09-08T14:01:00Z">
        <w:r>
          <w:rPr>
            <w:noProof/>
          </w:rPr>
          <w:fldChar w:fldCharType="end"/>
        </w:r>
      </w:ins>
    </w:p>
    <w:p w:rsidR="00E456EC" w:rsidRPr="00902727" w:rsidRDefault="00E456EC">
      <w:pPr>
        <w:pStyle w:val="TM3"/>
        <w:tabs>
          <w:tab w:val="left" w:pos="1320"/>
          <w:tab w:val="right" w:leader="dot" w:pos="9606"/>
        </w:tabs>
        <w:rPr>
          <w:ins w:id="840" w:author="3.0" w:date="2014-09-08T14:01:00Z"/>
          <w:rFonts w:asciiTheme="minorHAnsi" w:eastAsiaTheme="minorEastAsia" w:hAnsiTheme="minorHAnsi" w:cstheme="minorBidi"/>
          <w:i w:val="0"/>
          <w:noProof/>
          <w:sz w:val="22"/>
          <w:szCs w:val="22"/>
          <w:lang w:eastAsia="fr-BE"/>
          <w:rPrChange w:id="841" w:author="3.0" w:date="2014-09-08T14:12:00Z">
            <w:rPr>
              <w:ins w:id="842" w:author="3.0" w:date="2014-09-08T14:01:00Z"/>
              <w:rFonts w:asciiTheme="minorHAnsi" w:eastAsiaTheme="minorEastAsia" w:hAnsiTheme="minorHAnsi" w:cstheme="minorBidi"/>
              <w:i w:val="0"/>
              <w:noProof/>
              <w:sz w:val="22"/>
              <w:szCs w:val="22"/>
              <w:lang w:val="fr-BE" w:eastAsia="fr-BE"/>
            </w:rPr>
          </w:rPrChange>
        </w:rPr>
      </w:pPr>
      <w:ins w:id="843" w:author="3.0" w:date="2014-09-08T14:01:00Z">
        <w:r>
          <w:rPr>
            <w:noProof/>
          </w:rPr>
          <w:t>4.15.3</w:t>
        </w:r>
        <w:r w:rsidRPr="00902727">
          <w:rPr>
            <w:rFonts w:asciiTheme="minorHAnsi" w:eastAsiaTheme="minorEastAsia" w:hAnsiTheme="minorHAnsi" w:cstheme="minorBidi"/>
            <w:i w:val="0"/>
            <w:noProof/>
            <w:sz w:val="22"/>
            <w:szCs w:val="22"/>
            <w:lang w:eastAsia="fr-BE"/>
            <w:rPrChange w:id="844"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_Toc397948307 \h </w:instrText>
        </w:r>
      </w:ins>
      <w:r>
        <w:rPr>
          <w:noProof/>
        </w:rPr>
      </w:r>
      <w:r>
        <w:rPr>
          <w:noProof/>
        </w:rPr>
        <w:fldChar w:fldCharType="separate"/>
      </w:r>
      <w:ins w:id="845" w:author="3.0" w:date="2014-09-15T10:03:00Z">
        <w:r w:rsidR="006D6783">
          <w:rPr>
            <w:noProof/>
          </w:rPr>
          <w:t>72</w:t>
        </w:r>
      </w:ins>
      <w:ins w:id="846" w:author="3.0" w:date="2014-09-08T14:01:00Z">
        <w:r>
          <w:rPr>
            <w:noProof/>
          </w:rPr>
          <w:fldChar w:fldCharType="end"/>
        </w:r>
      </w:ins>
    </w:p>
    <w:p w:rsidR="00E456EC" w:rsidRPr="00902727" w:rsidRDefault="00E456EC">
      <w:pPr>
        <w:pStyle w:val="TM2"/>
        <w:tabs>
          <w:tab w:val="left" w:pos="880"/>
          <w:tab w:val="right" w:leader="dot" w:pos="9606"/>
        </w:tabs>
        <w:rPr>
          <w:ins w:id="847" w:author="3.0" w:date="2014-09-08T14:01:00Z"/>
          <w:rFonts w:asciiTheme="minorHAnsi" w:eastAsiaTheme="minorEastAsia" w:hAnsiTheme="minorHAnsi" w:cstheme="minorBidi"/>
          <w:smallCaps w:val="0"/>
          <w:noProof/>
          <w:sz w:val="22"/>
          <w:szCs w:val="22"/>
          <w:lang w:eastAsia="fr-BE"/>
          <w:rPrChange w:id="848" w:author="3.0" w:date="2014-09-08T14:12:00Z">
            <w:rPr>
              <w:ins w:id="849" w:author="3.0" w:date="2014-09-08T14:01:00Z"/>
              <w:rFonts w:asciiTheme="minorHAnsi" w:eastAsiaTheme="minorEastAsia" w:hAnsiTheme="minorHAnsi" w:cstheme="minorBidi"/>
              <w:smallCaps w:val="0"/>
              <w:noProof/>
              <w:sz w:val="22"/>
              <w:szCs w:val="22"/>
              <w:lang w:val="fr-BE" w:eastAsia="fr-BE"/>
            </w:rPr>
          </w:rPrChange>
        </w:rPr>
      </w:pPr>
      <w:ins w:id="850" w:author="3.0" w:date="2014-09-08T14:01:00Z">
        <w:r>
          <w:rPr>
            <w:noProof/>
          </w:rPr>
          <w:t>4.16</w:t>
        </w:r>
        <w:r w:rsidRPr="00902727">
          <w:rPr>
            <w:rFonts w:asciiTheme="minorHAnsi" w:eastAsiaTheme="minorEastAsia" w:hAnsiTheme="minorHAnsi" w:cstheme="minorBidi"/>
            <w:smallCaps w:val="0"/>
            <w:noProof/>
            <w:sz w:val="22"/>
            <w:szCs w:val="22"/>
            <w:lang w:eastAsia="fr-BE"/>
            <w:rPrChange w:id="851" w:author="3.0" w:date="2014-09-08T14:12:00Z">
              <w:rPr>
                <w:rFonts w:asciiTheme="minorHAnsi" w:eastAsiaTheme="minorEastAsia" w:hAnsiTheme="minorHAnsi" w:cstheme="minorBidi"/>
                <w:smallCaps w:val="0"/>
                <w:noProof/>
                <w:sz w:val="22"/>
                <w:szCs w:val="22"/>
                <w:lang w:val="fr-BE" w:eastAsia="fr-BE"/>
              </w:rPr>
            </w:rPrChange>
          </w:rPr>
          <w:tab/>
        </w:r>
        <w:r>
          <w:rPr>
            <w:noProof/>
          </w:rPr>
          <w:t>Faults (ERROR MANAGEMENT)</w:t>
        </w:r>
        <w:r>
          <w:rPr>
            <w:noProof/>
          </w:rPr>
          <w:tab/>
        </w:r>
        <w:r>
          <w:rPr>
            <w:noProof/>
          </w:rPr>
          <w:fldChar w:fldCharType="begin"/>
        </w:r>
        <w:r>
          <w:rPr>
            <w:noProof/>
          </w:rPr>
          <w:instrText xml:space="preserve"> PAGEREF _Toc397948308 \h </w:instrText>
        </w:r>
      </w:ins>
      <w:r>
        <w:rPr>
          <w:noProof/>
        </w:rPr>
      </w:r>
      <w:r>
        <w:rPr>
          <w:noProof/>
        </w:rPr>
        <w:fldChar w:fldCharType="separate"/>
      </w:r>
      <w:ins w:id="852" w:author="3.0" w:date="2014-09-15T10:03:00Z">
        <w:r w:rsidR="006D6783">
          <w:rPr>
            <w:noProof/>
          </w:rPr>
          <w:t>73</w:t>
        </w:r>
      </w:ins>
      <w:ins w:id="853" w:author="3.0" w:date="2014-09-08T14:01:00Z">
        <w:r>
          <w:rPr>
            <w:noProof/>
          </w:rPr>
          <w:fldChar w:fldCharType="end"/>
        </w:r>
      </w:ins>
    </w:p>
    <w:p w:rsidR="00E456EC" w:rsidRPr="00902727" w:rsidRDefault="00E456EC">
      <w:pPr>
        <w:pStyle w:val="TM3"/>
        <w:tabs>
          <w:tab w:val="left" w:pos="1320"/>
          <w:tab w:val="right" w:leader="dot" w:pos="9606"/>
        </w:tabs>
        <w:rPr>
          <w:ins w:id="854" w:author="3.0" w:date="2014-09-08T14:01:00Z"/>
          <w:rFonts w:asciiTheme="minorHAnsi" w:eastAsiaTheme="minorEastAsia" w:hAnsiTheme="minorHAnsi" w:cstheme="minorBidi"/>
          <w:i w:val="0"/>
          <w:noProof/>
          <w:sz w:val="22"/>
          <w:szCs w:val="22"/>
          <w:lang w:eastAsia="fr-BE"/>
          <w:rPrChange w:id="855" w:author="3.0" w:date="2014-09-08T14:12:00Z">
            <w:rPr>
              <w:ins w:id="856" w:author="3.0" w:date="2014-09-08T14:01:00Z"/>
              <w:rFonts w:asciiTheme="minorHAnsi" w:eastAsiaTheme="minorEastAsia" w:hAnsiTheme="minorHAnsi" w:cstheme="minorBidi"/>
              <w:i w:val="0"/>
              <w:noProof/>
              <w:sz w:val="22"/>
              <w:szCs w:val="22"/>
              <w:lang w:val="fr-BE" w:eastAsia="fr-BE"/>
            </w:rPr>
          </w:rPrChange>
        </w:rPr>
      </w:pPr>
      <w:ins w:id="857" w:author="3.0" w:date="2014-09-08T14:01:00Z">
        <w:r>
          <w:rPr>
            <w:noProof/>
          </w:rPr>
          <w:t>4.16.1</w:t>
        </w:r>
        <w:r w:rsidRPr="00902727">
          <w:rPr>
            <w:rFonts w:asciiTheme="minorHAnsi" w:eastAsiaTheme="minorEastAsia" w:hAnsiTheme="minorHAnsi" w:cstheme="minorBidi"/>
            <w:i w:val="0"/>
            <w:noProof/>
            <w:sz w:val="22"/>
            <w:szCs w:val="22"/>
            <w:lang w:eastAsia="fr-BE"/>
            <w:rPrChange w:id="858"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_Toc397948309 \h </w:instrText>
        </w:r>
      </w:ins>
      <w:r>
        <w:rPr>
          <w:noProof/>
        </w:rPr>
      </w:r>
      <w:r>
        <w:rPr>
          <w:noProof/>
        </w:rPr>
        <w:fldChar w:fldCharType="separate"/>
      </w:r>
      <w:ins w:id="859" w:author="3.0" w:date="2014-09-15T10:03:00Z">
        <w:r w:rsidR="006D6783">
          <w:rPr>
            <w:noProof/>
          </w:rPr>
          <w:t>73</w:t>
        </w:r>
      </w:ins>
      <w:ins w:id="860" w:author="3.0" w:date="2014-09-08T14:01:00Z">
        <w:r>
          <w:rPr>
            <w:noProof/>
          </w:rPr>
          <w:fldChar w:fldCharType="end"/>
        </w:r>
      </w:ins>
    </w:p>
    <w:p w:rsidR="00E456EC" w:rsidRPr="00902727" w:rsidRDefault="00E456EC">
      <w:pPr>
        <w:pStyle w:val="TM3"/>
        <w:tabs>
          <w:tab w:val="left" w:pos="1320"/>
          <w:tab w:val="right" w:leader="dot" w:pos="9606"/>
        </w:tabs>
        <w:rPr>
          <w:ins w:id="861" w:author="3.0" w:date="2014-09-08T14:01:00Z"/>
          <w:rFonts w:asciiTheme="minorHAnsi" w:eastAsiaTheme="minorEastAsia" w:hAnsiTheme="minorHAnsi" w:cstheme="minorBidi"/>
          <w:i w:val="0"/>
          <w:noProof/>
          <w:sz w:val="22"/>
          <w:szCs w:val="22"/>
          <w:lang w:eastAsia="fr-BE"/>
          <w:rPrChange w:id="862" w:author="3.0" w:date="2014-09-08T14:12:00Z">
            <w:rPr>
              <w:ins w:id="863" w:author="3.0" w:date="2014-09-08T14:01:00Z"/>
              <w:rFonts w:asciiTheme="minorHAnsi" w:eastAsiaTheme="minorEastAsia" w:hAnsiTheme="minorHAnsi" w:cstheme="minorBidi"/>
              <w:i w:val="0"/>
              <w:noProof/>
              <w:sz w:val="22"/>
              <w:szCs w:val="22"/>
              <w:lang w:val="fr-BE" w:eastAsia="fr-BE"/>
            </w:rPr>
          </w:rPrChange>
        </w:rPr>
      </w:pPr>
      <w:ins w:id="864" w:author="3.0" w:date="2014-09-08T14:01:00Z">
        <w:r>
          <w:rPr>
            <w:noProof/>
          </w:rPr>
          <w:t>4.16.2</w:t>
        </w:r>
        <w:r w:rsidRPr="00902727">
          <w:rPr>
            <w:rFonts w:asciiTheme="minorHAnsi" w:eastAsiaTheme="minorEastAsia" w:hAnsiTheme="minorHAnsi" w:cstheme="minorBidi"/>
            <w:i w:val="0"/>
            <w:noProof/>
            <w:sz w:val="22"/>
            <w:szCs w:val="22"/>
            <w:lang w:eastAsia="fr-BE"/>
            <w:rPrChange w:id="865" w:author="3.0" w:date="2014-09-08T14:12:00Z">
              <w:rPr>
                <w:rFonts w:asciiTheme="minorHAnsi" w:eastAsiaTheme="minorEastAsia" w:hAnsiTheme="minorHAnsi" w:cstheme="minorBidi"/>
                <w:i w:val="0"/>
                <w:noProof/>
                <w:sz w:val="22"/>
                <w:szCs w:val="22"/>
                <w:lang w:val="fr-BE" w:eastAsia="fr-BE"/>
              </w:rPr>
            </w:rPrChange>
          </w:rPr>
          <w:tab/>
        </w:r>
        <w:r>
          <w:rPr>
            <w:noProof/>
          </w:rPr>
          <w:t>Service ERROR_MANAGEMENT</w:t>
        </w:r>
        <w:r>
          <w:rPr>
            <w:noProof/>
          </w:rPr>
          <w:tab/>
        </w:r>
        <w:r>
          <w:rPr>
            <w:noProof/>
          </w:rPr>
          <w:fldChar w:fldCharType="begin"/>
        </w:r>
        <w:r>
          <w:rPr>
            <w:noProof/>
          </w:rPr>
          <w:instrText xml:space="preserve"> PAGEREF _Toc397948310 \h </w:instrText>
        </w:r>
      </w:ins>
      <w:r>
        <w:rPr>
          <w:noProof/>
        </w:rPr>
      </w:r>
      <w:r>
        <w:rPr>
          <w:noProof/>
        </w:rPr>
        <w:fldChar w:fldCharType="separate"/>
      </w:r>
      <w:ins w:id="866" w:author="3.0" w:date="2014-09-15T10:03:00Z">
        <w:r w:rsidR="006D6783">
          <w:rPr>
            <w:noProof/>
          </w:rPr>
          <w:t>73</w:t>
        </w:r>
      </w:ins>
      <w:ins w:id="867" w:author="3.0" w:date="2014-09-08T14:01:00Z">
        <w:r>
          <w:rPr>
            <w:noProof/>
          </w:rPr>
          <w:fldChar w:fldCharType="end"/>
        </w:r>
      </w:ins>
    </w:p>
    <w:p w:rsidR="00E456EC" w:rsidRPr="00902727" w:rsidRDefault="00E456EC">
      <w:pPr>
        <w:pStyle w:val="TM3"/>
        <w:tabs>
          <w:tab w:val="left" w:pos="1320"/>
          <w:tab w:val="right" w:leader="dot" w:pos="9606"/>
        </w:tabs>
        <w:rPr>
          <w:ins w:id="868" w:author="3.0" w:date="2014-09-08T14:01:00Z"/>
          <w:rFonts w:asciiTheme="minorHAnsi" w:eastAsiaTheme="minorEastAsia" w:hAnsiTheme="minorHAnsi" w:cstheme="minorBidi"/>
          <w:i w:val="0"/>
          <w:noProof/>
          <w:sz w:val="22"/>
          <w:szCs w:val="22"/>
          <w:lang w:eastAsia="fr-BE"/>
          <w:rPrChange w:id="869" w:author="3.0" w:date="2014-09-08T14:12:00Z">
            <w:rPr>
              <w:ins w:id="870" w:author="3.0" w:date="2014-09-08T14:01:00Z"/>
              <w:rFonts w:asciiTheme="minorHAnsi" w:eastAsiaTheme="minorEastAsia" w:hAnsiTheme="minorHAnsi" w:cstheme="minorBidi"/>
              <w:i w:val="0"/>
              <w:noProof/>
              <w:sz w:val="22"/>
              <w:szCs w:val="22"/>
              <w:lang w:val="fr-BE" w:eastAsia="fr-BE"/>
            </w:rPr>
          </w:rPrChange>
        </w:rPr>
      </w:pPr>
      <w:ins w:id="871" w:author="3.0" w:date="2014-09-08T14:01:00Z">
        <w:r>
          <w:rPr>
            <w:noProof/>
          </w:rPr>
          <w:t>4.16.3</w:t>
        </w:r>
        <w:r w:rsidRPr="00902727">
          <w:rPr>
            <w:rFonts w:asciiTheme="minorHAnsi" w:eastAsiaTheme="minorEastAsia" w:hAnsiTheme="minorHAnsi" w:cstheme="minorBidi"/>
            <w:i w:val="0"/>
            <w:noProof/>
            <w:sz w:val="22"/>
            <w:szCs w:val="22"/>
            <w:lang w:eastAsia="fr-BE"/>
            <w:rPrChange w:id="872"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_Toc397948311 \h </w:instrText>
        </w:r>
      </w:ins>
      <w:r>
        <w:rPr>
          <w:noProof/>
        </w:rPr>
      </w:r>
      <w:r>
        <w:rPr>
          <w:noProof/>
        </w:rPr>
        <w:fldChar w:fldCharType="separate"/>
      </w:r>
      <w:ins w:id="873" w:author="3.0" w:date="2014-09-15T10:03:00Z">
        <w:r w:rsidR="006D6783">
          <w:rPr>
            <w:noProof/>
          </w:rPr>
          <w:t>74</w:t>
        </w:r>
      </w:ins>
      <w:ins w:id="874" w:author="3.0" w:date="2014-09-08T14:01:00Z">
        <w:r>
          <w:rPr>
            <w:noProof/>
          </w:rPr>
          <w:fldChar w:fldCharType="end"/>
        </w:r>
      </w:ins>
    </w:p>
    <w:p w:rsidR="00E456EC" w:rsidRPr="00902727" w:rsidRDefault="00E456EC">
      <w:pPr>
        <w:pStyle w:val="TM1"/>
        <w:tabs>
          <w:tab w:val="left" w:pos="440"/>
          <w:tab w:val="right" w:leader="dot" w:pos="9606"/>
        </w:tabs>
        <w:rPr>
          <w:ins w:id="875" w:author="3.0" w:date="2014-09-08T14:01:00Z"/>
          <w:rFonts w:asciiTheme="minorHAnsi" w:eastAsiaTheme="minorEastAsia" w:hAnsiTheme="minorHAnsi" w:cstheme="minorBidi"/>
          <w:b w:val="0"/>
          <w:caps w:val="0"/>
          <w:noProof/>
          <w:sz w:val="22"/>
          <w:szCs w:val="22"/>
          <w:lang w:eastAsia="fr-BE"/>
          <w:rPrChange w:id="876" w:author="3.0" w:date="2014-09-08T14:12:00Z">
            <w:rPr>
              <w:ins w:id="877" w:author="3.0" w:date="2014-09-08T14:01:00Z"/>
              <w:rFonts w:asciiTheme="minorHAnsi" w:eastAsiaTheme="minorEastAsia" w:hAnsiTheme="minorHAnsi" w:cstheme="minorBidi"/>
              <w:b w:val="0"/>
              <w:caps w:val="0"/>
              <w:noProof/>
              <w:sz w:val="22"/>
              <w:szCs w:val="22"/>
              <w:lang w:val="fr-BE" w:eastAsia="fr-BE"/>
            </w:rPr>
          </w:rPrChange>
        </w:rPr>
      </w:pPr>
      <w:ins w:id="878" w:author="3.0" w:date="2014-09-08T14:01:00Z">
        <w:r>
          <w:rPr>
            <w:noProof/>
          </w:rPr>
          <w:t>5.</w:t>
        </w:r>
        <w:r w:rsidRPr="00902727">
          <w:rPr>
            <w:rFonts w:asciiTheme="minorHAnsi" w:eastAsiaTheme="minorEastAsia" w:hAnsiTheme="minorHAnsi" w:cstheme="minorBidi"/>
            <w:b w:val="0"/>
            <w:caps w:val="0"/>
            <w:noProof/>
            <w:sz w:val="22"/>
            <w:szCs w:val="22"/>
            <w:lang w:eastAsia="fr-BE"/>
            <w:rPrChange w:id="879" w:author="3.0" w:date="2014-09-08T14:12:00Z">
              <w:rPr>
                <w:rFonts w:asciiTheme="minorHAnsi" w:eastAsiaTheme="minorEastAsia" w:hAnsiTheme="minorHAnsi" w:cstheme="minorBidi"/>
                <w:b w:val="0"/>
                <w:caps w:val="0"/>
                <w:noProof/>
                <w:sz w:val="22"/>
                <w:szCs w:val="22"/>
                <w:lang w:val="fr-BE" w:eastAsia="fr-BE"/>
              </w:rPr>
            </w:rPrChange>
          </w:rPr>
          <w:tab/>
        </w:r>
        <w:r>
          <w:rPr>
            <w:noProof/>
          </w:rPr>
          <w:t>Appendix 1 – application layer (telegram definition)</w:t>
        </w:r>
        <w:r>
          <w:rPr>
            <w:noProof/>
          </w:rPr>
          <w:tab/>
        </w:r>
        <w:r>
          <w:rPr>
            <w:noProof/>
          </w:rPr>
          <w:fldChar w:fldCharType="begin"/>
        </w:r>
        <w:r>
          <w:rPr>
            <w:noProof/>
          </w:rPr>
          <w:instrText xml:space="preserve"> PAGEREF _Toc397948312 \h </w:instrText>
        </w:r>
      </w:ins>
      <w:r>
        <w:rPr>
          <w:noProof/>
        </w:rPr>
      </w:r>
      <w:r>
        <w:rPr>
          <w:noProof/>
        </w:rPr>
        <w:fldChar w:fldCharType="separate"/>
      </w:r>
      <w:ins w:id="880" w:author="3.0" w:date="2014-09-15T10:03:00Z">
        <w:r w:rsidR="006D6783">
          <w:rPr>
            <w:noProof/>
          </w:rPr>
          <w:t>75</w:t>
        </w:r>
      </w:ins>
      <w:ins w:id="881" w:author="3.0" w:date="2014-09-08T14:01:00Z">
        <w:r>
          <w:rPr>
            <w:noProof/>
          </w:rPr>
          <w:fldChar w:fldCharType="end"/>
        </w:r>
      </w:ins>
    </w:p>
    <w:p w:rsidR="00E456EC" w:rsidRPr="00902727" w:rsidRDefault="00E456EC">
      <w:pPr>
        <w:pStyle w:val="TM1"/>
        <w:tabs>
          <w:tab w:val="left" w:pos="440"/>
          <w:tab w:val="right" w:leader="dot" w:pos="9606"/>
        </w:tabs>
        <w:rPr>
          <w:ins w:id="882" w:author="3.0" w:date="2014-09-08T14:01:00Z"/>
          <w:rFonts w:asciiTheme="minorHAnsi" w:eastAsiaTheme="minorEastAsia" w:hAnsiTheme="minorHAnsi" w:cstheme="minorBidi"/>
          <w:b w:val="0"/>
          <w:caps w:val="0"/>
          <w:noProof/>
          <w:sz w:val="22"/>
          <w:szCs w:val="22"/>
          <w:lang w:eastAsia="fr-BE"/>
          <w:rPrChange w:id="883" w:author="3.0" w:date="2014-09-08T14:12:00Z">
            <w:rPr>
              <w:ins w:id="884" w:author="3.0" w:date="2014-09-08T14:01:00Z"/>
              <w:rFonts w:asciiTheme="minorHAnsi" w:eastAsiaTheme="minorEastAsia" w:hAnsiTheme="minorHAnsi" w:cstheme="minorBidi"/>
              <w:b w:val="0"/>
              <w:caps w:val="0"/>
              <w:noProof/>
              <w:sz w:val="22"/>
              <w:szCs w:val="22"/>
              <w:lang w:val="fr-BE" w:eastAsia="fr-BE"/>
            </w:rPr>
          </w:rPrChange>
        </w:rPr>
      </w:pPr>
      <w:ins w:id="885" w:author="3.0" w:date="2014-09-08T14:01:00Z">
        <w:r>
          <w:rPr>
            <w:noProof/>
          </w:rPr>
          <w:lastRenderedPageBreak/>
          <w:t>6.</w:t>
        </w:r>
        <w:r w:rsidRPr="00902727">
          <w:rPr>
            <w:rFonts w:asciiTheme="minorHAnsi" w:eastAsiaTheme="minorEastAsia" w:hAnsiTheme="minorHAnsi" w:cstheme="minorBidi"/>
            <w:b w:val="0"/>
            <w:caps w:val="0"/>
            <w:noProof/>
            <w:sz w:val="22"/>
            <w:szCs w:val="22"/>
            <w:lang w:eastAsia="fr-BE"/>
            <w:rPrChange w:id="886" w:author="3.0" w:date="2014-09-08T14:12:00Z">
              <w:rPr>
                <w:rFonts w:asciiTheme="minorHAnsi" w:eastAsiaTheme="minorEastAsia" w:hAnsiTheme="minorHAnsi" w:cstheme="minorBidi"/>
                <w:b w:val="0"/>
                <w:caps w:val="0"/>
                <w:noProof/>
                <w:sz w:val="22"/>
                <w:szCs w:val="22"/>
                <w:lang w:val="fr-BE" w:eastAsia="fr-BE"/>
              </w:rPr>
            </w:rPrChange>
          </w:rPr>
          <w:tab/>
        </w:r>
        <w:r>
          <w:rPr>
            <w:noProof/>
          </w:rPr>
          <w:t>Appendix 2 – Functional data dictionary</w:t>
        </w:r>
        <w:r>
          <w:rPr>
            <w:noProof/>
          </w:rPr>
          <w:tab/>
        </w:r>
        <w:r>
          <w:rPr>
            <w:noProof/>
          </w:rPr>
          <w:fldChar w:fldCharType="begin"/>
        </w:r>
        <w:r>
          <w:rPr>
            <w:noProof/>
          </w:rPr>
          <w:instrText xml:space="preserve"> PAGEREF _Toc397948313 \h </w:instrText>
        </w:r>
      </w:ins>
      <w:r>
        <w:rPr>
          <w:noProof/>
        </w:rPr>
      </w:r>
      <w:r>
        <w:rPr>
          <w:noProof/>
        </w:rPr>
        <w:fldChar w:fldCharType="separate"/>
      </w:r>
      <w:ins w:id="887" w:author="3.0" w:date="2014-09-15T10:03:00Z">
        <w:r w:rsidR="006D6783">
          <w:rPr>
            <w:noProof/>
          </w:rPr>
          <w:t>75</w:t>
        </w:r>
      </w:ins>
      <w:ins w:id="888" w:author="3.0" w:date="2014-09-08T14:01:00Z">
        <w:r>
          <w:rPr>
            <w:noProof/>
          </w:rPr>
          <w:fldChar w:fldCharType="end"/>
        </w:r>
      </w:ins>
    </w:p>
    <w:p w:rsidR="006F3332" w:rsidRPr="00847A0B" w:rsidDel="00847A0B" w:rsidRDefault="006F3332">
      <w:pPr>
        <w:pStyle w:val="TM1"/>
        <w:tabs>
          <w:tab w:val="left" w:pos="440"/>
          <w:tab w:val="right" w:leader="dot" w:pos="9606"/>
        </w:tabs>
        <w:rPr>
          <w:del w:id="889" w:author="3.0" w:date="2014-09-04T10:46:00Z"/>
          <w:rFonts w:ascii="Calibri" w:hAnsi="Calibri"/>
          <w:b w:val="0"/>
          <w:caps w:val="0"/>
          <w:noProof/>
          <w:sz w:val="22"/>
          <w:szCs w:val="22"/>
          <w:lang w:eastAsia="fr-BE"/>
          <w:rPrChange w:id="890" w:author="3.0" w:date="2014-09-04T10:46:00Z">
            <w:rPr>
              <w:del w:id="891" w:author="3.0" w:date="2014-09-04T10:46:00Z"/>
              <w:rFonts w:ascii="Calibri" w:hAnsi="Calibri"/>
              <w:b w:val="0"/>
              <w:caps w:val="0"/>
              <w:noProof/>
              <w:sz w:val="22"/>
              <w:szCs w:val="22"/>
              <w:lang w:val="fr-BE" w:eastAsia="fr-BE"/>
            </w:rPr>
          </w:rPrChange>
        </w:rPr>
      </w:pPr>
      <w:del w:id="892" w:author="3.0" w:date="2014-09-04T10:46:00Z">
        <w:r w:rsidDel="00847A0B">
          <w:rPr>
            <w:noProof/>
          </w:rPr>
          <w:delText>1.</w:delText>
        </w:r>
        <w:r w:rsidRPr="00847A0B" w:rsidDel="00847A0B">
          <w:rPr>
            <w:rFonts w:ascii="Calibri" w:hAnsi="Calibri"/>
            <w:noProof/>
            <w:szCs w:val="22"/>
            <w:lang w:eastAsia="fr-BE"/>
            <w:rPrChange w:id="893" w:author="3.0" w:date="2014-09-04T10:46:00Z">
              <w:rPr>
                <w:rFonts w:ascii="Calibri" w:hAnsi="Calibri"/>
                <w:noProof/>
                <w:szCs w:val="22"/>
                <w:lang w:val="fr-BE" w:eastAsia="fr-BE"/>
              </w:rPr>
            </w:rPrChange>
          </w:rPr>
          <w:tab/>
        </w:r>
        <w:r w:rsidDel="00847A0B">
          <w:rPr>
            <w:noProof/>
          </w:rPr>
          <w:delText>Introduction</w:delText>
        </w:r>
        <w:r w:rsidDel="00847A0B">
          <w:rPr>
            <w:noProof/>
          </w:rPr>
          <w:tab/>
          <w:delText>7</w:delText>
        </w:r>
      </w:del>
    </w:p>
    <w:p w:rsidR="006F3332" w:rsidRPr="00847A0B" w:rsidDel="00847A0B" w:rsidRDefault="006F3332">
      <w:pPr>
        <w:pStyle w:val="TM2"/>
        <w:tabs>
          <w:tab w:val="left" w:pos="880"/>
          <w:tab w:val="right" w:leader="dot" w:pos="9606"/>
        </w:tabs>
        <w:rPr>
          <w:del w:id="894" w:author="3.0" w:date="2014-09-04T10:46:00Z"/>
          <w:rFonts w:ascii="Calibri" w:hAnsi="Calibri"/>
          <w:smallCaps w:val="0"/>
          <w:noProof/>
          <w:sz w:val="22"/>
          <w:szCs w:val="22"/>
          <w:lang w:eastAsia="fr-BE"/>
          <w:rPrChange w:id="895" w:author="3.0" w:date="2014-09-04T10:46:00Z">
            <w:rPr>
              <w:del w:id="896" w:author="3.0" w:date="2014-09-04T10:46:00Z"/>
              <w:rFonts w:ascii="Calibri" w:hAnsi="Calibri"/>
              <w:smallCaps w:val="0"/>
              <w:noProof/>
              <w:sz w:val="22"/>
              <w:szCs w:val="22"/>
              <w:lang w:val="fr-BE" w:eastAsia="fr-BE"/>
            </w:rPr>
          </w:rPrChange>
        </w:rPr>
      </w:pPr>
      <w:del w:id="897" w:author="3.0" w:date="2014-09-04T10:46:00Z">
        <w:r w:rsidDel="00847A0B">
          <w:rPr>
            <w:noProof/>
          </w:rPr>
          <w:delText>1.1</w:delText>
        </w:r>
        <w:r w:rsidRPr="00847A0B" w:rsidDel="00847A0B">
          <w:rPr>
            <w:rFonts w:ascii="Calibri" w:hAnsi="Calibri"/>
            <w:noProof/>
            <w:szCs w:val="22"/>
            <w:lang w:eastAsia="fr-BE"/>
            <w:rPrChange w:id="898" w:author="3.0" w:date="2014-09-04T10:46:00Z">
              <w:rPr>
                <w:rFonts w:ascii="Calibri" w:hAnsi="Calibri"/>
                <w:noProof/>
                <w:szCs w:val="22"/>
                <w:lang w:val="fr-BE" w:eastAsia="fr-BE"/>
              </w:rPr>
            </w:rPrChange>
          </w:rPr>
          <w:tab/>
        </w:r>
        <w:r w:rsidDel="00847A0B">
          <w:rPr>
            <w:noProof/>
          </w:rPr>
          <w:delText>Subject</w:delText>
        </w:r>
        <w:r w:rsidDel="00847A0B">
          <w:rPr>
            <w:noProof/>
          </w:rPr>
          <w:tab/>
          <w:delText>7</w:delText>
        </w:r>
      </w:del>
    </w:p>
    <w:p w:rsidR="006F3332" w:rsidRPr="00847A0B" w:rsidDel="00847A0B" w:rsidRDefault="006F3332">
      <w:pPr>
        <w:pStyle w:val="TM2"/>
        <w:tabs>
          <w:tab w:val="left" w:pos="880"/>
          <w:tab w:val="right" w:leader="dot" w:pos="9606"/>
        </w:tabs>
        <w:rPr>
          <w:del w:id="899" w:author="3.0" w:date="2014-09-04T10:46:00Z"/>
          <w:rFonts w:ascii="Calibri" w:hAnsi="Calibri"/>
          <w:smallCaps w:val="0"/>
          <w:noProof/>
          <w:sz w:val="22"/>
          <w:szCs w:val="22"/>
          <w:lang w:eastAsia="fr-BE"/>
          <w:rPrChange w:id="900" w:author="3.0" w:date="2014-09-04T10:46:00Z">
            <w:rPr>
              <w:del w:id="901" w:author="3.0" w:date="2014-09-04T10:46:00Z"/>
              <w:rFonts w:ascii="Calibri" w:hAnsi="Calibri"/>
              <w:smallCaps w:val="0"/>
              <w:noProof/>
              <w:sz w:val="22"/>
              <w:szCs w:val="22"/>
              <w:lang w:val="fr-BE" w:eastAsia="fr-BE"/>
            </w:rPr>
          </w:rPrChange>
        </w:rPr>
      </w:pPr>
      <w:del w:id="902" w:author="3.0" w:date="2014-09-04T10:46:00Z">
        <w:r w:rsidDel="00847A0B">
          <w:rPr>
            <w:noProof/>
          </w:rPr>
          <w:delText>1.2</w:delText>
        </w:r>
        <w:r w:rsidRPr="00847A0B" w:rsidDel="00847A0B">
          <w:rPr>
            <w:rFonts w:ascii="Calibri" w:hAnsi="Calibri"/>
            <w:noProof/>
            <w:szCs w:val="22"/>
            <w:lang w:eastAsia="fr-BE"/>
            <w:rPrChange w:id="903" w:author="3.0" w:date="2014-09-04T10:46:00Z">
              <w:rPr>
                <w:rFonts w:ascii="Calibri" w:hAnsi="Calibri"/>
                <w:noProof/>
                <w:szCs w:val="22"/>
                <w:lang w:val="fr-BE" w:eastAsia="fr-BE"/>
              </w:rPr>
            </w:rPrChange>
          </w:rPr>
          <w:tab/>
        </w:r>
        <w:r w:rsidDel="00847A0B">
          <w:rPr>
            <w:noProof/>
          </w:rPr>
          <w:delText>Field of application</w:delText>
        </w:r>
        <w:r w:rsidDel="00847A0B">
          <w:rPr>
            <w:noProof/>
          </w:rPr>
          <w:tab/>
          <w:delText>7</w:delText>
        </w:r>
      </w:del>
    </w:p>
    <w:p w:rsidR="006F3332" w:rsidRPr="00847A0B" w:rsidDel="00847A0B" w:rsidRDefault="006F3332">
      <w:pPr>
        <w:pStyle w:val="TM2"/>
        <w:tabs>
          <w:tab w:val="left" w:pos="880"/>
          <w:tab w:val="right" w:leader="dot" w:pos="9606"/>
        </w:tabs>
        <w:rPr>
          <w:del w:id="904" w:author="3.0" w:date="2014-09-04T10:46:00Z"/>
          <w:rFonts w:ascii="Calibri" w:hAnsi="Calibri"/>
          <w:smallCaps w:val="0"/>
          <w:noProof/>
          <w:sz w:val="22"/>
          <w:szCs w:val="22"/>
          <w:lang w:eastAsia="fr-BE"/>
          <w:rPrChange w:id="905" w:author="3.0" w:date="2014-09-04T10:46:00Z">
            <w:rPr>
              <w:del w:id="906" w:author="3.0" w:date="2014-09-04T10:46:00Z"/>
              <w:rFonts w:ascii="Calibri" w:hAnsi="Calibri"/>
              <w:smallCaps w:val="0"/>
              <w:noProof/>
              <w:sz w:val="22"/>
              <w:szCs w:val="22"/>
              <w:lang w:val="fr-BE" w:eastAsia="fr-BE"/>
            </w:rPr>
          </w:rPrChange>
        </w:rPr>
      </w:pPr>
      <w:del w:id="907" w:author="3.0" w:date="2014-09-04T10:46:00Z">
        <w:r w:rsidDel="00847A0B">
          <w:rPr>
            <w:noProof/>
          </w:rPr>
          <w:delText>1.3</w:delText>
        </w:r>
        <w:r w:rsidRPr="00847A0B" w:rsidDel="00847A0B">
          <w:rPr>
            <w:rFonts w:ascii="Calibri" w:hAnsi="Calibri"/>
            <w:noProof/>
            <w:szCs w:val="22"/>
            <w:lang w:eastAsia="fr-BE"/>
            <w:rPrChange w:id="908" w:author="3.0" w:date="2014-09-04T10:46:00Z">
              <w:rPr>
                <w:rFonts w:ascii="Calibri" w:hAnsi="Calibri"/>
                <w:noProof/>
                <w:szCs w:val="22"/>
                <w:lang w:val="fr-BE" w:eastAsia="fr-BE"/>
              </w:rPr>
            </w:rPrChange>
          </w:rPr>
          <w:tab/>
        </w:r>
        <w:r w:rsidDel="00847A0B">
          <w:rPr>
            <w:noProof/>
          </w:rPr>
          <w:delText>Document description</w:delText>
        </w:r>
        <w:r w:rsidDel="00847A0B">
          <w:rPr>
            <w:noProof/>
          </w:rPr>
          <w:tab/>
          <w:delText>7</w:delText>
        </w:r>
      </w:del>
    </w:p>
    <w:p w:rsidR="006F3332" w:rsidRPr="00847A0B" w:rsidDel="00847A0B" w:rsidRDefault="006F3332">
      <w:pPr>
        <w:pStyle w:val="TM1"/>
        <w:tabs>
          <w:tab w:val="left" w:pos="440"/>
          <w:tab w:val="right" w:leader="dot" w:pos="9606"/>
        </w:tabs>
        <w:rPr>
          <w:del w:id="909" w:author="3.0" w:date="2014-09-04T10:46:00Z"/>
          <w:rFonts w:ascii="Calibri" w:hAnsi="Calibri"/>
          <w:b w:val="0"/>
          <w:caps w:val="0"/>
          <w:noProof/>
          <w:sz w:val="22"/>
          <w:szCs w:val="22"/>
          <w:lang w:eastAsia="fr-BE"/>
          <w:rPrChange w:id="910" w:author="3.0" w:date="2014-09-04T10:46:00Z">
            <w:rPr>
              <w:del w:id="911" w:author="3.0" w:date="2014-09-04T10:46:00Z"/>
              <w:rFonts w:ascii="Calibri" w:hAnsi="Calibri"/>
              <w:b w:val="0"/>
              <w:caps w:val="0"/>
              <w:noProof/>
              <w:sz w:val="22"/>
              <w:szCs w:val="22"/>
              <w:lang w:val="fr-BE" w:eastAsia="fr-BE"/>
            </w:rPr>
          </w:rPrChange>
        </w:rPr>
      </w:pPr>
      <w:del w:id="912" w:author="3.0" w:date="2014-09-04T10:46:00Z">
        <w:r w:rsidDel="00847A0B">
          <w:rPr>
            <w:noProof/>
          </w:rPr>
          <w:delText>2.</w:delText>
        </w:r>
        <w:r w:rsidRPr="00847A0B" w:rsidDel="00847A0B">
          <w:rPr>
            <w:rFonts w:ascii="Calibri" w:hAnsi="Calibri"/>
            <w:noProof/>
            <w:szCs w:val="22"/>
            <w:lang w:eastAsia="fr-BE"/>
            <w:rPrChange w:id="913" w:author="3.0" w:date="2014-09-04T10:46:00Z">
              <w:rPr>
                <w:rFonts w:ascii="Calibri" w:hAnsi="Calibri"/>
                <w:noProof/>
                <w:szCs w:val="22"/>
                <w:lang w:val="fr-BE" w:eastAsia="fr-BE"/>
              </w:rPr>
            </w:rPrChange>
          </w:rPr>
          <w:tab/>
        </w:r>
        <w:r w:rsidDel="00847A0B">
          <w:rPr>
            <w:noProof/>
          </w:rPr>
          <w:delText>Documents &amp; terminology</w:delText>
        </w:r>
        <w:r w:rsidDel="00847A0B">
          <w:rPr>
            <w:noProof/>
          </w:rPr>
          <w:tab/>
          <w:delText>9</w:delText>
        </w:r>
      </w:del>
    </w:p>
    <w:p w:rsidR="006F3332" w:rsidRPr="00847A0B" w:rsidDel="00847A0B" w:rsidRDefault="006F3332">
      <w:pPr>
        <w:pStyle w:val="TM2"/>
        <w:tabs>
          <w:tab w:val="left" w:pos="880"/>
          <w:tab w:val="right" w:leader="dot" w:pos="9606"/>
        </w:tabs>
        <w:rPr>
          <w:del w:id="914" w:author="3.0" w:date="2014-09-04T10:46:00Z"/>
          <w:rFonts w:ascii="Calibri" w:hAnsi="Calibri"/>
          <w:smallCaps w:val="0"/>
          <w:noProof/>
          <w:sz w:val="22"/>
          <w:szCs w:val="22"/>
          <w:lang w:eastAsia="fr-BE"/>
          <w:rPrChange w:id="915" w:author="3.0" w:date="2014-09-04T10:46:00Z">
            <w:rPr>
              <w:del w:id="916" w:author="3.0" w:date="2014-09-04T10:46:00Z"/>
              <w:rFonts w:ascii="Calibri" w:hAnsi="Calibri"/>
              <w:smallCaps w:val="0"/>
              <w:noProof/>
              <w:sz w:val="22"/>
              <w:szCs w:val="22"/>
              <w:lang w:val="fr-BE" w:eastAsia="fr-BE"/>
            </w:rPr>
          </w:rPrChange>
        </w:rPr>
      </w:pPr>
      <w:del w:id="917" w:author="3.0" w:date="2014-09-04T10:46:00Z">
        <w:r w:rsidDel="00847A0B">
          <w:rPr>
            <w:noProof/>
          </w:rPr>
          <w:delText>2.1</w:delText>
        </w:r>
        <w:r w:rsidRPr="00847A0B" w:rsidDel="00847A0B">
          <w:rPr>
            <w:rFonts w:ascii="Calibri" w:hAnsi="Calibri"/>
            <w:noProof/>
            <w:szCs w:val="22"/>
            <w:lang w:eastAsia="fr-BE"/>
            <w:rPrChange w:id="918" w:author="3.0" w:date="2014-09-04T10:46:00Z">
              <w:rPr>
                <w:rFonts w:ascii="Calibri" w:hAnsi="Calibri"/>
                <w:noProof/>
                <w:szCs w:val="22"/>
                <w:lang w:val="fr-BE" w:eastAsia="fr-BE"/>
              </w:rPr>
            </w:rPrChange>
          </w:rPr>
          <w:tab/>
        </w:r>
        <w:r w:rsidDel="00847A0B">
          <w:rPr>
            <w:noProof/>
          </w:rPr>
          <w:delText>Reference documents</w:delText>
        </w:r>
        <w:r w:rsidDel="00847A0B">
          <w:rPr>
            <w:noProof/>
          </w:rPr>
          <w:tab/>
          <w:delText>9</w:delText>
        </w:r>
      </w:del>
    </w:p>
    <w:p w:rsidR="006F3332" w:rsidRPr="00847A0B" w:rsidDel="00847A0B" w:rsidRDefault="006F3332">
      <w:pPr>
        <w:pStyle w:val="TM2"/>
        <w:tabs>
          <w:tab w:val="left" w:pos="880"/>
          <w:tab w:val="right" w:leader="dot" w:pos="9606"/>
        </w:tabs>
        <w:rPr>
          <w:del w:id="919" w:author="3.0" w:date="2014-09-04T10:46:00Z"/>
          <w:rFonts w:ascii="Calibri" w:hAnsi="Calibri"/>
          <w:smallCaps w:val="0"/>
          <w:noProof/>
          <w:sz w:val="22"/>
          <w:szCs w:val="22"/>
          <w:lang w:eastAsia="fr-BE"/>
          <w:rPrChange w:id="920" w:author="3.0" w:date="2014-09-04T10:46:00Z">
            <w:rPr>
              <w:del w:id="921" w:author="3.0" w:date="2014-09-04T10:46:00Z"/>
              <w:rFonts w:ascii="Calibri" w:hAnsi="Calibri"/>
              <w:smallCaps w:val="0"/>
              <w:noProof/>
              <w:sz w:val="22"/>
              <w:szCs w:val="22"/>
              <w:lang w:val="fr-BE" w:eastAsia="fr-BE"/>
            </w:rPr>
          </w:rPrChange>
        </w:rPr>
      </w:pPr>
      <w:del w:id="922" w:author="3.0" w:date="2014-09-04T10:46:00Z">
        <w:r w:rsidRPr="00847A0B" w:rsidDel="00847A0B">
          <w:rPr>
            <w:noProof/>
            <w:rPrChange w:id="923" w:author="3.0" w:date="2014-09-04T10:46:00Z">
              <w:rPr>
                <w:noProof/>
                <w:lang w:val="fr-FR"/>
              </w:rPr>
            </w:rPrChange>
          </w:rPr>
          <w:delText>2.2</w:delText>
        </w:r>
        <w:r w:rsidRPr="00847A0B" w:rsidDel="00847A0B">
          <w:rPr>
            <w:rFonts w:ascii="Calibri" w:hAnsi="Calibri"/>
            <w:noProof/>
            <w:szCs w:val="22"/>
            <w:lang w:eastAsia="fr-BE"/>
            <w:rPrChange w:id="924" w:author="3.0" w:date="2014-09-04T10:46:00Z">
              <w:rPr>
                <w:rFonts w:ascii="Calibri" w:hAnsi="Calibri"/>
                <w:noProof/>
                <w:szCs w:val="22"/>
                <w:lang w:val="fr-BE" w:eastAsia="fr-BE"/>
              </w:rPr>
            </w:rPrChange>
          </w:rPr>
          <w:tab/>
        </w:r>
        <w:r w:rsidRPr="00847A0B" w:rsidDel="00847A0B">
          <w:rPr>
            <w:noProof/>
            <w:rPrChange w:id="925" w:author="3.0" w:date="2014-09-04T10:46:00Z">
              <w:rPr>
                <w:noProof/>
                <w:lang w:val="fr-FR"/>
              </w:rPr>
            </w:rPrChange>
          </w:rPr>
          <w:delText>Applicable documents</w:delText>
        </w:r>
        <w:r w:rsidDel="00847A0B">
          <w:rPr>
            <w:noProof/>
          </w:rPr>
          <w:tab/>
          <w:delText>9</w:delText>
        </w:r>
      </w:del>
    </w:p>
    <w:p w:rsidR="006F3332" w:rsidRPr="00847A0B" w:rsidDel="00847A0B" w:rsidRDefault="006F3332">
      <w:pPr>
        <w:pStyle w:val="TM2"/>
        <w:tabs>
          <w:tab w:val="left" w:pos="880"/>
          <w:tab w:val="right" w:leader="dot" w:pos="9606"/>
        </w:tabs>
        <w:rPr>
          <w:del w:id="926" w:author="3.0" w:date="2014-09-04T10:46:00Z"/>
          <w:rFonts w:ascii="Calibri" w:hAnsi="Calibri"/>
          <w:smallCaps w:val="0"/>
          <w:noProof/>
          <w:sz w:val="22"/>
          <w:szCs w:val="22"/>
          <w:lang w:eastAsia="fr-BE"/>
          <w:rPrChange w:id="927" w:author="3.0" w:date="2014-09-04T10:46:00Z">
            <w:rPr>
              <w:del w:id="928" w:author="3.0" w:date="2014-09-04T10:46:00Z"/>
              <w:rFonts w:ascii="Calibri" w:hAnsi="Calibri"/>
              <w:smallCaps w:val="0"/>
              <w:noProof/>
              <w:sz w:val="22"/>
              <w:szCs w:val="22"/>
              <w:lang w:val="fr-BE" w:eastAsia="fr-BE"/>
            </w:rPr>
          </w:rPrChange>
        </w:rPr>
      </w:pPr>
      <w:del w:id="929" w:author="3.0" w:date="2014-09-04T10:46:00Z">
        <w:r w:rsidDel="00847A0B">
          <w:rPr>
            <w:noProof/>
          </w:rPr>
          <w:delText>2.3</w:delText>
        </w:r>
        <w:r w:rsidRPr="00847A0B" w:rsidDel="00847A0B">
          <w:rPr>
            <w:rFonts w:ascii="Calibri" w:hAnsi="Calibri"/>
            <w:noProof/>
            <w:szCs w:val="22"/>
            <w:lang w:eastAsia="fr-BE"/>
            <w:rPrChange w:id="930" w:author="3.0" w:date="2014-09-04T10:46:00Z">
              <w:rPr>
                <w:rFonts w:ascii="Calibri" w:hAnsi="Calibri"/>
                <w:noProof/>
                <w:szCs w:val="22"/>
                <w:lang w:val="fr-BE" w:eastAsia="fr-BE"/>
              </w:rPr>
            </w:rPrChange>
          </w:rPr>
          <w:tab/>
        </w:r>
        <w:r w:rsidDel="00847A0B">
          <w:rPr>
            <w:noProof/>
          </w:rPr>
          <w:delText>Definitions</w:delText>
        </w:r>
        <w:r w:rsidDel="00847A0B">
          <w:rPr>
            <w:noProof/>
          </w:rPr>
          <w:tab/>
          <w:delText>9</w:delText>
        </w:r>
      </w:del>
    </w:p>
    <w:p w:rsidR="006F3332" w:rsidRPr="00847A0B" w:rsidDel="00847A0B" w:rsidRDefault="006F3332">
      <w:pPr>
        <w:pStyle w:val="TM2"/>
        <w:tabs>
          <w:tab w:val="left" w:pos="880"/>
          <w:tab w:val="right" w:leader="dot" w:pos="9606"/>
        </w:tabs>
        <w:rPr>
          <w:del w:id="931" w:author="3.0" w:date="2014-09-04T10:46:00Z"/>
          <w:rFonts w:ascii="Calibri" w:hAnsi="Calibri"/>
          <w:smallCaps w:val="0"/>
          <w:noProof/>
          <w:sz w:val="22"/>
          <w:szCs w:val="22"/>
          <w:lang w:eastAsia="fr-BE"/>
          <w:rPrChange w:id="932" w:author="3.0" w:date="2014-09-04T10:46:00Z">
            <w:rPr>
              <w:del w:id="933" w:author="3.0" w:date="2014-09-04T10:46:00Z"/>
              <w:rFonts w:ascii="Calibri" w:hAnsi="Calibri"/>
              <w:smallCaps w:val="0"/>
              <w:noProof/>
              <w:sz w:val="22"/>
              <w:szCs w:val="22"/>
              <w:lang w:val="fr-BE" w:eastAsia="fr-BE"/>
            </w:rPr>
          </w:rPrChange>
        </w:rPr>
      </w:pPr>
      <w:del w:id="934" w:author="3.0" w:date="2014-09-04T10:46:00Z">
        <w:r w:rsidDel="00847A0B">
          <w:rPr>
            <w:noProof/>
          </w:rPr>
          <w:delText>2.4</w:delText>
        </w:r>
        <w:r w:rsidRPr="00847A0B" w:rsidDel="00847A0B">
          <w:rPr>
            <w:rFonts w:ascii="Calibri" w:hAnsi="Calibri"/>
            <w:noProof/>
            <w:szCs w:val="22"/>
            <w:lang w:eastAsia="fr-BE"/>
            <w:rPrChange w:id="935" w:author="3.0" w:date="2014-09-04T10:46:00Z">
              <w:rPr>
                <w:rFonts w:ascii="Calibri" w:hAnsi="Calibri"/>
                <w:noProof/>
                <w:szCs w:val="22"/>
                <w:lang w:val="fr-BE" w:eastAsia="fr-BE"/>
              </w:rPr>
            </w:rPrChange>
          </w:rPr>
          <w:tab/>
        </w:r>
        <w:r w:rsidDel="00847A0B">
          <w:rPr>
            <w:noProof/>
          </w:rPr>
          <w:delText>Abbreviations</w:delText>
        </w:r>
        <w:r w:rsidDel="00847A0B">
          <w:rPr>
            <w:noProof/>
          </w:rPr>
          <w:tab/>
          <w:delText>9</w:delText>
        </w:r>
      </w:del>
    </w:p>
    <w:p w:rsidR="006F3332" w:rsidRPr="00847A0B" w:rsidDel="00847A0B" w:rsidRDefault="006F3332">
      <w:pPr>
        <w:pStyle w:val="TM1"/>
        <w:tabs>
          <w:tab w:val="left" w:pos="440"/>
          <w:tab w:val="right" w:leader="dot" w:pos="9606"/>
        </w:tabs>
        <w:rPr>
          <w:del w:id="936" w:author="3.0" w:date="2014-09-04T10:46:00Z"/>
          <w:rFonts w:ascii="Calibri" w:hAnsi="Calibri"/>
          <w:b w:val="0"/>
          <w:caps w:val="0"/>
          <w:noProof/>
          <w:sz w:val="22"/>
          <w:szCs w:val="22"/>
          <w:lang w:eastAsia="fr-BE"/>
          <w:rPrChange w:id="937" w:author="3.0" w:date="2014-09-04T10:46:00Z">
            <w:rPr>
              <w:del w:id="938" w:author="3.0" w:date="2014-09-04T10:46:00Z"/>
              <w:rFonts w:ascii="Calibri" w:hAnsi="Calibri"/>
              <w:b w:val="0"/>
              <w:caps w:val="0"/>
              <w:noProof/>
              <w:sz w:val="22"/>
              <w:szCs w:val="22"/>
              <w:lang w:val="fr-BE" w:eastAsia="fr-BE"/>
            </w:rPr>
          </w:rPrChange>
        </w:rPr>
      </w:pPr>
      <w:del w:id="939" w:author="3.0" w:date="2014-09-04T10:46:00Z">
        <w:r w:rsidDel="00847A0B">
          <w:rPr>
            <w:noProof/>
          </w:rPr>
          <w:delText>3.</w:delText>
        </w:r>
        <w:r w:rsidRPr="00847A0B" w:rsidDel="00847A0B">
          <w:rPr>
            <w:rFonts w:ascii="Calibri" w:hAnsi="Calibri"/>
            <w:noProof/>
            <w:szCs w:val="22"/>
            <w:lang w:eastAsia="fr-BE"/>
            <w:rPrChange w:id="940" w:author="3.0" w:date="2014-09-04T10:46:00Z">
              <w:rPr>
                <w:rFonts w:ascii="Calibri" w:hAnsi="Calibri"/>
                <w:noProof/>
                <w:szCs w:val="22"/>
                <w:lang w:val="fr-BE" w:eastAsia="fr-BE"/>
              </w:rPr>
            </w:rPrChange>
          </w:rPr>
          <w:tab/>
        </w:r>
        <w:r w:rsidDel="00847A0B">
          <w:rPr>
            <w:noProof/>
          </w:rPr>
          <w:delText>overview</w:delText>
        </w:r>
        <w:r w:rsidDel="00847A0B">
          <w:rPr>
            <w:noProof/>
          </w:rPr>
          <w:tab/>
          <w:delText>11</w:delText>
        </w:r>
      </w:del>
    </w:p>
    <w:p w:rsidR="006F3332" w:rsidRPr="00847A0B" w:rsidDel="00847A0B" w:rsidRDefault="006F3332">
      <w:pPr>
        <w:pStyle w:val="TM2"/>
        <w:tabs>
          <w:tab w:val="left" w:pos="880"/>
          <w:tab w:val="right" w:leader="dot" w:pos="9606"/>
        </w:tabs>
        <w:rPr>
          <w:del w:id="941" w:author="3.0" w:date="2014-09-04T10:46:00Z"/>
          <w:rFonts w:ascii="Calibri" w:hAnsi="Calibri"/>
          <w:smallCaps w:val="0"/>
          <w:noProof/>
          <w:sz w:val="22"/>
          <w:szCs w:val="22"/>
          <w:lang w:eastAsia="fr-BE"/>
          <w:rPrChange w:id="942" w:author="3.0" w:date="2014-09-04T10:46:00Z">
            <w:rPr>
              <w:del w:id="943" w:author="3.0" w:date="2014-09-04T10:46:00Z"/>
              <w:rFonts w:ascii="Calibri" w:hAnsi="Calibri"/>
              <w:smallCaps w:val="0"/>
              <w:noProof/>
              <w:sz w:val="22"/>
              <w:szCs w:val="22"/>
              <w:lang w:val="fr-BE" w:eastAsia="fr-BE"/>
            </w:rPr>
          </w:rPrChange>
        </w:rPr>
      </w:pPr>
      <w:del w:id="944" w:author="3.0" w:date="2014-09-04T10:46:00Z">
        <w:r w:rsidDel="00847A0B">
          <w:rPr>
            <w:noProof/>
          </w:rPr>
          <w:delText>3.1</w:delText>
        </w:r>
        <w:r w:rsidRPr="00847A0B" w:rsidDel="00847A0B">
          <w:rPr>
            <w:rFonts w:ascii="Calibri" w:hAnsi="Calibri"/>
            <w:noProof/>
            <w:szCs w:val="22"/>
            <w:lang w:eastAsia="fr-BE"/>
            <w:rPrChange w:id="945" w:author="3.0" w:date="2014-09-04T10:46:00Z">
              <w:rPr>
                <w:rFonts w:ascii="Calibri" w:hAnsi="Calibri"/>
                <w:noProof/>
                <w:szCs w:val="22"/>
                <w:lang w:val="fr-BE" w:eastAsia="fr-BE"/>
              </w:rPr>
            </w:rPrChange>
          </w:rPr>
          <w:tab/>
        </w:r>
        <w:r w:rsidDel="00847A0B">
          <w:rPr>
            <w:noProof/>
          </w:rPr>
          <w:delText>definition of the OpenETCS</w:delText>
        </w:r>
        <w:r w:rsidDel="00847A0B">
          <w:rPr>
            <w:noProof/>
          </w:rPr>
          <w:tab/>
          <w:delText>11</w:delText>
        </w:r>
      </w:del>
    </w:p>
    <w:p w:rsidR="006F3332" w:rsidRPr="00847A0B" w:rsidDel="00847A0B" w:rsidRDefault="006F3332">
      <w:pPr>
        <w:pStyle w:val="TM2"/>
        <w:tabs>
          <w:tab w:val="left" w:pos="880"/>
          <w:tab w:val="right" w:leader="dot" w:pos="9606"/>
        </w:tabs>
        <w:rPr>
          <w:del w:id="946" w:author="3.0" w:date="2014-09-04T10:46:00Z"/>
          <w:rFonts w:ascii="Calibri" w:hAnsi="Calibri"/>
          <w:smallCaps w:val="0"/>
          <w:noProof/>
          <w:sz w:val="22"/>
          <w:szCs w:val="22"/>
          <w:lang w:eastAsia="fr-BE"/>
          <w:rPrChange w:id="947" w:author="3.0" w:date="2014-09-04T10:46:00Z">
            <w:rPr>
              <w:del w:id="948" w:author="3.0" w:date="2014-09-04T10:46:00Z"/>
              <w:rFonts w:ascii="Calibri" w:hAnsi="Calibri"/>
              <w:smallCaps w:val="0"/>
              <w:noProof/>
              <w:sz w:val="22"/>
              <w:szCs w:val="22"/>
              <w:lang w:val="fr-BE" w:eastAsia="fr-BE"/>
            </w:rPr>
          </w:rPrChange>
        </w:rPr>
      </w:pPr>
      <w:del w:id="949" w:author="3.0" w:date="2014-09-04T10:46:00Z">
        <w:r w:rsidDel="00847A0B">
          <w:rPr>
            <w:noProof/>
          </w:rPr>
          <w:delText>3.2</w:delText>
        </w:r>
        <w:r w:rsidRPr="00847A0B" w:rsidDel="00847A0B">
          <w:rPr>
            <w:rFonts w:ascii="Calibri" w:hAnsi="Calibri"/>
            <w:noProof/>
            <w:szCs w:val="22"/>
            <w:lang w:eastAsia="fr-BE"/>
            <w:rPrChange w:id="950" w:author="3.0" w:date="2014-09-04T10:46:00Z">
              <w:rPr>
                <w:rFonts w:ascii="Calibri" w:hAnsi="Calibri"/>
                <w:noProof/>
                <w:szCs w:val="22"/>
                <w:lang w:val="fr-BE" w:eastAsia="fr-BE"/>
              </w:rPr>
            </w:rPrChange>
          </w:rPr>
          <w:tab/>
        </w:r>
        <w:r w:rsidDel="00847A0B">
          <w:rPr>
            <w:noProof/>
          </w:rPr>
          <w:delText>OpenETCS API services overview</w:delText>
        </w:r>
        <w:r w:rsidDel="00847A0B">
          <w:rPr>
            <w:noProof/>
          </w:rPr>
          <w:tab/>
          <w:delText>12</w:delText>
        </w:r>
      </w:del>
    </w:p>
    <w:p w:rsidR="006F3332" w:rsidRPr="00847A0B" w:rsidDel="00847A0B" w:rsidRDefault="006F3332">
      <w:pPr>
        <w:pStyle w:val="TM2"/>
        <w:tabs>
          <w:tab w:val="left" w:pos="880"/>
          <w:tab w:val="right" w:leader="dot" w:pos="9606"/>
        </w:tabs>
        <w:rPr>
          <w:del w:id="951" w:author="3.0" w:date="2014-09-04T10:46:00Z"/>
          <w:rFonts w:ascii="Calibri" w:hAnsi="Calibri"/>
          <w:smallCaps w:val="0"/>
          <w:noProof/>
          <w:sz w:val="22"/>
          <w:szCs w:val="22"/>
          <w:lang w:eastAsia="fr-BE"/>
          <w:rPrChange w:id="952" w:author="3.0" w:date="2014-09-04T10:46:00Z">
            <w:rPr>
              <w:del w:id="953" w:author="3.0" w:date="2014-09-04T10:46:00Z"/>
              <w:rFonts w:ascii="Calibri" w:hAnsi="Calibri"/>
              <w:smallCaps w:val="0"/>
              <w:noProof/>
              <w:sz w:val="22"/>
              <w:szCs w:val="22"/>
              <w:lang w:val="fr-BE" w:eastAsia="fr-BE"/>
            </w:rPr>
          </w:rPrChange>
        </w:rPr>
      </w:pPr>
      <w:del w:id="954" w:author="3.0" w:date="2014-09-04T10:46:00Z">
        <w:r w:rsidDel="00847A0B">
          <w:rPr>
            <w:noProof/>
          </w:rPr>
          <w:delText>3.3</w:delText>
        </w:r>
        <w:r w:rsidRPr="00847A0B" w:rsidDel="00847A0B">
          <w:rPr>
            <w:rFonts w:ascii="Calibri" w:hAnsi="Calibri"/>
            <w:noProof/>
            <w:szCs w:val="22"/>
            <w:lang w:eastAsia="fr-BE"/>
            <w:rPrChange w:id="955" w:author="3.0" w:date="2014-09-04T10:46:00Z">
              <w:rPr>
                <w:rFonts w:ascii="Calibri" w:hAnsi="Calibri"/>
                <w:noProof/>
                <w:szCs w:val="22"/>
                <w:lang w:val="fr-BE" w:eastAsia="fr-BE"/>
              </w:rPr>
            </w:rPrChange>
          </w:rPr>
          <w:tab/>
        </w:r>
        <w:r w:rsidDel="00847A0B">
          <w:rPr>
            <w:noProof/>
          </w:rPr>
          <w:delText>General principles and rules</w:delText>
        </w:r>
        <w:r w:rsidDel="00847A0B">
          <w:rPr>
            <w:noProof/>
          </w:rPr>
          <w:tab/>
          <w:delText>13</w:delText>
        </w:r>
      </w:del>
    </w:p>
    <w:p w:rsidR="006F3332" w:rsidRPr="00982ABA" w:rsidDel="00847A0B" w:rsidRDefault="006F3332">
      <w:pPr>
        <w:pStyle w:val="TM3"/>
        <w:tabs>
          <w:tab w:val="left" w:pos="1100"/>
          <w:tab w:val="right" w:leader="dot" w:pos="9606"/>
        </w:tabs>
        <w:rPr>
          <w:del w:id="956" w:author="3.0" w:date="2014-09-04T10:46:00Z"/>
          <w:rFonts w:ascii="Calibri" w:hAnsi="Calibri"/>
          <w:i w:val="0"/>
          <w:noProof/>
          <w:sz w:val="22"/>
          <w:szCs w:val="22"/>
          <w:lang w:eastAsia="fr-BE"/>
        </w:rPr>
      </w:pPr>
      <w:del w:id="957" w:author="3.0" w:date="2014-09-04T10:46:00Z">
        <w:r w:rsidDel="00847A0B">
          <w:rPr>
            <w:noProof/>
          </w:rPr>
          <w:delText>3.3.1</w:delText>
        </w:r>
        <w:r w:rsidRPr="00982ABA" w:rsidDel="00847A0B">
          <w:rPr>
            <w:rFonts w:ascii="Calibri" w:hAnsi="Calibri"/>
            <w:i w:val="0"/>
            <w:noProof/>
            <w:sz w:val="22"/>
            <w:szCs w:val="22"/>
            <w:lang w:eastAsia="fr-BE"/>
          </w:rPr>
          <w:tab/>
        </w:r>
        <w:r w:rsidDel="00847A0B">
          <w:rPr>
            <w:noProof/>
          </w:rPr>
          <w:delText>CORE board : SW architecture overview</w:delText>
        </w:r>
        <w:r w:rsidDel="00847A0B">
          <w:rPr>
            <w:noProof/>
          </w:rPr>
          <w:tab/>
          <w:delText>13</w:delText>
        </w:r>
      </w:del>
    </w:p>
    <w:p w:rsidR="006F3332" w:rsidRPr="00982ABA" w:rsidDel="00847A0B" w:rsidRDefault="006F3332">
      <w:pPr>
        <w:pStyle w:val="TM3"/>
        <w:tabs>
          <w:tab w:val="left" w:pos="1100"/>
          <w:tab w:val="right" w:leader="dot" w:pos="9606"/>
        </w:tabs>
        <w:rPr>
          <w:del w:id="958" w:author="3.0" w:date="2014-09-04T10:46:00Z"/>
          <w:rFonts w:ascii="Calibri" w:hAnsi="Calibri"/>
          <w:i w:val="0"/>
          <w:noProof/>
          <w:sz w:val="22"/>
          <w:szCs w:val="22"/>
          <w:lang w:eastAsia="fr-BE"/>
        </w:rPr>
      </w:pPr>
      <w:del w:id="959" w:author="3.0" w:date="2014-09-04T10:46:00Z">
        <w:r w:rsidDel="00847A0B">
          <w:rPr>
            <w:noProof/>
          </w:rPr>
          <w:delText>3.3.2</w:delText>
        </w:r>
        <w:r w:rsidRPr="00982ABA" w:rsidDel="00847A0B">
          <w:rPr>
            <w:rFonts w:ascii="Calibri" w:hAnsi="Calibri"/>
            <w:i w:val="0"/>
            <w:noProof/>
            <w:sz w:val="22"/>
            <w:szCs w:val="22"/>
            <w:lang w:eastAsia="fr-BE"/>
          </w:rPr>
          <w:tab/>
        </w:r>
        <w:r w:rsidDel="00847A0B">
          <w:rPr>
            <w:noProof/>
          </w:rPr>
          <w:delText>CORE board : SW execution overview</w:delText>
        </w:r>
        <w:r w:rsidDel="00847A0B">
          <w:rPr>
            <w:noProof/>
          </w:rPr>
          <w:tab/>
          <w:delText>14</w:delText>
        </w:r>
      </w:del>
    </w:p>
    <w:p w:rsidR="006F3332" w:rsidRPr="00982ABA" w:rsidDel="00847A0B" w:rsidRDefault="006F3332">
      <w:pPr>
        <w:pStyle w:val="TM3"/>
        <w:tabs>
          <w:tab w:val="left" w:pos="1100"/>
          <w:tab w:val="right" w:leader="dot" w:pos="9606"/>
        </w:tabs>
        <w:rPr>
          <w:del w:id="960" w:author="3.0" w:date="2014-09-04T10:46:00Z"/>
          <w:rFonts w:ascii="Calibri" w:hAnsi="Calibri"/>
          <w:i w:val="0"/>
          <w:noProof/>
          <w:sz w:val="22"/>
          <w:szCs w:val="22"/>
          <w:lang w:eastAsia="fr-BE"/>
        </w:rPr>
      </w:pPr>
      <w:del w:id="961" w:author="3.0" w:date="2014-09-04T10:46:00Z">
        <w:r w:rsidDel="00847A0B">
          <w:rPr>
            <w:noProof/>
          </w:rPr>
          <w:delText>3.3.3</w:delText>
        </w:r>
        <w:r w:rsidRPr="00982ABA" w:rsidDel="00847A0B">
          <w:rPr>
            <w:rFonts w:ascii="Calibri" w:hAnsi="Calibri"/>
            <w:i w:val="0"/>
            <w:noProof/>
            <w:sz w:val="22"/>
            <w:szCs w:val="22"/>
            <w:lang w:eastAsia="fr-BE"/>
          </w:rPr>
          <w:tab/>
        </w:r>
        <w:r w:rsidDel="00847A0B">
          <w:rPr>
            <w:noProof/>
          </w:rPr>
          <w:delText>OpenETCS API services and calling sequence</w:delText>
        </w:r>
        <w:r w:rsidDel="00847A0B">
          <w:rPr>
            <w:noProof/>
          </w:rPr>
          <w:tab/>
          <w:delText>15</w:delText>
        </w:r>
      </w:del>
    </w:p>
    <w:p w:rsidR="006F3332" w:rsidRPr="00982ABA" w:rsidDel="00847A0B" w:rsidRDefault="006F3332">
      <w:pPr>
        <w:pStyle w:val="TM3"/>
        <w:tabs>
          <w:tab w:val="left" w:pos="1100"/>
          <w:tab w:val="right" w:leader="dot" w:pos="9606"/>
        </w:tabs>
        <w:rPr>
          <w:del w:id="962" w:author="3.0" w:date="2014-09-04T10:46:00Z"/>
          <w:rFonts w:ascii="Calibri" w:hAnsi="Calibri"/>
          <w:i w:val="0"/>
          <w:noProof/>
          <w:sz w:val="22"/>
          <w:szCs w:val="22"/>
          <w:lang w:eastAsia="fr-BE"/>
        </w:rPr>
      </w:pPr>
      <w:del w:id="963" w:author="3.0" w:date="2014-09-04T10:46:00Z">
        <w:r w:rsidDel="00847A0B">
          <w:rPr>
            <w:noProof/>
          </w:rPr>
          <w:delText>3.3.4</w:delText>
        </w:r>
        <w:r w:rsidRPr="00982ABA" w:rsidDel="00847A0B">
          <w:rPr>
            <w:rFonts w:ascii="Calibri" w:hAnsi="Calibri"/>
            <w:i w:val="0"/>
            <w:noProof/>
            <w:sz w:val="22"/>
            <w:szCs w:val="22"/>
            <w:lang w:eastAsia="fr-BE"/>
          </w:rPr>
          <w:tab/>
        </w:r>
        <w:r w:rsidDel="00847A0B">
          <w:rPr>
            <w:noProof/>
          </w:rPr>
          <w:delText>Dynamic behaviour and performances</w:delText>
        </w:r>
        <w:r w:rsidDel="00847A0B">
          <w:rPr>
            <w:noProof/>
          </w:rPr>
          <w:tab/>
          <w:delText>18</w:delText>
        </w:r>
      </w:del>
    </w:p>
    <w:p w:rsidR="006F3332" w:rsidRPr="00982ABA" w:rsidDel="00847A0B" w:rsidRDefault="006F3332">
      <w:pPr>
        <w:pStyle w:val="TM3"/>
        <w:tabs>
          <w:tab w:val="left" w:pos="1100"/>
          <w:tab w:val="right" w:leader="dot" w:pos="9606"/>
        </w:tabs>
        <w:rPr>
          <w:del w:id="964" w:author="3.0" w:date="2014-09-04T10:46:00Z"/>
          <w:rFonts w:ascii="Calibri" w:hAnsi="Calibri"/>
          <w:i w:val="0"/>
          <w:noProof/>
          <w:sz w:val="22"/>
          <w:szCs w:val="22"/>
          <w:lang w:eastAsia="fr-BE"/>
        </w:rPr>
      </w:pPr>
      <w:del w:id="965" w:author="3.0" w:date="2014-09-04T10:46:00Z">
        <w:r w:rsidDel="00847A0B">
          <w:rPr>
            <w:noProof/>
          </w:rPr>
          <w:delText>3.3.5</w:delText>
        </w:r>
        <w:r w:rsidRPr="00982ABA" w:rsidDel="00847A0B">
          <w:rPr>
            <w:rFonts w:ascii="Calibri" w:hAnsi="Calibri"/>
            <w:i w:val="0"/>
            <w:noProof/>
            <w:sz w:val="22"/>
            <w:szCs w:val="22"/>
            <w:lang w:eastAsia="fr-BE"/>
          </w:rPr>
          <w:tab/>
        </w:r>
        <w:r w:rsidDel="00847A0B">
          <w:rPr>
            <w:noProof/>
          </w:rPr>
          <w:delText>Asynchronous behaviour</w:delText>
        </w:r>
        <w:r w:rsidDel="00847A0B">
          <w:rPr>
            <w:noProof/>
          </w:rPr>
          <w:tab/>
          <w:delText>20</w:delText>
        </w:r>
      </w:del>
    </w:p>
    <w:p w:rsidR="006F3332" w:rsidRPr="00982ABA" w:rsidDel="00847A0B" w:rsidRDefault="006F3332">
      <w:pPr>
        <w:pStyle w:val="TM1"/>
        <w:tabs>
          <w:tab w:val="left" w:pos="440"/>
          <w:tab w:val="right" w:leader="dot" w:pos="9606"/>
        </w:tabs>
        <w:rPr>
          <w:del w:id="966" w:author="3.0" w:date="2014-09-04T10:46:00Z"/>
          <w:rFonts w:ascii="Calibri" w:hAnsi="Calibri"/>
          <w:b w:val="0"/>
          <w:caps w:val="0"/>
          <w:noProof/>
          <w:sz w:val="22"/>
          <w:szCs w:val="22"/>
          <w:lang w:eastAsia="fr-BE"/>
        </w:rPr>
      </w:pPr>
      <w:del w:id="967" w:author="3.0" w:date="2014-09-04T10:46:00Z">
        <w:r w:rsidDel="00847A0B">
          <w:rPr>
            <w:noProof/>
          </w:rPr>
          <w:delText>4.</w:delText>
        </w:r>
        <w:r w:rsidRPr="00982ABA" w:rsidDel="00847A0B">
          <w:rPr>
            <w:rFonts w:ascii="Calibri" w:hAnsi="Calibri"/>
            <w:b w:val="0"/>
            <w:caps w:val="0"/>
            <w:noProof/>
            <w:sz w:val="22"/>
            <w:szCs w:val="22"/>
            <w:lang w:eastAsia="fr-BE"/>
          </w:rPr>
          <w:tab/>
        </w:r>
        <w:r w:rsidDel="00847A0B">
          <w:rPr>
            <w:noProof/>
          </w:rPr>
          <w:delText>INTERFACE SPECIFICATIONS</w:delText>
        </w:r>
        <w:r w:rsidDel="00847A0B">
          <w:rPr>
            <w:noProof/>
          </w:rPr>
          <w:tab/>
          <w:delText>22</w:delText>
        </w:r>
      </w:del>
    </w:p>
    <w:p w:rsidR="006F3332" w:rsidRPr="00982ABA" w:rsidDel="00847A0B" w:rsidRDefault="006F3332">
      <w:pPr>
        <w:pStyle w:val="TM2"/>
        <w:tabs>
          <w:tab w:val="left" w:pos="880"/>
          <w:tab w:val="right" w:leader="dot" w:pos="9606"/>
        </w:tabs>
        <w:rPr>
          <w:del w:id="968" w:author="3.0" w:date="2014-09-04T10:46:00Z"/>
          <w:rFonts w:ascii="Calibri" w:hAnsi="Calibri"/>
          <w:smallCaps w:val="0"/>
          <w:noProof/>
          <w:sz w:val="22"/>
          <w:szCs w:val="22"/>
          <w:lang w:eastAsia="fr-BE"/>
        </w:rPr>
      </w:pPr>
      <w:del w:id="969" w:author="3.0" w:date="2014-09-04T10:46:00Z">
        <w:r w:rsidDel="00847A0B">
          <w:rPr>
            <w:noProof/>
          </w:rPr>
          <w:delText>4.1</w:delText>
        </w:r>
        <w:r w:rsidRPr="00982ABA" w:rsidDel="00847A0B">
          <w:rPr>
            <w:rFonts w:ascii="Calibri" w:hAnsi="Calibri"/>
            <w:smallCaps w:val="0"/>
            <w:noProof/>
            <w:sz w:val="22"/>
            <w:szCs w:val="22"/>
            <w:lang w:eastAsia="fr-BE"/>
          </w:rPr>
          <w:tab/>
        </w:r>
        <w:r w:rsidDel="00847A0B">
          <w:rPr>
            <w:noProof/>
          </w:rPr>
          <w:delText>General usage of message lists</w:delText>
        </w:r>
        <w:r w:rsidDel="00847A0B">
          <w:rPr>
            <w:noProof/>
          </w:rPr>
          <w:tab/>
          <w:delText>22</w:delText>
        </w:r>
      </w:del>
    </w:p>
    <w:p w:rsidR="006F3332" w:rsidRPr="00982ABA" w:rsidDel="00847A0B" w:rsidRDefault="006F3332">
      <w:pPr>
        <w:pStyle w:val="TM3"/>
        <w:tabs>
          <w:tab w:val="left" w:pos="1100"/>
          <w:tab w:val="right" w:leader="dot" w:pos="9606"/>
        </w:tabs>
        <w:rPr>
          <w:del w:id="970" w:author="3.0" w:date="2014-09-04T10:46:00Z"/>
          <w:rFonts w:ascii="Calibri" w:hAnsi="Calibri"/>
          <w:i w:val="0"/>
          <w:noProof/>
          <w:sz w:val="22"/>
          <w:szCs w:val="22"/>
          <w:lang w:eastAsia="fr-BE"/>
        </w:rPr>
      </w:pPr>
      <w:del w:id="971" w:author="3.0" w:date="2014-09-04T10:46:00Z">
        <w:r w:rsidDel="00847A0B">
          <w:rPr>
            <w:noProof/>
          </w:rPr>
          <w:delText>4.1.1</w:delText>
        </w:r>
        <w:r w:rsidRPr="00982ABA" w:rsidDel="00847A0B">
          <w:rPr>
            <w:rFonts w:ascii="Calibri" w:hAnsi="Calibri"/>
            <w:i w:val="0"/>
            <w:noProof/>
            <w:sz w:val="22"/>
            <w:szCs w:val="22"/>
            <w:lang w:eastAsia="fr-BE"/>
          </w:rPr>
          <w:tab/>
        </w:r>
        <w:r w:rsidDel="00847A0B">
          <w:rPr>
            <w:noProof/>
          </w:rPr>
          <w:delText>Message lists related to EUROCAB peripherals input/output data</w:delText>
        </w:r>
        <w:r w:rsidDel="00847A0B">
          <w:rPr>
            <w:noProof/>
          </w:rPr>
          <w:tab/>
          <w:delText>22</w:delText>
        </w:r>
      </w:del>
    </w:p>
    <w:p w:rsidR="006F3332" w:rsidRPr="00982ABA" w:rsidDel="00847A0B" w:rsidRDefault="006F3332">
      <w:pPr>
        <w:pStyle w:val="TM3"/>
        <w:tabs>
          <w:tab w:val="left" w:pos="1100"/>
          <w:tab w:val="right" w:leader="dot" w:pos="9606"/>
        </w:tabs>
        <w:rPr>
          <w:del w:id="972" w:author="3.0" w:date="2014-09-04T10:46:00Z"/>
          <w:rFonts w:ascii="Calibri" w:hAnsi="Calibri"/>
          <w:i w:val="0"/>
          <w:noProof/>
          <w:sz w:val="22"/>
          <w:szCs w:val="22"/>
          <w:lang w:eastAsia="fr-BE"/>
        </w:rPr>
      </w:pPr>
      <w:del w:id="973" w:author="3.0" w:date="2014-09-04T10:46:00Z">
        <w:r w:rsidDel="00847A0B">
          <w:rPr>
            <w:noProof/>
          </w:rPr>
          <w:delText>4.1.2</w:delText>
        </w:r>
        <w:r w:rsidRPr="00982ABA" w:rsidDel="00847A0B">
          <w:rPr>
            <w:rFonts w:ascii="Calibri" w:hAnsi="Calibri"/>
            <w:i w:val="0"/>
            <w:noProof/>
            <w:sz w:val="22"/>
            <w:szCs w:val="22"/>
            <w:lang w:eastAsia="fr-BE"/>
          </w:rPr>
          <w:tab/>
        </w:r>
        <w:r w:rsidDel="00847A0B">
          <w:rPr>
            <w:noProof/>
          </w:rPr>
          <w:delText>Message lists related to EURORADIO input/output data</w:delText>
        </w:r>
        <w:r w:rsidDel="00847A0B">
          <w:rPr>
            <w:noProof/>
          </w:rPr>
          <w:tab/>
          <w:delText>24</w:delText>
        </w:r>
      </w:del>
    </w:p>
    <w:p w:rsidR="006F3332" w:rsidRPr="00982ABA" w:rsidDel="00847A0B" w:rsidRDefault="006F3332">
      <w:pPr>
        <w:pStyle w:val="TM3"/>
        <w:tabs>
          <w:tab w:val="left" w:pos="1100"/>
          <w:tab w:val="right" w:leader="dot" w:pos="9606"/>
        </w:tabs>
        <w:rPr>
          <w:del w:id="974" w:author="3.0" w:date="2014-09-04T10:46:00Z"/>
          <w:rFonts w:ascii="Calibri" w:hAnsi="Calibri"/>
          <w:i w:val="0"/>
          <w:noProof/>
          <w:sz w:val="22"/>
          <w:szCs w:val="22"/>
          <w:lang w:eastAsia="fr-BE"/>
        </w:rPr>
      </w:pPr>
      <w:del w:id="975" w:author="3.0" w:date="2014-09-04T10:46:00Z">
        <w:r w:rsidDel="00847A0B">
          <w:rPr>
            <w:noProof/>
          </w:rPr>
          <w:delText>4.1.3</w:delText>
        </w:r>
        <w:r w:rsidRPr="00982ABA" w:rsidDel="00847A0B">
          <w:rPr>
            <w:rFonts w:ascii="Calibri" w:hAnsi="Calibri"/>
            <w:i w:val="0"/>
            <w:noProof/>
            <w:sz w:val="22"/>
            <w:szCs w:val="22"/>
            <w:lang w:eastAsia="fr-BE"/>
          </w:rPr>
          <w:tab/>
        </w:r>
        <w:r w:rsidDel="00847A0B">
          <w:rPr>
            <w:noProof/>
          </w:rPr>
          <w:delText>Other message lists</w:delText>
        </w:r>
        <w:r w:rsidDel="00847A0B">
          <w:rPr>
            <w:noProof/>
          </w:rPr>
          <w:tab/>
          <w:delText>24</w:delText>
        </w:r>
      </w:del>
    </w:p>
    <w:p w:rsidR="006F3332" w:rsidRPr="00982ABA" w:rsidDel="00847A0B" w:rsidRDefault="006F3332">
      <w:pPr>
        <w:pStyle w:val="TM2"/>
        <w:tabs>
          <w:tab w:val="left" w:pos="880"/>
          <w:tab w:val="right" w:leader="dot" w:pos="9606"/>
        </w:tabs>
        <w:rPr>
          <w:del w:id="976" w:author="3.0" w:date="2014-09-04T10:46:00Z"/>
          <w:rFonts w:ascii="Calibri" w:hAnsi="Calibri"/>
          <w:smallCaps w:val="0"/>
          <w:noProof/>
          <w:sz w:val="22"/>
          <w:szCs w:val="22"/>
          <w:lang w:eastAsia="fr-BE"/>
        </w:rPr>
      </w:pPr>
      <w:del w:id="977" w:author="3.0" w:date="2014-09-04T10:46:00Z">
        <w:r w:rsidDel="00847A0B">
          <w:rPr>
            <w:noProof/>
          </w:rPr>
          <w:delText>4.2</w:delText>
        </w:r>
        <w:r w:rsidRPr="00982ABA" w:rsidDel="00847A0B">
          <w:rPr>
            <w:rFonts w:ascii="Calibri" w:hAnsi="Calibri"/>
            <w:smallCaps w:val="0"/>
            <w:noProof/>
            <w:sz w:val="22"/>
            <w:szCs w:val="22"/>
            <w:lang w:eastAsia="fr-BE"/>
          </w:rPr>
          <w:tab/>
        </w:r>
        <w:r w:rsidDel="00847A0B">
          <w:rPr>
            <w:noProof/>
          </w:rPr>
          <w:delText>Control interface</w:delText>
        </w:r>
        <w:r w:rsidDel="00847A0B">
          <w:rPr>
            <w:noProof/>
          </w:rPr>
          <w:tab/>
          <w:delText>24</w:delText>
        </w:r>
      </w:del>
    </w:p>
    <w:p w:rsidR="006F3332" w:rsidRPr="00982ABA" w:rsidDel="00847A0B" w:rsidRDefault="006F3332">
      <w:pPr>
        <w:pStyle w:val="TM3"/>
        <w:tabs>
          <w:tab w:val="left" w:pos="1100"/>
          <w:tab w:val="right" w:leader="dot" w:pos="9606"/>
        </w:tabs>
        <w:rPr>
          <w:del w:id="978" w:author="3.0" w:date="2014-09-04T10:46:00Z"/>
          <w:rFonts w:ascii="Calibri" w:hAnsi="Calibri"/>
          <w:i w:val="0"/>
          <w:noProof/>
          <w:sz w:val="22"/>
          <w:szCs w:val="22"/>
          <w:lang w:eastAsia="fr-BE"/>
        </w:rPr>
      </w:pPr>
      <w:del w:id="979" w:author="3.0" w:date="2014-09-04T10:46:00Z">
        <w:r w:rsidDel="00847A0B">
          <w:rPr>
            <w:noProof/>
          </w:rPr>
          <w:delText>4.2.1</w:delText>
        </w:r>
        <w:r w:rsidRPr="00982ABA" w:rsidDel="00847A0B">
          <w:rPr>
            <w:rFonts w:ascii="Calibri" w:hAnsi="Calibri"/>
            <w:i w:val="0"/>
            <w:noProof/>
            <w:sz w:val="22"/>
            <w:szCs w:val="22"/>
            <w:lang w:eastAsia="fr-BE"/>
          </w:rPr>
          <w:tab/>
        </w:r>
        <w:r w:rsidDel="00847A0B">
          <w:rPr>
            <w:noProof/>
          </w:rPr>
          <w:delText>Introduction</w:delText>
        </w:r>
        <w:r w:rsidDel="00847A0B">
          <w:rPr>
            <w:noProof/>
          </w:rPr>
          <w:tab/>
          <w:delText>24</w:delText>
        </w:r>
      </w:del>
    </w:p>
    <w:p w:rsidR="006F3332" w:rsidRPr="00982ABA" w:rsidDel="00847A0B" w:rsidRDefault="006F3332">
      <w:pPr>
        <w:pStyle w:val="TM3"/>
        <w:tabs>
          <w:tab w:val="left" w:pos="1100"/>
          <w:tab w:val="right" w:leader="dot" w:pos="9606"/>
        </w:tabs>
        <w:rPr>
          <w:del w:id="980" w:author="3.0" w:date="2014-09-04T10:46:00Z"/>
          <w:rFonts w:ascii="Calibri" w:hAnsi="Calibri"/>
          <w:i w:val="0"/>
          <w:noProof/>
          <w:sz w:val="22"/>
          <w:szCs w:val="22"/>
          <w:lang w:eastAsia="fr-BE"/>
        </w:rPr>
      </w:pPr>
      <w:del w:id="981" w:author="3.0" w:date="2014-09-04T10:46:00Z">
        <w:r w:rsidDel="00847A0B">
          <w:rPr>
            <w:noProof/>
          </w:rPr>
          <w:delText>4.2.2</w:delText>
        </w:r>
        <w:r w:rsidRPr="00982ABA" w:rsidDel="00847A0B">
          <w:rPr>
            <w:rFonts w:ascii="Calibri" w:hAnsi="Calibri"/>
            <w:i w:val="0"/>
            <w:noProof/>
            <w:sz w:val="22"/>
            <w:szCs w:val="22"/>
            <w:lang w:eastAsia="fr-BE"/>
          </w:rPr>
          <w:tab/>
        </w:r>
        <w:r w:rsidDel="00847A0B">
          <w:rPr>
            <w:noProof/>
          </w:rPr>
          <w:delText>Functional data flows(see /6/)</w:delText>
        </w:r>
        <w:r w:rsidDel="00847A0B">
          <w:rPr>
            <w:noProof/>
          </w:rPr>
          <w:tab/>
          <w:delText>24</w:delText>
        </w:r>
      </w:del>
    </w:p>
    <w:p w:rsidR="006F3332" w:rsidRPr="00982ABA" w:rsidDel="00847A0B" w:rsidRDefault="006F3332">
      <w:pPr>
        <w:pStyle w:val="TM3"/>
        <w:tabs>
          <w:tab w:val="left" w:pos="1100"/>
          <w:tab w:val="right" w:leader="dot" w:pos="9606"/>
        </w:tabs>
        <w:rPr>
          <w:del w:id="982" w:author="3.0" w:date="2014-09-04T10:46:00Z"/>
          <w:rFonts w:ascii="Calibri" w:hAnsi="Calibri"/>
          <w:i w:val="0"/>
          <w:noProof/>
          <w:sz w:val="22"/>
          <w:szCs w:val="22"/>
          <w:lang w:eastAsia="fr-BE"/>
        </w:rPr>
      </w:pPr>
      <w:del w:id="983" w:author="3.0" w:date="2014-09-04T10:46:00Z">
        <w:r w:rsidDel="00847A0B">
          <w:rPr>
            <w:noProof/>
          </w:rPr>
          <w:delText>4.2.3</w:delText>
        </w:r>
        <w:r w:rsidRPr="00982ABA" w:rsidDel="00847A0B">
          <w:rPr>
            <w:rFonts w:ascii="Calibri" w:hAnsi="Calibri"/>
            <w:i w:val="0"/>
            <w:noProof/>
            <w:sz w:val="22"/>
            <w:szCs w:val="22"/>
            <w:lang w:eastAsia="fr-BE"/>
          </w:rPr>
          <w:tab/>
        </w:r>
        <w:r w:rsidDel="00847A0B">
          <w:rPr>
            <w:noProof/>
          </w:rPr>
          <w:delText>Service INITIALIZE</w:delText>
        </w:r>
        <w:r w:rsidDel="00847A0B">
          <w:rPr>
            <w:noProof/>
          </w:rPr>
          <w:tab/>
          <w:delText>25</w:delText>
        </w:r>
      </w:del>
    </w:p>
    <w:p w:rsidR="006F3332" w:rsidRPr="00982ABA" w:rsidDel="00847A0B" w:rsidRDefault="006F3332">
      <w:pPr>
        <w:pStyle w:val="TM3"/>
        <w:tabs>
          <w:tab w:val="left" w:pos="1100"/>
          <w:tab w:val="right" w:leader="dot" w:pos="9606"/>
        </w:tabs>
        <w:rPr>
          <w:del w:id="984" w:author="3.0" w:date="2014-09-04T10:46:00Z"/>
          <w:rFonts w:ascii="Calibri" w:hAnsi="Calibri"/>
          <w:i w:val="0"/>
          <w:noProof/>
          <w:sz w:val="22"/>
          <w:szCs w:val="22"/>
          <w:lang w:eastAsia="fr-BE"/>
        </w:rPr>
      </w:pPr>
      <w:del w:id="985" w:author="3.0" w:date="2014-09-04T10:46:00Z">
        <w:r w:rsidDel="00847A0B">
          <w:rPr>
            <w:noProof/>
          </w:rPr>
          <w:delText>4.2.4</w:delText>
        </w:r>
        <w:r w:rsidRPr="00982ABA" w:rsidDel="00847A0B">
          <w:rPr>
            <w:rFonts w:ascii="Calibri" w:hAnsi="Calibri"/>
            <w:i w:val="0"/>
            <w:noProof/>
            <w:sz w:val="22"/>
            <w:szCs w:val="22"/>
            <w:lang w:eastAsia="fr-BE"/>
          </w:rPr>
          <w:tab/>
        </w:r>
        <w:r w:rsidDel="00847A0B">
          <w:rPr>
            <w:noProof/>
          </w:rPr>
          <w:delText>Service ACTIVATE_CYCLE</w:delText>
        </w:r>
        <w:r w:rsidDel="00847A0B">
          <w:rPr>
            <w:noProof/>
          </w:rPr>
          <w:tab/>
          <w:delText>25</w:delText>
        </w:r>
      </w:del>
    </w:p>
    <w:p w:rsidR="006F3332" w:rsidRPr="00982ABA" w:rsidDel="00847A0B" w:rsidRDefault="006F3332">
      <w:pPr>
        <w:pStyle w:val="TM3"/>
        <w:tabs>
          <w:tab w:val="left" w:pos="1100"/>
          <w:tab w:val="right" w:leader="dot" w:pos="9606"/>
        </w:tabs>
        <w:rPr>
          <w:del w:id="986" w:author="3.0" w:date="2014-09-04T10:46:00Z"/>
          <w:rFonts w:ascii="Calibri" w:hAnsi="Calibri"/>
          <w:i w:val="0"/>
          <w:noProof/>
          <w:sz w:val="22"/>
          <w:szCs w:val="22"/>
          <w:lang w:eastAsia="fr-BE"/>
        </w:rPr>
      </w:pPr>
      <w:del w:id="987" w:author="3.0" w:date="2014-09-04T10:46:00Z">
        <w:r w:rsidDel="00847A0B">
          <w:rPr>
            <w:noProof/>
          </w:rPr>
          <w:delText>4.2.5</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26</w:delText>
        </w:r>
      </w:del>
    </w:p>
    <w:p w:rsidR="006F3332" w:rsidRPr="00982ABA" w:rsidDel="00847A0B" w:rsidRDefault="006F3332">
      <w:pPr>
        <w:pStyle w:val="TM2"/>
        <w:tabs>
          <w:tab w:val="left" w:pos="880"/>
          <w:tab w:val="right" w:leader="dot" w:pos="9606"/>
        </w:tabs>
        <w:rPr>
          <w:del w:id="988" w:author="3.0" w:date="2014-09-04T10:46:00Z"/>
          <w:rFonts w:ascii="Calibri" w:hAnsi="Calibri"/>
          <w:smallCaps w:val="0"/>
          <w:noProof/>
          <w:sz w:val="22"/>
          <w:szCs w:val="22"/>
          <w:lang w:eastAsia="fr-BE"/>
        </w:rPr>
      </w:pPr>
      <w:del w:id="989" w:author="3.0" w:date="2014-09-04T10:46:00Z">
        <w:r w:rsidDel="00847A0B">
          <w:rPr>
            <w:noProof/>
          </w:rPr>
          <w:delText>4.3</w:delText>
        </w:r>
        <w:r w:rsidRPr="00982ABA" w:rsidDel="00847A0B">
          <w:rPr>
            <w:rFonts w:ascii="Calibri" w:hAnsi="Calibri"/>
            <w:smallCaps w:val="0"/>
            <w:noProof/>
            <w:sz w:val="22"/>
            <w:szCs w:val="22"/>
            <w:lang w:eastAsia="fr-BE"/>
          </w:rPr>
          <w:tab/>
        </w:r>
        <w:r w:rsidDel="00847A0B">
          <w:rPr>
            <w:noProof/>
          </w:rPr>
          <w:delText>Configuration interface</w:delText>
        </w:r>
        <w:r w:rsidDel="00847A0B">
          <w:rPr>
            <w:noProof/>
          </w:rPr>
          <w:tab/>
          <w:delText>26</w:delText>
        </w:r>
      </w:del>
    </w:p>
    <w:p w:rsidR="006F3332" w:rsidRPr="00982ABA" w:rsidDel="00847A0B" w:rsidRDefault="006F3332">
      <w:pPr>
        <w:pStyle w:val="TM3"/>
        <w:tabs>
          <w:tab w:val="left" w:pos="1100"/>
          <w:tab w:val="right" w:leader="dot" w:pos="9606"/>
        </w:tabs>
        <w:rPr>
          <w:del w:id="990" w:author="3.0" w:date="2014-09-04T10:46:00Z"/>
          <w:rFonts w:ascii="Calibri" w:hAnsi="Calibri"/>
          <w:i w:val="0"/>
          <w:noProof/>
          <w:sz w:val="22"/>
          <w:szCs w:val="22"/>
          <w:lang w:eastAsia="fr-BE"/>
        </w:rPr>
      </w:pPr>
      <w:del w:id="991" w:author="3.0" w:date="2014-09-04T10:46:00Z">
        <w:r w:rsidDel="00847A0B">
          <w:rPr>
            <w:noProof/>
          </w:rPr>
          <w:delText>4.3.1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26</w:delText>
        </w:r>
      </w:del>
    </w:p>
    <w:p w:rsidR="006F3332" w:rsidRPr="00982ABA" w:rsidDel="00847A0B" w:rsidRDefault="006F3332">
      <w:pPr>
        <w:pStyle w:val="TM3"/>
        <w:tabs>
          <w:tab w:val="left" w:pos="1100"/>
          <w:tab w:val="right" w:leader="dot" w:pos="9606"/>
        </w:tabs>
        <w:rPr>
          <w:del w:id="992" w:author="3.0" w:date="2014-09-04T10:46:00Z"/>
          <w:rFonts w:ascii="Calibri" w:hAnsi="Calibri"/>
          <w:i w:val="0"/>
          <w:noProof/>
          <w:sz w:val="22"/>
          <w:szCs w:val="22"/>
          <w:lang w:eastAsia="fr-BE"/>
        </w:rPr>
      </w:pPr>
      <w:del w:id="993" w:author="3.0" w:date="2014-09-04T10:46:00Z">
        <w:r w:rsidDel="00847A0B">
          <w:rPr>
            <w:noProof/>
          </w:rPr>
          <w:delText>4.3.2</w:delText>
        </w:r>
        <w:r w:rsidRPr="00982ABA" w:rsidDel="00847A0B">
          <w:rPr>
            <w:rFonts w:ascii="Calibri" w:hAnsi="Calibri"/>
            <w:i w:val="0"/>
            <w:noProof/>
            <w:sz w:val="22"/>
            <w:szCs w:val="22"/>
            <w:lang w:eastAsia="fr-BE"/>
          </w:rPr>
          <w:tab/>
        </w:r>
        <w:r w:rsidDel="00847A0B">
          <w:rPr>
            <w:noProof/>
          </w:rPr>
          <w:delText>Service WRITE_CONFIG_DATA</w:delText>
        </w:r>
        <w:r w:rsidDel="00847A0B">
          <w:rPr>
            <w:noProof/>
          </w:rPr>
          <w:tab/>
          <w:delText>26</w:delText>
        </w:r>
      </w:del>
    </w:p>
    <w:p w:rsidR="006F3332" w:rsidRPr="00982ABA" w:rsidDel="00847A0B" w:rsidRDefault="006F3332">
      <w:pPr>
        <w:pStyle w:val="TM3"/>
        <w:tabs>
          <w:tab w:val="left" w:pos="1100"/>
          <w:tab w:val="right" w:leader="dot" w:pos="9606"/>
        </w:tabs>
        <w:rPr>
          <w:del w:id="994" w:author="3.0" w:date="2014-09-04T10:46:00Z"/>
          <w:rFonts w:ascii="Calibri" w:hAnsi="Calibri"/>
          <w:i w:val="0"/>
          <w:noProof/>
          <w:sz w:val="22"/>
          <w:szCs w:val="22"/>
          <w:lang w:eastAsia="fr-BE"/>
        </w:rPr>
      </w:pPr>
      <w:del w:id="995" w:author="3.0" w:date="2014-09-04T10:46:00Z">
        <w:r w:rsidDel="00847A0B">
          <w:rPr>
            <w:noProof/>
          </w:rPr>
          <w:delText>4.3.3</w:delText>
        </w:r>
        <w:r w:rsidRPr="00982ABA" w:rsidDel="00847A0B">
          <w:rPr>
            <w:rFonts w:ascii="Calibri" w:hAnsi="Calibri"/>
            <w:i w:val="0"/>
            <w:noProof/>
            <w:sz w:val="22"/>
            <w:szCs w:val="22"/>
            <w:lang w:eastAsia="fr-BE"/>
          </w:rPr>
          <w:tab/>
        </w:r>
        <w:r w:rsidDel="00847A0B">
          <w:rPr>
            <w:noProof/>
          </w:rPr>
          <w:delText>Service WRITE_ETCS_ID</w:delText>
        </w:r>
        <w:r w:rsidDel="00847A0B">
          <w:rPr>
            <w:noProof/>
          </w:rPr>
          <w:tab/>
          <w:delText>27</w:delText>
        </w:r>
      </w:del>
    </w:p>
    <w:p w:rsidR="006F3332" w:rsidRPr="00982ABA" w:rsidDel="00847A0B" w:rsidRDefault="006F3332">
      <w:pPr>
        <w:pStyle w:val="TM3"/>
        <w:tabs>
          <w:tab w:val="left" w:pos="1100"/>
          <w:tab w:val="right" w:leader="dot" w:pos="9606"/>
        </w:tabs>
        <w:rPr>
          <w:del w:id="996" w:author="3.0" w:date="2014-09-04T10:46:00Z"/>
          <w:rFonts w:ascii="Calibri" w:hAnsi="Calibri"/>
          <w:i w:val="0"/>
          <w:noProof/>
          <w:sz w:val="22"/>
          <w:szCs w:val="22"/>
          <w:lang w:eastAsia="fr-BE"/>
        </w:rPr>
      </w:pPr>
      <w:del w:id="997" w:author="3.0" w:date="2014-09-04T10:46:00Z">
        <w:r w:rsidDel="00847A0B">
          <w:rPr>
            <w:noProof/>
          </w:rPr>
          <w:delText>4.3.4</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27</w:delText>
        </w:r>
      </w:del>
    </w:p>
    <w:p w:rsidR="006F3332" w:rsidRPr="00982ABA" w:rsidDel="00847A0B" w:rsidRDefault="006F3332">
      <w:pPr>
        <w:pStyle w:val="TM2"/>
        <w:tabs>
          <w:tab w:val="left" w:pos="880"/>
          <w:tab w:val="right" w:leader="dot" w:pos="9606"/>
        </w:tabs>
        <w:rPr>
          <w:del w:id="998" w:author="3.0" w:date="2014-09-04T10:46:00Z"/>
          <w:rFonts w:ascii="Calibri" w:hAnsi="Calibri"/>
          <w:smallCaps w:val="0"/>
          <w:noProof/>
          <w:sz w:val="22"/>
          <w:szCs w:val="22"/>
          <w:lang w:eastAsia="fr-BE"/>
        </w:rPr>
      </w:pPr>
      <w:del w:id="999" w:author="3.0" w:date="2014-09-04T10:46:00Z">
        <w:r w:rsidDel="00847A0B">
          <w:rPr>
            <w:noProof/>
          </w:rPr>
          <w:delText>4.4</w:delText>
        </w:r>
        <w:r w:rsidRPr="00982ABA" w:rsidDel="00847A0B">
          <w:rPr>
            <w:rFonts w:ascii="Calibri" w:hAnsi="Calibri"/>
            <w:smallCaps w:val="0"/>
            <w:noProof/>
            <w:sz w:val="22"/>
            <w:szCs w:val="22"/>
            <w:lang w:eastAsia="fr-BE"/>
          </w:rPr>
          <w:tab/>
        </w:r>
        <w:r w:rsidDel="00847A0B">
          <w:rPr>
            <w:noProof/>
          </w:rPr>
          <w:delText>Permanent data interface</w:delText>
        </w:r>
        <w:r w:rsidDel="00847A0B">
          <w:rPr>
            <w:noProof/>
          </w:rPr>
          <w:tab/>
          <w:delText>28</w:delText>
        </w:r>
      </w:del>
    </w:p>
    <w:p w:rsidR="006F3332" w:rsidRPr="00982ABA" w:rsidDel="00847A0B" w:rsidRDefault="006F3332">
      <w:pPr>
        <w:pStyle w:val="TM3"/>
        <w:tabs>
          <w:tab w:val="left" w:pos="1100"/>
          <w:tab w:val="right" w:leader="dot" w:pos="9606"/>
        </w:tabs>
        <w:rPr>
          <w:del w:id="1000" w:author="3.0" w:date="2014-09-04T10:46:00Z"/>
          <w:rFonts w:ascii="Calibri" w:hAnsi="Calibri"/>
          <w:i w:val="0"/>
          <w:noProof/>
          <w:sz w:val="22"/>
          <w:szCs w:val="22"/>
          <w:lang w:eastAsia="fr-BE"/>
        </w:rPr>
      </w:pPr>
      <w:del w:id="1001" w:author="3.0" w:date="2014-09-04T10:46:00Z">
        <w:r w:rsidDel="00847A0B">
          <w:rPr>
            <w:noProof/>
          </w:rPr>
          <w:delText>4.4.1</w:delText>
        </w:r>
        <w:r w:rsidRPr="00982ABA" w:rsidDel="00847A0B">
          <w:rPr>
            <w:rFonts w:ascii="Calibri" w:hAnsi="Calibri"/>
            <w:i w:val="0"/>
            <w:noProof/>
            <w:sz w:val="22"/>
            <w:szCs w:val="22"/>
            <w:lang w:eastAsia="fr-BE"/>
          </w:rPr>
          <w:tab/>
        </w:r>
        <w:r w:rsidDel="00847A0B">
          <w:rPr>
            <w:noProof/>
          </w:rPr>
          <w:delText>General description</w:delText>
        </w:r>
        <w:r w:rsidDel="00847A0B">
          <w:rPr>
            <w:noProof/>
          </w:rPr>
          <w:tab/>
          <w:delText>28</w:delText>
        </w:r>
      </w:del>
    </w:p>
    <w:p w:rsidR="006F3332" w:rsidRPr="00982ABA" w:rsidDel="00847A0B" w:rsidRDefault="006F3332">
      <w:pPr>
        <w:pStyle w:val="TM3"/>
        <w:tabs>
          <w:tab w:val="left" w:pos="1100"/>
          <w:tab w:val="right" w:leader="dot" w:pos="9606"/>
        </w:tabs>
        <w:rPr>
          <w:del w:id="1002" w:author="3.0" w:date="2014-09-04T10:46:00Z"/>
          <w:rFonts w:ascii="Calibri" w:hAnsi="Calibri"/>
          <w:i w:val="0"/>
          <w:noProof/>
          <w:sz w:val="22"/>
          <w:szCs w:val="22"/>
          <w:lang w:eastAsia="fr-BE"/>
        </w:rPr>
      </w:pPr>
      <w:del w:id="1003" w:author="3.0" w:date="2014-09-04T10:46:00Z">
        <w:r w:rsidDel="00847A0B">
          <w:rPr>
            <w:noProof/>
          </w:rPr>
          <w:delText>4.4.2</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28</w:delText>
        </w:r>
      </w:del>
    </w:p>
    <w:p w:rsidR="006F3332" w:rsidRPr="00982ABA" w:rsidDel="00847A0B" w:rsidRDefault="006F3332">
      <w:pPr>
        <w:pStyle w:val="TM3"/>
        <w:tabs>
          <w:tab w:val="left" w:pos="1100"/>
          <w:tab w:val="right" w:leader="dot" w:pos="9606"/>
        </w:tabs>
        <w:rPr>
          <w:del w:id="1004" w:author="3.0" w:date="2014-09-04T10:46:00Z"/>
          <w:rFonts w:ascii="Calibri" w:hAnsi="Calibri"/>
          <w:i w:val="0"/>
          <w:noProof/>
          <w:sz w:val="22"/>
          <w:szCs w:val="22"/>
          <w:lang w:eastAsia="fr-BE"/>
        </w:rPr>
      </w:pPr>
      <w:del w:id="1005" w:author="3.0" w:date="2014-09-04T10:46:00Z">
        <w:r w:rsidDel="00847A0B">
          <w:rPr>
            <w:noProof/>
          </w:rPr>
          <w:delText>4.4.3</w:delText>
        </w:r>
        <w:r w:rsidRPr="00982ABA" w:rsidDel="00847A0B">
          <w:rPr>
            <w:rFonts w:ascii="Calibri" w:hAnsi="Calibri"/>
            <w:i w:val="0"/>
            <w:noProof/>
            <w:sz w:val="22"/>
            <w:szCs w:val="22"/>
            <w:lang w:eastAsia="fr-BE"/>
          </w:rPr>
          <w:tab/>
        </w:r>
        <w:r w:rsidDel="00847A0B">
          <w:rPr>
            <w:noProof/>
          </w:rPr>
          <w:delText>Service WRITE_PERMANENT_DATA and WRITE_PERMANENT_RADIO_NETWORK_ID</w:delText>
        </w:r>
        <w:r w:rsidDel="00847A0B">
          <w:rPr>
            <w:noProof/>
          </w:rPr>
          <w:tab/>
          <w:delText>28</w:delText>
        </w:r>
      </w:del>
    </w:p>
    <w:p w:rsidR="006F3332" w:rsidRPr="00982ABA" w:rsidDel="00847A0B" w:rsidRDefault="006F3332">
      <w:pPr>
        <w:pStyle w:val="TM3"/>
        <w:tabs>
          <w:tab w:val="left" w:pos="1100"/>
          <w:tab w:val="right" w:leader="dot" w:pos="9606"/>
        </w:tabs>
        <w:rPr>
          <w:del w:id="1006" w:author="3.0" w:date="2014-09-04T10:46:00Z"/>
          <w:rFonts w:ascii="Calibri" w:hAnsi="Calibri"/>
          <w:i w:val="0"/>
          <w:noProof/>
          <w:sz w:val="22"/>
          <w:szCs w:val="22"/>
          <w:lang w:eastAsia="fr-BE"/>
        </w:rPr>
      </w:pPr>
      <w:del w:id="1007" w:author="3.0" w:date="2014-09-04T10:46:00Z">
        <w:r w:rsidDel="00847A0B">
          <w:rPr>
            <w:noProof/>
          </w:rPr>
          <w:delText>4.4.4</w:delText>
        </w:r>
        <w:r w:rsidRPr="00982ABA" w:rsidDel="00847A0B">
          <w:rPr>
            <w:rFonts w:ascii="Calibri" w:hAnsi="Calibri"/>
            <w:i w:val="0"/>
            <w:noProof/>
            <w:sz w:val="22"/>
            <w:szCs w:val="22"/>
            <w:lang w:eastAsia="fr-BE"/>
          </w:rPr>
          <w:tab/>
        </w:r>
        <w:r w:rsidDel="00847A0B">
          <w:rPr>
            <w:noProof/>
          </w:rPr>
          <w:delText>Service WRITE_PROTECTED_PERMANENT_DATA</w:delText>
        </w:r>
        <w:r w:rsidDel="00847A0B">
          <w:rPr>
            <w:noProof/>
          </w:rPr>
          <w:tab/>
          <w:delText>29</w:delText>
        </w:r>
      </w:del>
    </w:p>
    <w:p w:rsidR="006F3332" w:rsidRPr="00982ABA" w:rsidDel="00847A0B" w:rsidRDefault="006F3332">
      <w:pPr>
        <w:pStyle w:val="TM3"/>
        <w:tabs>
          <w:tab w:val="left" w:pos="1100"/>
          <w:tab w:val="right" w:leader="dot" w:pos="9606"/>
        </w:tabs>
        <w:rPr>
          <w:del w:id="1008" w:author="3.0" w:date="2014-09-04T10:46:00Z"/>
          <w:rFonts w:ascii="Calibri" w:hAnsi="Calibri"/>
          <w:i w:val="0"/>
          <w:noProof/>
          <w:sz w:val="22"/>
          <w:szCs w:val="22"/>
          <w:lang w:eastAsia="fr-BE"/>
        </w:rPr>
      </w:pPr>
      <w:del w:id="1009" w:author="3.0" w:date="2014-09-04T10:46:00Z">
        <w:r w:rsidDel="00847A0B">
          <w:rPr>
            <w:noProof/>
          </w:rPr>
          <w:delText>4.4.5</w:delText>
        </w:r>
        <w:r w:rsidRPr="00982ABA" w:rsidDel="00847A0B">
          <w:rPr>
            <w:rFonts w:ascii="Calibri" w:hAnsi="Calibri"/>
            <w:i w:val="0"/>
            <w:noProof/>
            <w:sz w:val="22"/>
            <w:szCs w:val="22"/>
            <w:lang w:eastAsia="fr-BE"/>
          </w:rPr>
          <w:tab/>
        </w:r>
        <w:r w:rsidDel="00847A0B">
          <w:rPr>
            <w:noProof/>
          </w:rPr>
          <w:delText>Service READ_PERMANENT_DATA</w:delText>
        </w:r>
        <w:r w:rsidDel="00847A0B">
          <w:rPr>
            <w:noProof/>
          </w:rPr>
          <w:tab/>
          <w:delText>30</w:delText>
        </w:r>
      </w:del>
    </w:p>
    <w:p w:rsidR="006F3332" w:rsidRPr="00982ABA" w:rsidDel="00847A0B" w:rsidRDefault="006F3332">
      <w:pPr>
        <w:pStyle w:val="TM3"/>
        <w:tabs>
          <w:tab w:val="left" w:pos="1100"/>
          <w:tab w:val="right" w:leader="dot" w:pos="9606"/>
        </w:tabs>
        <w:rPr>
          <w:del w:id="1010" w:author="3.0" w:date="2014-09-04T10:46:00Z"/>
          <w:rFonts w:ascii="Calibri" w:hAnsi="Calibri"/>
          <w:i w:val="0"/>
          <w:noProof/>
          <w:sz w:val="22"/>
          <w:szCs w:val="22"/>
          <w:lang w:eastAsia="fr-BE"/>
        </w:rPr>
      </w:pPr>
      <w:del w:id="1011" w:author="3.0" w:date="2014-09-04T10:46:00Z">
        <w:r w:rsidDel="00847A0B">
          <w:rPr>
            <w:noProof/>
          </w:rPr>
          <w:delText>4.4.6</w:delText>
        </w:r>
        <w:r w:rsidRPr="00982ABA" w:rsidDel="00847A0B">
          <w:rPr>
            <w:rFonts w:ascii="Calibri" w:hAnsi="Calibri"/>
            <w:i w:val="0"/>
            <w:noProof/>
            <w:sz w:val="22"/>
            <w:szCs w:val="22"/>
            <w:lang w:eastAsia="fr-BE"/>
          </w:rPr>
          <w:tab/>
        </w:r>
        <w:r w:rsidDel="00847A0B">
          <w:rPr>
            <w:noProof/>
          </w:rPr>
          <w:delText>Service READ_PROTECTED_PERMANENT_DATA</w:delText>
        </w:r>
        <w:r w:rsidDel="00847A0B">
          <w:rPr>
            <w:noProof/>
          </w:rPr>
          <w:tab/>
          <w:delText>30</w:delText>
        </w:r>
      </w:del>
    </w:p>
    <w:p w:rsidR="006F3332" w:rsidRPr="00982ABA" w:rsidDel="00847A0B" w:rsidRDefault="006F3332">
      <w:pPr>
        <w:pStyle w:val="TM3"/>
        <w:tabs>
          <w:tab w:val="left" w:pos="1100"/>
          <w:tab w:val="right" w:leader="dot" w:pos="9606"/>
        </w:tabs>
        <w:rPr>
          <w:del w:id="1012" w:author="3.0" w:date="2014-09-04T10:46:00Z"/>
          <w:rFonts w:ascii="Calibri" w:hAnsi="Calibri"/>
          <w:i w:val="0"/>
          <w:noProof/>
          <w:sz w:val="22"/>
          <w:szCs w:val="22"/>
          <w:lang w:eastAsia="fr-BE"/>
        </w:rPr>
      </w:pPr>
      <w:del w:id="1013" w:author="3.0" w:date="2014-09-04T10:46:00Z">
        <w:r w:rsidDel="00847A0B">
          <w:rPr>
            <w:noProof/>
          </w:rPr>
          <w:delText>4.4.7</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31</w:delText>
        </w:r>
      </w:del>
    </w:p>
    <w:p w:rsidR="006F3332" w:rsidRPr="00982ABA" w:rsidDel="00847A0B" w:rsidRDefault="006F3332">
      <w:pPr>
        <w:pStyle w:val="TM3"/>
        <w:tabs>
          <w:tab w:val="left" w:pos="1100"/>
          <w:tab w:val="right" w:leader="dot" w:pos="9606"/>
        </w:tabs>
        <w:rPr>
          <w:del w:id="1014" w:author="3.0" w:date="2014-09-04T10:46:00Z"/>
          <w:rFonts w:ascii="Calibri" w:hAnsi="Calibri"/>
          <w:i w:val="0"/>
          <w:noProof/>
          <w:sz w:val="22"/>
          <w:szCs w:val="22"/>
          <w:lang w:eastAsia="fr-BE"/>
        </w:rPr>
      </w:pPr>
      <w:del w:id="1015" w:author="3.0" w:date="2014-09-04T10:46:00Z">
        <w:r w:rsidDel="00847A0B">
          <w:rPr>
            <w:noProof/>
          </w:rPr>
          <w:delText>4.4.8</w:delText>
        </w:r>
        <w:r w:rsidRPr="00982ABA" w:rsidDel="00847A0B">
          <w:rPr>
            <w:rFonts w:ascii="Calibri" w:hAnsi="Calibri"/>
            <w:i w:val="0"/>
            <w:noProof/>
            <w:sz w:val="22"/>
            <w:szCs w:val="22"/>
            <w:lang w:eastAsia="fr-BE"/>
          </w:rPr>
          <w:tab/>
        </w:r>
        <w:r w:rsidDel="00847A0B">
          <w:rPr>
            <w:noProof/>
          </w:rPr>
          <w:delText>Additional explanation :</w:delText>
        </w:r>
        <w:r w:rsidDel="00847A0B">
          <w:rPr>
            <w:noProof/>
          </w:rPr>
          <w:tab/>
          <w:delText>31</w:delText>
        </w:r>
      </w:del>
    </w:p>
    <w:p w:rsidR="006F3332" w:rsidRPr="00982ABA" w:rsidDel="00847A0B" w:rsidRDefault="006F3332">
      <w:pPr>
        <w:pStyle w:val="TM2"/>
        <w:tabs>
          <w:tab w:val="left" w:pos="880"/>
          <w:tab w:val="right" w:leader="dot" w:pos="9606"/>
        </w:tabs>
        <w:rPr>
          <w:del w:id="1016" w:author="3.0" w:date="2014-09-04T10:46:00Z"/>
          <w:rFonts w:ascii="Calibri" w:hAnsi="Calibri"/>
          <w:smallCaps w:val="0"/>
          <w:noProof/>
          <w:sz w:val="22"/>
          <w:szCs w:val="22"/>
          <w:lang w:eastAsia="fr-BE"/>
        </w:rPr>
      </w:pPr>
      <w:del w:id="1017" w:author="3.0" w:date="2014-09-04T10:46:00Z">
        <w:r w:rsidDel="00847A0B">
          <w:rPr>
            <w:noProof/>
          </w:rPr>
          <w:delText>4.5</w:delText>
        </w:r>
        <w:r w:rsidRPr="00982ABA" w:rsidDel="00847A0B">
          <w:rPr>
            <w:rFonts w:ascii="Calibri" w:hAnsi="Calibri"/>
            <w:smallCaps w:val="0"/>
            <w:noProof/>
            <w:sz w:val="22"/>
            <w:szCs w:val="22"/>
            <w:lang w:eastAsia="fr-BE"/>
          </w:rPr>
          <w:tab/>
        </w:r>
        <w:r w:rsidDel="00847A0B">
          <w:rPr>
            <w:noProof/>
          </w:rPr>
          <w:delText>TESTS interface</w:delText>
        </w:r>
        <w:r w:rsidDel="00847A0B">
          <w:rPr>
            <w:noProof/>
          </w:rPr>
          <w:tab/>
          <w:delText>32</w:delText>
        </w:r>
      </w:del>
    </w:p>
    <w:p w:rsidR="006F3332" w:rsidRPr="00982ABA" w:rsidDel="00847A0B" w:rsidRDefault="006F3332">
      <w:pPr>
        <w:pStyle w:val="TM3"/>
        <w:tabs>
          <w:tab w:val="left" w:pos="1100"/>
          <w:tab w:val="right" w:leader="dot" w:pos="9606"/>
        </w:tabs>
        <w:rPr>
          <w:del w:id="1018" w:author="3.0" w:date="2014-09-04T10:46:00Z"/>
          <w:rFonts w:ascii="Calibri" w:hAnsi="Calibri"/>
          <w:i w:val="0"/>
          <w:noProof/>
          <w:sz w:val="22"/>
          <w:szCs w:val="22"/>
          <w:lang w:eastAsia="fr-BE"/>
        </w:rPr>
      </w:pPr>
      <w:del w:id="1019" w:author="3.0" w:date="2014-09-04T10:46:00Z">
        <w:r w:rsidDel="00847A0B">
          <w:rPr>
            <w:noProof/>
          </w:rPr>
          <w:delText>4.5.1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32</w:delText>
        </w:r>
      </w:del>
    </w:p>
    <w:p w:rsidR="006F3332" w:rsidRPr="00982ABA" w:rsidDel="00847A0B" w:rsidRDefault="006F3332">
      <w:pPr>
        <w:pStyle w:val="TM3"/>
        <w:tabs>
          <w:tab w:val="left" w:pos="1100"/>
          <w:tab w:val="right" w:leader="dot" w:pos="9606"/>
        </w:tabs>
        <w:rPr>
          <w:del w:id="1020" w:author="3.0" w:date="2014-09-04T10:46:00Z"/>
          <w:rFonts w:ascii="Calibri" w:hAnsi="Calibri"/>
          <w:i w:val="0"/>
          <w:noProof/>
          <w:sz w:val="22"/>
          <w:szCs w:val="22"/>
          <w:lang w:eastAsia="fr-BE"/>
        </w:rPr>
      </w:pPr>
      <w:del w:id="1021" w:author="3.0" w:date="2014-09-04T10:46:00Z">
        <w:r w:rsidDel="00847A0B">
          <w:rPr>
            <w:noProof/>
          </w:rPr>
          <w:delText>4.5.2</w:delText>
        </w:r>
        <w:r w:rsidRPr="00982ABA" w:rsidDel="00847A0B">
          <w:rPr>
            <w:rFonts w:ascii="Calibri" w:hAnsi="Calibri"/>
            <w:i w:val="0"/>
            <w:noProof/>
            <w:sz w:val="22"/>
            <w:szCs w:val="22"/>
            <w:lang w:eastAsia="fr-BE"/>
          </w:rPr>
          <w:tab/>
        </w:r>
        <w:r w:rsidDel="00847A0B">
          <w:rPr>
            <w:noProof/>
          </w:rPr>
          <w:delText>Service POWER_UP_TESTS_FINISHED</w:delText>
        </w:r>
        <w:r w:rsidDel="00847A0B">
          <w:rPr>
            <w:noProof/>
          </w:rPr>
          <w:tab/>
          <w:delText>32</w:delText>
        </w:r>
      </w:del>
    </w:p>
    <w:p w:rsidR="006F3332" w:rsidRPr="00982ABA" w:rsidDel="00847A0B" w:rsidRDefault="006F3332">
      <w:pPr>
        <w:pStyle w:val="TM3"/>
        <w:tabs>
          <w:tab w:val="left" w:pos="1100"/>
          <w:tab w:val="right" w:leader="dot" w:pos="9606"/>
        </w:tabs>
        <w:rPr>
          <w:del w:id="1022" w:author="3.0" w:date="2014-09-04T10:46:00Z"/>
          <w:rFonts w:ascii="Calibri" w:hAnsi="Calibri"/>
          <w:i w:val="0"/>
          <w:noProof/>
          <w:sz w:val="22"/>
          <w:szCs w:val="22"/>
          <w:lang w:eastAsia="fr-BE"/>
        </w:rPr>
      </w:pPr>
      <w:del w:id="1023" w:author="3.0" w:date="2014-09-04T10:46:00Z">
        <w:r w:rsidDel="00847A0B">
          <w:rPr>
            <w:noProof/>
          </w:rPr>
          <w:delText>4.5.3</w:delText>
        </w:r>
        <w:r w:rsidRPr="00982ABA" w:rsidDel="00847A0B">
          <w:rPr>
            <w:rFonts w:ascii="Calibri" w:hAnsi="Calibri"/>
            <w:i w:val="0"/>
            <w:noProof/>
            <w:sz w:val="22"/>
            <w:szCs w:val="22"/>
            <w:lang w:eastAsia="fr-BE"/>
          </w:rPr>
          <w:tab/>
        </w:r>
        <w:r w:rsidDel="00847A0B">
          <w:rPr>
            <w:noProof/>
          </w:rPr>
          <w:delText>Service START_BTM_TESTS_REQUIRED</w:delText>
        </w:r>
        <w:r w:rsidDel="00847A0B">
          <w:rPr>
            <w:noProof/>
          </w:rPr>
          <w:tab/>
          <w:delText>33</w:delText>
        </w:r>
      </w:del>
    </w:p>
    <w:p w:rsidR="006F3332" w:rsidRPr="00982ABA" w:rsidDel="00847A0B" w:rsidRDefault="006F3332">
      <w:pPr>
        <w:pStyle w:val="TM3"/>
        <w:tabs>
          <w:tab w:val="left" w:pos="1100"/>
          <w:tab w:val="right" w:leader="dot" w:pos="9606"/>
        </w:tabs>
        <w:rPr>
          <w:del w:id="1024" w:author="3.0" w:date="2014-09-04T10:46:00Z"/>
          <w:rFonts w:ascii="Calibri" w:hAnsi="Calibri"/>
          <w:i w:val="0"/>
          <w:noProof/>
          <w:sz w:val="22"/>
          <w:szCs w:val="22"/>
          <w:lang w:eastAsia="fr-BE"/>
        </w:rPr>
      </w:pPr>
      <w:del w:id="1025" w:author="3.0" w:date="2014-09-04T10:46:00Z">
        <w:r w:rsidDel="00847A0B">
          <w:rPr>
            <w:noProof/>
          </w:rPr>
          <w:delText>4.5.4</w:delText>
        </w:r>
        <w:r w:rsidRPr="00982ABA" w:rsidDel="00847A0B">
          <w:rPr>
            <w:rFonts w:ascii="Calibri" w:hAnsi="Calibri"/>
            <w:i w:val="0"/>
            <w:noProof/>
            <w:sz w:val="22"/>
            <w:szCs w:val="22"/>
            <w:lang w:eastAsia="fr-BE"/>
          </w:rPr>
          <w:tab/>
        </w:r>
        <w:r w:rsidDel="00847A0B">
          <w:rPr>
            <w:noProof/>
          </w:rPr>
          <w:delText>Service BTM_TESTS_FINISHED</w:delText>
        </w:r>
        <w:r w:rsidDel="00847A0B">
          <w:rPr>
            <w:noProof/>
          </w:rPr>
          <w:tab/>
          <w:delText>33</w:delText>
        </w:r>
      </w:del>
    </w:p>
    <w:p w:rsidR="006F3332" w:rsidRPr="00982ABA" w:rsidDel="00847A0B" w:rsidRDefault="006F3332">
      <w:pPr>
        <w:pStyle w:val="TM3"/>
        <w:tabs>
          <w:tab w:val="left" w:pos="1100"/>
          <w:tab w:val="right" w:leader="dot" w:pos="9606"/>
        </w:tabs>
        <w:rPr>
          <w:del w:id="1026" w:author="3.0" w:date="2014-09-04T10:46:00Z"/>
          <w:rFonts w:ascii="Calibri" w:hAnsi="Calibri"/>
          <w:i w:val="0"/>
          <w:noProof/>
          <w:sz w:val="22"/>
          <w:szCs w:val="22"/>
          <w:lang w:eastAsia="fr-BE"/>
        </w:rPr>
      </w:pPr>
      <w:del w:id="1027" w:author="3.0" w:date="2014-09-04T10:46:00Z">
        <w:r w:rsidDel="00847A0B">
          <w:rPr>
            <w:noProof/>
          </w:rPr>
          <w:delText>4.5.5</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34</w:delText>
        </w:r>
      </w:del>
    </w:p>
    <w:p w:rsidR="006F3332" w:rsidRPr="00982ABA" w:rsidDel="00847A0B" w:rsidRDefault="006F3332">
      <w:pPr>
        <w:pStyle w:val="TM2"/>
        <w:tabs>
          <w:tab w:val="left" w:pos="880"/>
          <w:tab w:val="right" w:leader="dot" w:pos="9606"/>
        </w:tabs>
        <w:rPr>
          <w:del w:id="1028" w:author="3.0" w:date="2014-09-04T10:46:00Z"/>
          <w:rFonts w:ascii="Calibri" w:hAnsi="Calibri"/>
          <w:smallCaps w:val="0"/>
          <w:noProof/>
          <w:sz w:val="22"/>
          <w:szCs w:val="22"/>
          <w:lang w:eastAsia="fr-BE"/>
        </w:rPr>
      </w:pPr>
      <w:del w:id="1029" w:author="3.0" w:date="2014-09-04T10:46:00Z">
        <w:r w:rsidDel="00847A0B">
          <w:rPr>
            <w:noProof/>
          </w:rPr>
          <w:delText>4.6</w:delText>
        </w:r>
        <w:r w:rsidRPr="00982ABA" w:rsidDel="00847A0B">
          <w:rPr>
            <w:rFonts w:ascii="Calibri" w:hAnsi="Calibri"/>
            <w:smallCaps w:val="0"/>
            <w:noProof/>
            <w:sz w:val="22"/>
            <w:szCs w:val="22"/>
            <w:lang w:eastAsia="fr-BE"/>
          </w:rPr>
          <w:tab/>
        </w:r>
        <w:r w:rsidDel="00847A0B">
          <w:rPr>
            <w:noProof/>
          </w:rPr>
          <w:delText>TIME interface</w:delText>
        </w:r>
        <w:r w:rsidDel="00847A0B">
          <w:rPr>
            <w:noProof/>
          </w:rPr>
          <w:tab/>
          <w:delText>34</w:delText>
        </w:r>
      </w:del>
    </w:p>
    <w:p w:rsidR="006F3332" w:rsidRPr="00982ABA" w:rsidDel="00847A0B" w:rsidRDefault="006F3332">
      <w:pPr>
        <w:pStyle w:val="TM3"/>
        <w:tabs>
          <w:tab w:val="left" w:pos="1100"/>
          <w:tab w:val="right" w:leader="dot" w:pos="9606"/>
        </w:tabs>
        <w:rPr>
          <w:del w:id="1030" w:author="3.0" w:date="2014-09-04T10:46:00Z"/>
          <w:rFonts w:ascii="Calibri" w:hAnsi="Calibri"/>
          <w:i w:val="0"/>
          <w:noProof/>
          <w:sz w:val="22"/>
          <w:szCs w:val="22"/>
          <w:lang w:eastAsia="fr-BE"/>
        </w:rPr>
      </w:pPr>
      <w:del w:id="1031" w:author="3.0" w:date="2014-09-04T10:46:00Z">
        <w:r w:rsidDel="00847A0B">
          <w:rPr>
            <w:noProof/>
          </w:rPr>
          <w:delText>4.6.1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34</w:delText>
        </w:r>
      </w:del>
    </w:p>
    <w:p w:rsidR="006F3332" w:rsidRPr="00982ABA" w:rsidDel="00847A0B" w:rsidRDefault="006F3332">
      <w:pPr>
        <w:pStyle w:val="TM3"/>
        <w:tabs>
          <w:tab w:val="left" w:pos="1100"/>
          <w:tab w:val="right" w:leader="dot" w:pos="9606"/>
        </w:tabs>
        <w:rPr>
          <w:del w:id="1032" w:author="3.0" w:date="2014-09-04T10:46:00Z"/>
          <w:rFonts w:ascii="Calibri" w:hAnsi="Calibri"/>
          <w:i w:val="0"/>
          <w:noProof/>
          <w:sz w:val="22"/>
          <w:szCs w:val="22"/>
          <w:lang w:eastAsia="fr-BE"/>
        </w:rPr>
      </w:pPr>
      <w:del w:id="1033" w:author="3.0" w:date="2014-09-04T10:46:00Z">
        <w:r w:rsidDel="00847A0B">
          <w:rPr>
            <w:noProof/>
          </w:rPr>
          <w:delText>4.6.2</w:delText>
        </w:r>
        <w:r w:rsidRPr="00982ABA" w:rsidDel="00847A0B">
          <w:rPr>
            <w:rFonts w:ascii="Calibri" w:hAnsi="Calibri"/>
            <w:i w:val="0"/>
            <w:noProof/>
            <w:sz w:val="22"/>
            <w:szCs w:val="22"/>
            <w:lang w:eastAsia="fr-BE"/>
          </w:rPr>
          <w:tab/>
        </w:r>
        <w:r w:rsidDel="00847A0B">
          <w:rPr>
            <w:noProof/>
          </w:rPr>
          <w:delText>Service WRITE_TIME</w:delText>
        </w:r>
        <w:r w:rsidDel="00847A0B">
          <w:rPr>
            <w:noProof/>
          </w:rPr>
          <w:tab/>
          <w:delText>34</w:delText>
        </w:r>
      </w:del>
    </w:p>
    <w:p w:rsidR="006F3332" w:rsidRPr="00982ABA" w:rsidDel="00847A0B" w:rsidRDefault="006F3332">
      <w:pPr>
        <w:pStyle w:val="TM3"/>
        <w:tabs>
          <w:tab w:val="left" w:pos="1100"/>
          <w:tab w:val="right" w:leader="dot" w:pos="9606"/>
        </w:tabs>
        <w:rPr>
          <w:del w:id="1034" w:author="3.0" w:date="2014-09-04T10:46:00Z"/>
          <w:rFonts w:ascii="Calibri" w:hAnsi="Calibri"/>
          <w:i w:val="0"/>
          <w:noProof/>
          <w:sz w:val="22"/>
          <w:szCs w:val="22"/>
          <w:lang w:eastAsia="fr-BE"/>
        </w:rPr>
      </w:pPr>
      <w:del w:id="1035" w:author="3.0" w:date="2014-09-04T10:46:00Z">
        <w:r w:rsidDel="00847A0B">
          <w:rPr>
            <w:noProof/>
          </w:rPr>
          <w:delText>4.6.3</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36</w:delText>
        </w:r>
      </w:del>
    </w:p>
    <w:p w:rsidR="006F3332" w:rsidRPr="00982ABA" w:rsidDel="00847A0B" w:rsidRDefault="006F3332">
      <w:pPr>
        <w:pStyle w:val="TM2"/>
        <w:tabs>
          <w:tab w:val="left" w:pos="880"/>
          <w:tab w:val="right" w:leader="dot" w:pos="9606"/>
        </w:tabs>
        <w:rPr>
          <w:del w:id="1036" w:author="3.0" w:date="2014-09-04T10:46:00Z"/>
          <w:rFonts w:ascii="Calibri" w:hAnsi="Calibri"/>
          <w:smallCaps w:val="0"/>
          <w:noProof/>
          <w:sz w:val="22"/>
          <w:szCs w:val="22"/>
          <w:lang w:eastAsia="fr-BE"/>
        </w:rPr>
      </w:pPr>
      <w:del w:id="1037" w:author="3.0" w:date="2014-09-04T10:46:00Z">
        <w:r w:rsidDel="00847A0B">
          <w:rPr>
            <w:noProof/>
          </w:rPr>
          <w:delText>4.7</w:delText>
        </w:r>
        <w:r w:rsidRPr="00982ABA" w:rsidDel="00847A0B">
          <w:rPr>
            <w:rFonts w:ascii="Calibri" w:hAnsi="Calibri"/>
            <w:smallCaps w:val="0"/>
            <w:noProof/>
            <w:sz w:val="22"/>
            <w:szCs w:val="22"/>
            <w:lang w:eastAsia="fr-BE"/>
          </w:rPr>
          <w:tab/>
        </w:r>
        <w:r w:rsidDel="00847A0B">
          <w:rPr>
            <w:noProof/>
          </w:rPr>
          <w:delText>MMU (Odometry) interface</w:delText>
        </w:r>
        <w:r w:rsidDel="00847A0B">
          <w:rPr>
            <w:noProof/>
          </w:rPr>
          <w:tab/>
          <w:delText>37</w:delText>
        </w:r>
      </w:del>
    </w:p>
    <w:p w:rsidR="006F3332" w:rsidRPr="00982ABA" w:rsidDel="00847A0B" w:rsidRDefault="006F3332">
      <w:pPr>
        <w:pStyle w:val="TM3"/>
        <w:tabs>
          <w:tab w:val="left" w:pos="1100"/>
          <w:tab w:val="right" w:leader="dot" w:pos="9606"/>
        </w:tabs>
        <w:rPr>
          <w:del w:id="1038" w:author="3.0" w:date="2014-09-04T10:46:00Z"/>
          <w:rFonts w:ascii="Calibri" w:hAnsi="Calibri"/>
          <w:i w:val="0"/>
          <w:noProof/>
          <w:sz w:val="22"/>
          <w:szCs w:val="22"/>
          <w:lang w:eastAsia="fr-BE"/>
        </w:rPr>
      </w:pPr>
      <w:del w:id="1039" w:author="3.0" w:date="2014-09-04T10:46:00Z">
        <w:r w:rsidDel="00847A0B">
          <w:rPr>
            <w:noProof/>
          </w:rPr>
          <w:delText>4.7.1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37</w:delText>
        </w:r>
      </w:del>
    </w:p>
    <w:p w:rsidR="006F3332" w:rsidRPr="00982ABA" w:rsidDel="00847A0B" w:rsidRDefault="006F3332">
      <w:pPr>
        <w:pStyle w:val="TM3"/>
        <w:tabs>
          <w:tab w:val="left" w:pos="1100"/>
          <w:tab w:val="right" w:leader="dot" w:pos="9606"/>
        </w:tabs>
        <w:rPr>
          <w:del w:id="1040" w:author="3.0" w:date="2014-09-04T10:46:00Z"/>
          <w:rFonts w:ascii="Calibri" w:hAnsi="Calibri"/>
          <w:i w:val="0"/>
          <w:noProof/>
          <w:sz w:val="22"/>
          <w:szCs w:val="22"/>
          <w:lang w:eastAsia="fr-BE"/>
        </w:rPr>
      </w:pPr>
      <w:del w:id="1041" w:author="3.0" w:date="2014-09-04T10:46:00Z">
        <w:r w:rsidDel="00847A0B">
          <w:rPr>
            <w:noProof/>
          </w:rPr>
          <w:delText>4.7.2</w:delText>
        </w:r>
        <w:r w:rsidRPr="00982ABA" w:rsidDel="00847A0B">
          <w:rPr>
            <w:rFonts w:ascii="Calibri" w:hAnsi="Calibri"/>
            <w:i w:val="0"/>
            <w:noProof/>
            <w:sz w:val="22"/>
            <w:szCs w:val="22"/>
            <w:lang w:eastAsia="fr-BE"/>
          </w:rPr>
          <w:tab/>
        </w:r>
        <w:r w:rsidDel="00847A0B">
          <w:rPr>
            <w:noProof/>
          </w:rPr>
          <w:delText>Service WRITE_MMU_DATA</w:delText>
        </w:r>
        <w:r w:rsidDel="00847A0B">
          <w:rPr>
            <w:noProof/>
          </w:rPr>
          <w:tab/>
          <w:delText>37</w:delText>
        </w:r>
      </w:del>
    </w:p>
    <w:p w:rsidR="006F3332" w:rsidRPr="00982ABA" w:rsidDel="00847A0B" w:rsidRDefault="006F3332">
      <w:pPr>
        <w:pStyle w:val="TM3"/>
        <w:tabs>
          <w:tab w:val="left" w:pos="1100"/>
          <w:tab w:val="right" w:leader="dot" w:pos="9606"/>
        </w:tabs>
        <w:rPr>
          <w:del w:id="1042" w:author="3.0" w:date="2014-09-04T10:46:00Z"/>
          <w:rFonts w:ascii="Calibri" w:hAnsi="Calibri"/>
          <w:i w:val="0"/>
          <w:noProof/>
          <w:sz w:val="22"/>
          <w:szCs w:val="22"/>
          <w:lang w:eastAsia="fr-BE"/>
        </w:rPr>
      </w:pPr>
      <w:del w:id="1043" w:author="3.0" w:date="2014-09-04T10:46:00Z">
        <w:r w:rsidDel="00847A0B">
          <w:rPr>
            <w:noProof/>
          </w:rPr>
          <w:delText>4.7.3</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40</w:delText>
        </w:r>
      </w:del>
    </w:p>
    <w:p w:rsidR="006F3332" w:rsidRPr="00982ABA" w:rsidDel="00847A0B" w:rsidRDefault="006F3332">
      <w:pPr>
        <w:pStyle w:val="TM2"/>
        <w:tabs>
          <w:tab w:val="left" w:pos="880"/>
          <w:tab w:val="right" w:leader="dot" w:pos="9606"/>
        </w:tabs>
        <w:rPr>
          <w:del w:id="1044" w:author="3.0" w:date="2014-09-04T10:46:00Z"/>
          <w:rFonts w:ascii="Calibri" w:hAnsi="Calibri"/>
          <w:smallCaps w:val="0"/>
          <w:noProof/>
          <w:sz w:val="22"/>
          <w:szCs w:val="22"/>
          <w:lang w:eastAsia="fr-BE"/>
        </w:rPr>
      </w:pPr>
      <w:del w:id="1045" w:author="3.0" w:date="2014-09-04T10:46:00Z">
        <w:r w:rsidDel="00847A0B">
          <w:rPr>
            <w:noProof/>
          </w:rPr>
          <w:delText>4.8</w:delText>
        </w:r>
        <w:r w:rsidRPr="00982ABA" w:rsidDel="00847A0B">
          <w:rPr>
            <w:rFonts w:ascii="Calibri" w:hAnsi="Calibri"/>
            <w:smallCaps w:val="0"/>
            <w:noProof/>
            <w:sz w:val="22"/>
            <w:szCs w:val="22"/>
            <w:lang w:eastAsia="fr-BE"/>
          </w:rPr>
          <w:tab/>
        </w:r>
        <w:r w:rsidDel="00847A0B">
          <w:rPr>
            <w:noProof/>
          </w:rPr>
          <w:delText>Eurobalise interface</w:delText>
        </w:r>
        <w:r w:rsidDel="00847A0B">
          <w:rPr>
            <w:noProof/>
          </w:rPr>
          <w:tab/>
          <w:delText>41</w:delText>
        </w:r>
      </w:del>
    </w:p>
    <w:p w:rsidR="006F3332" w:rsidRPr="00982ABA" w:rsidDel="00847A0B" w:rsidRDefault="006F3332">
      <w:pPr>
        <w:pStyle w:val="TM3"/>
        <w:tabs>
          <w:tab w:val="left" w:pos="1100"/>
          <w:tab w:val="right" w:leader="dot" w:pos="9606"/>
        </w:tabs>
        <w:rPr>
          <w:del w:id="1046" w:author="3.0" w:date="2014-09-04T10:46:00Z"/>
          <w:rFonts w:ascii="Calibri" w:hAnsi="Calibri"/>
          <w:i w:val="0"/>
          <w:noProof/>
          <w:sz w:val="22"/>
          <w:szCs w:val="22"/>
          <w:lang w:eastAsia="fr-BE"/>
        </w:rPr>
      </w:pPr>
      <w:del w:id="1047" w:author="3.0" w:date="2014-09-04T10:46:00Z">
        <w:r w:rsidDel="00847A0B">
          <w:rPr>
            <w:noProof/>
          </w:rPr>
          <w:delText>4.8.1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41</w:delText>
        </w:r>
      </w:del>
    </w:p>
    <w:p w:rsidR="006F3332" w:rsidRPr="00982ABA" w:rsidDel="00847A0B" w:rsidRDefault="006F3332">
      <w:pPr>
        <w:pStyle w:val="TM3"/>
        <w:tabs>
          <w:tab w:val="left" w:pos="1100"/>
          <w:tab w:val="right" w:leader="dot" w:pos="9606"/>
        </w:tabs>
        <w:rPr>
          <w:del w:id="1048" w:author="3.0" w:date="2014-09-04T10:46:00Z"/>
          <w:rFonts w:ascii="Calibri" w:hAnsi="Calibri"/>
          <w:i w:val="0"/>
          <w:noProof/>
          <w:sz w:val="22"/>
          <w:szCs w:val="22"/>
          <w:lang w:eastAsia="fr-BE"/>
        </w:rPr>
      </w:pPr>
      <w:del w:id="1049" w:author="3.0" w:date="2014-09-04T10:46:00Z">
        <w:r w:rsidDel="00847A0B">
          <w:rPr>
            <w:noProof/>
          </w:rPr>
          <w:delText>4.8.2</w:delText>
        </w:r>
        <w:r w:rsidRPr="00982ABA" w:rsidDel="00847A0B">
          <w:rPr>
            <w:rFonts w:ascii="Calibri" w:hAnsi="Calibri"/>
            <w:i w:val="0"/>
            <w:noProof/>
            <w:sz w:val="22"/>
            <w:szCs w:val="22"/>
            <w:lang w:eastAsia="fr-BE"/>
          </w:rPr>
          <w:tab/>
        </w:r>
        <w:r w:rsidDel="00847A0B">
          <w:rPr>
            <w:noProof/>
          </w:rPr>
          <w:delText>Service WRITE_BTM_INFO</w:delText>
        </w:r>
        <w:r w:rsidDel="00847A0B">
          <w:rPr>
            <w:noProof/>
          </w:rPr>
          <w:tab/>
          <w:delText>41</w:delText>
        </w:r>
      </w:del>
    </w:p>
    <w:p w:rsidR="006F3332" w:rsidRPr="00982ABA" w:rsidDel="00847A0B" w:rsidRDefault="006F3332">
      <w:pPr>
        <w:pStyle w:val="TM3"/>
        <w:tabs>
          <w:tab w:val="left" w:pos="1100"/>
          <w:tab w:val="right" w:leader="dot" w:pos="9606"/>
        </w:tabs>
        <w:rPr>
          <w:del w:id="1050" w:author="3.0" w:date="2014-09-04T10:46:00Z"/>
          <w:rFonts w:ascii="Calibri" w:hAnsi="Calibri"/>
          <w:i w:val="0"/>
          <w:noProof/>
          <w:sz w:val="22"/>
          <w:szCs w:val="22"/>
          <w:lang w:eastAsia="fr-BE"/>
        </w:rPr>
      </w:pPr>
      <w:del w:id="1051" w:author="3.0" w:date="2014-09-04T10:46:00Z">
        <w:r w:rsidDel="00847A0B">
          <w:rPr>
            <w:noProof/>
          </w:rPr>
          <w:delText>4.8.3</w:delText>
        </w:r>
        <w:r w:rsidRPr="00982ABA" w:rsidDel="00847A0B">
          <w:rPr>
            <w:rFonts w:ascii="Calibri" w:hAnsi="Calibri"/>
            <w:i w:val="0"/>
            <w:noProof/>
            <w:sz w:val="22"/>
            <w:szCs w:val="22"/>
            <w:lang w:eastAsia="fr-BE"/>
          </w:rPr>
          <w:tab/>
        </w:r>
        <w:r w:rsidDel="00847A0B">
          <w:rPr>
            <w:noProof/>
          </w:rPr>
          <w:delText>Service WRITE_BTM_ANTENNA</w:delText>
        </w:r>
        <w:r w:rsidDel="00847A0B">
          <w:rPr>
            <w:noProof/>
          </w:rPr>
          <w:tab/>
          <w:delText>42</w:delText>
        </w:r>
      </w:del>
    </w:p>
    <w:p w:rsidR="006F3332" w:rsidRPr="00982ABA" w:rsidDel="00847A0B" w:rsidRDefault="006F3332">
      <w:pPr>
        <w:pStyle w:val="TM3"/>
        <w:tabs>
          <w:tab w:val="left" w:pos="1100"/>
          <w:tab w:val="right" w:leader="dot" w:pos="9606"/>
        </w:tabs>
        <w:rPr>
          <w:del w:id="1052" w:author="3.0" w:date="2014-09-04T10:46:00Z"/>
          <w:rFonts w:ascii="Calibri" w:hAnsi="Calibri"/>
          <w:i w:val="0"/>
          <w:noProof/>
          <w:sz w:val="22"/>
          <w:szCs w:val="22"/>
          <w:lang w:eastAsia="fr-BE"/>
        </w:rPr>
      </w:pPr>
      <w:del w:id="1053" w:author="3.0" w:date="2014-09-04T10:46:00Z">
        <w:r w:rsidDel="00847A0B">
          <w:rPr>
            <w:noProof/>
          </w:rPr>
          <w:delText>4.8.4</w:delText>
        </w:r>
        <w:r w:rsidRPr="00982ABA" w:rsidDel="00847A0B">
          <w:rPr>
            <w:rFonts w:ascii="Calibri" w:hAnsi="Calibri"/>
            <w:i w:val="0"/>
            <w:noProof/>
            <w:sz w:val="22"/>
            <w:szCs w:val="22"/>
            <w:lang w:eastAsia="fr-BE"/>
          </w:rPr>
          <w:tab/>
        </w:r>
        <w:r w:rsidDel="00847A0B">
          <w:rPr>
            <w:noProof/>
          </w:rPr>
          <w:delText>Service BAD_BALISE_RECEIVED</w:delText>
        </w:r>
        <w:r w:rsidDel="00847A0B">
          <w:rPr>
            <w:noProof/>
          </w:rPr>
          <w:tab/>
          <w:delText>43</w:delText>
        </w:r>
      </w:del>
    </w:p>
    <w:p w:rsidR="006F3332" w:rsidRPr="00982ABA" w:rsidDel="00847A0B" w:rsidRDefault="006F3332">
      <w:pPr>
        <w:pStyle w:val="TM3"/>
        <w:tabs>
          <w:tab w:val="left" w:pos="1100"/>
          <w:tab w:val="right" w:leader="dot" w:pos="9606"/>
        </w:tabs>
        <w:rPr>
          <w:del w:id="1054" w:author="3.0" w:date="2014-09-04T10:46:00Z"/>
          <w:rFonts w:ascii="Calibri" w:hAnsi="Calibri"/>
          <w:i w:val="0"/>
          <w:noProof/>
          <w:sz w:val="22"/>
          <w:szCs w:val="22"/>
          <w:lang w:eastAsia="fr-BE"/>
        </w:rPr>
      </w:pPr>
      <w:del w:id="1055" w:author="3.0" w:date="2014-09-04T10:46:00Z">
        <w:r w:rsidDel="00847A0B">
          <w:rPr>
            <w:noProof/>
          </w:rPr>
          <w:delText>4.8.5</w:delText>
        </w:r>
        <w:r w:rsidRPr="00982ABA" w:rsidDel="00847A0B">
          <w:rPr>
            <w:rFonts w:ascii="Calibri" w:hAnsi="Calibri"/>
            <w:i w:val="0"/>
            <w:noProof/>
            <w:sz w:val="22"/>
            <w:szCs w:val="22"/>
            <w:lang w:eastAsia="fr-BE"/>
          </w:rPr>
          <w:tab/>
        </w:r>
        <w:r w:rsidDel="00847A0B">
          <w:rPr>
            <w:noProof/>
          </w:rPr>
          <w:delText>Service READ_BTM_INFO</w:delText>
        </w:r>
        <w:r w:rsidDel="00847A0B">
          <w:rPr>
            <w:noProof/>
          </w:rPr>
          <w:tab/>
          <w:delText>43</w:delText>
        </w:r>
      </w:del>
    </w:p>
    <w:p w:rsidR="006F3332" w:rsidRPr="00982ABA" w:rsidDel="00847A0B" w:rsidRDefault="006F3332">
      <w:pPr>
        <w:pStyle w:val="TM3"/>
        <w:tabs>
          <w:tab w:val="left" w:pos="1100"/>
          <w:tab w:val="right" w:leader="dot" w:pos="9606"/>
        </w:tabs>
        <w:rPr>
          <w:del w:id="1056" w:author="3.0" w:date="2014-09-04T10:46:00Z"/>
          <w:rFonts w:ascii="Calibri" w:hAnsi="Calibri"/>
          <w:i w:val="0"/>
          <w:noProof/>
          <w:sz w:val="22"/>
          <w:szCs w:val="22"/>
          <w:lang w:eastAsia="fr-BE"/>
        </w:rPr>
      </w:pPr>
      <w:del w:id="1057" w:author="3.0" w:date="2014-09-04T10:46:00Z">
        <w:r w:rsidDel="00847A0B">
          <w:rPr>
            <w:noProof/>
          </w:rPr>
          <w:delText>4.8.6</w:delText>
        </w:r>
        <w:r w:rsidRPr="00982ABA" w:rsidDel="00847A0B">
          <w:rPr>
            <w:rFonts w:ascii="Calibri" w:hAnsi="Calibri"/>
            <w:i w:val="0"/>
            <w:noProof/>
            <w:sz w:val="22"/>
            <w:szCs w:val="22"/>
            <w:lang w:eastAsia="fr-BE"/>
          </w:rPr>
          <w:tab/>
        </w:r>
        <w:r w:rsidDel="00847A0B">
          <w:rPr>
            <w:noProof/>
          </w:rPr>
          <w:delText>Service METAL_MASS_INFO</w:delText>
        </w:r>
        <w:r w:rsidDel="00847A0B">
          <w:rPr>
            <w:noProof/>
          </w:rPr>
          <w:tab/>
          <w:delText>44</w:delText>
        </w:r>
      </w:del>
    </w:p>
    <w:p w:rsidR="006F3332" w:rsidRPr="00982ABA" w:rsidDel="00847A0B" w:rsidRDefault="006F3332">
      <w:pPr>
        <w:pStyle w:val="TM3"/>
        <w:tabs>
          <w:tab w:val="left" w:pos="1100"/>
          <w:tab w:val="right" w:leader="dot" w:pos="9606"/>
        </w:tabs>
        <w:rPr>
          <w:del w:id="1058" w:author="3.0" w:date="2014-09-04T10:46:00Z"/>
          <w:rFonts w:ascii="Calibri" w:hAnsi="Calibri"/>
          <w:i w:val="0"/>
          <w:noProof/>
          <w:sz w:val="22"/>
          <w:szCs w:val="22"/>
          <w:lang w:eastAsia="fr-BE"/>
        </w:rPr>
      </w:pPr>
      <w:del w:id="1059" w:author="3.0" w:date="2014-09-04T10:46:00Z">
        <w:r w:rsidDel="00847A0B">
          <w:rPr>
            <w:noProof/>
          </w:rPr>
          <w:delText>4.8.7</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45</w:delText>
        </w:r>
      </w:del>
    </w:p>
    <w:p w:rsidR="006F3332" w:rsidRPr="00982ABA" w:rsidDel="00847A0B" w:rsidRDefault="006F3332">
      <w:pPr>
        <w:pStyle w:val="TM2"/>
        <w:tabs>
          <w:tab w:val="left" w:pos="880"/>
          <w:tab w:val="right" w:leader="dot" w:pos="9606"/>
        </w:tabs>
        <w:rPr>
          <w:del w:id="1060" w:author="3.0" w:date="2014-09-04T10:46:00Z"/>
          <w:rFonts w:ascii="Calibri" w:hAnsi="Calibri"/>
          <w:smallCaps w:val="0"/>
          <w:noProof/>
          <w:sz w:val="22"/>
          <w:szCs w:val="22"/>
          <w:lang w:eastAsia="fr-BE"/>
        </w:rPr>
      </w:pPr>
      <w:del w:id="1061" w:author="3.0" w:date="2014-09-04T10:46:00Z">
        <w:r w:rsidDel="00847A0B">
          <w:rPr>
            <w:noProof/>
          </w:rPr>
          <w:delText>4.9</w:delText>
        </w:r>
        <w:r w:rsidRPr="00982ABA" w:rsidDel="00847A0B">
          <w:rPr>
            <w:rFonts w:ascii="Calibri" w:hAnsi="Calibri"/>
            <w:smallCaps w:val="0"/>
            <w:noProof/>
            <w:sz w:val="22"/>
            <w:szCs w:val="22"/>
            <w:lang w:eastAsia="fr-BE"/>
          </w:rPr>
          <w:tab/>
        </w:r>
        <w:r w:rsidDel="00847A0B">
          <w:rPr>
            <w:noProof/>
          </w:rPr>
          <w:delText>Euroloop interface</w:delText>
        </w:r>
        <w:r w:rsidDel="00847A0B">
          <w:rPr>
            <w:noProof/>
          </w:rPr>
          <w:tab/>
          <w:delText>46</w:delText>
        </w:r>
      </w:del>
    </w:p>
    <w:p w:rsidR="006F3332" w:rsidRPr="00982ABA" w:rsidDel="00847A0B" w:rsidRDefault="006F3332">
      <w:pPr>
        <w:pStyle w:val="TM3"/>
        <w:tabs>
          <w:tab w:val="left" w:pos="1100"/>
          <w:tab w:val="right" w:leader="dot" w:pos="9606"/>
        </w:tabs>
        <w:rPr>
          <w:del w:id="1062" w:author="3.0" w:date="2014-09-04T10:46:00Z"/>
          <w:rFonts w:ascii="Calibri" w:hAnsi="Calibri"/>
          <w:i w:val="0"/>
          <w:noProof/>
          <w:sz w:val="22"/>
          <w:szCs w:val="22"/>
          <w:lang w:eastAsia="fr-BE"/>
        </w:rPr>
      </w:pPr>
      <w:del w:id="1063" w:author="3.0" w:date="2014-09-04T10:46:00Z">
        <w:r w:rsidDel="00847A0B">
          <w:rPr>
            <w:noProof/>
          </w:rPr>
          <w:delText>4.9.1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46</w:delText>
        </w:r>
      </w:del>
    </w:p>
    <w:p w:rsidR="006F3332" w:rsidRPr="00982ABA" w:rsidDel="00847A0B" w:rsidRDefault="006F3332">
      <w:pPr>
        <w:pStyle w:val="TM3"/>
        <w:tabs>
          <w:tab w:val="left" w:pos="1100"/>
          <w:tab w:val="right" w:leader="dot" w:pos="9606"/>
        </w:tabs>
        <w:rPr>
          <w:del w:id="1064" w:author="3.0" w:date="2014-09-04T10:46:00Z"/>
          <w:rFonts w:ascii="Calibri" w:hAnsi="Calibri"/>
          <w:i w:val="0"/>
          <w:noProof/>
          <w:sz w:val="22"/>
          <w:szCs w:val="22"/>
          <w:lang w:eastAsia="fr-BE"/>
        </w:rPr>
      </w:pPr>
      <w:del w:id="1065" w:author="3.0" w:date="2014-09-04T10:46:00Z">
        <w:r w:rsidDel="00847A0B">
          <w:rPr>
            <w:noProof/>
          </w:rPr>
          <w:delText>4.9.2</w:delText>
        </w:r>
        <w:r w:rsidRPr="00982ABA" w:rsidDel="00847A0B">
          <w:rPr>
            <w:rFonts w:ascii="Calibri" w:hAnsi="Calibri"/>
            <w:i w:val="0"/>
            <w:noProof/>
            <w:sz w:val="22"/>
            <w:szCs w:val="22"/>
            <w:lang w:eastAsia="fr-BE"/>
          </w:rPr>
          <w:tab/>
        </w:r>
        <w:r w:rsidDel="00847A0B">
          <w:rPr>
            <w:noProof/>
          </w:rPr>
          <w:delText>Service WRITE_LOOP_MESSAGE</w:delText>
        </w:r>
        <w:r w:rsidDel="00847A0B">
          <w:rPr>
            <w:noProof/>
          </w:rPr>
          <w:tab/>
          <w:delText>46</w:delText>
        </w:r>
      </w:del>
    </w:p>
    <w:p w:rsidR="006F3332" w:rsidRPr="00982ABA" w:rsidDel="00847A0B" w:rsidRDefault="006F3332">
      <w:pPr>
        <w:pStyle w:val="TM3"/>
        <w:tabs>
          <w:tab w:val="left" w:pos="1100"/>
          <w:tab w:val="right" w:leader="dot" w:pos="9606"/>
        </w:tabs>
        <w:rPr>
          <w:del w:id="1066" w:author="3.0" w:date="2014-09-04T10:46:00Z"/>
          <w:rFonts w:ascii="Calibri" w:hAnsi="Calibri"/>
          <w:i w:val="0"/>
          <w:noProof/>
          <w:sz w:val="22"/>
          <w:szCs w:val="22"/>
          <w:lang w:eastAsia="fr-BE"/>
        </w:rPr>
      </w:pPr>
      <w:del w:id="1067" w:author="3.0" w:date="2014-09-04T10:46:00Z">
        <w:r w:rsidDel="00847A0B">
          <w:rPr>
            <w:noProof/>
          </w:rPr>
          <w:delText>4.9.3</w:delText>
        </w:r>
        <w:r w:rsidRPr="00982ABA" w:rsidDel="00847A0B">
          <w:rPr>
            <w:rFonts w:ascii="Calibri" w:hAnsi="Calibri"/>
            <w:i w:val="0"/>
            <w:noProof/>
            <w:sz w:val="22"/>
            <w:szCs w:val="22"/>
            <w:lang w:eastAsia="fr-BE"/>
          </w:rPr>
          <w:tab/>
        </w:r>
        <w:r w:rsidDel="00847A0B">
          <w:rPr>
            <w:noProof/>
          </w:rPr>
          <w:delText>Service SS_CODE_FOR_LOOP</w:delText>
        </w:r>
        <w:r w:rsidDel="00847A0B">
          <w:rPr>
            <w:noProof/>
          </w:rPr>
          <w:tab/>
          <w:delText>46</w:delText>
        </w:r>
      </w:del>
    </w:p>
    <w:p w:rsidR="006F3332" w:rsidRPr="00847A0B" w:rsidDel="00847A0B" w:rsidRDefault="006F3332">
      <w:pPr>
        <w:pStyle w:val="TM3"/>
        <w:tabs>
          <w:tab w:val="left" w:pos="1100"/>
          <w:tab w:val="right" w:leader="dot" w:pos="9606"/>
        </w:tabs>
        <w:rPr>
          <w:del w:id="1068" w:author="3.0" w:date="2014-09-04T10:46:00Z"/>
          <w:rFonts w:ascii="Calibri" w:hAnsi="Calibri"/>
          <w:i w:val="0"/>
          <w:noProof/>
          <w:sz w:val="22"/>
          <w:szCs w:val="22"/>
          <w:lang w:eastAsia="fr-BE"/>
          <w:rPrChange w:id="1069" w:author="3.0" w:date="2014-09-04T10:46:00Z">
            <w:rPr>
              <w:del w:id="1070" w:author="3.0" w:date="2014-09-04T10:46:00Z"/>
              <w:rFonts w:ascii="Calibri" w:hAnsi="Calibri"/>
              <w:i w:val="0"/>
              <w:noProof/>
              <w:sz w:val="22"/>
              <w:szCs w:val="22"/>
              <w:lang w:val="fr-BE" w:eastAsia="fr-BE"/>
            </w:rPr>
          </w:rPrChange>
        </w:rPr>
      </w:pPr>
      <w:del w:id="1071" w:author="3.0" w:date="2014-09-04T10:46:00Z">
        <w:r w:rsidRPr="00847A0B" w:rsidDel="00847A0B">
          <w:rPr>
            <w:noProof/>
            <w:rPrChange w:id="1072" w:author="3.0" w:date="2014-09-04T10:46:00Z">
              <w:rPr>
                <w:noProof/>
                <w:lang w:val="fr-BE"/>
              </w:rPr>
            </w:rPrChange>
          </w:rPr>
          <w:delText>4.9.4</w:delText>
        </w:r>
        <w:r w:rsidRPr="00847A0B" w:rsidDel="00847A0B">
          <w:rPr>
            <w:rFonts w:ascii="Calibri" w:hAnsi="Calibri"/>
            <w:noProof/>
            <w:szCs w:val="22"/>
            <w:lang w:eastAsia="fr-BE"/>
            <w:rPrChange w:id="1073" w:author="3.0" w:date="2014-09-04T10:46:00Z">
              <w:rPr>
                <w:rFonts w:ascii="Calibri" w:hAnsi="Calibri"/>
                <w:noProof/>
                <w:szCs w:val="22"/>
                <w:lang w:val="fr-BE" w:eastAsia="fr-BE"/>
              </w:rPr>
            </w:rPrChange>
          </w:rPr>
          <w:tab/>
        </w:r>
        <w:r w:rsidRPr="00847A0B" w:rsidDel="00847A0B">
          <w:rPr>
            <w:noProof/>
            <w:rPrChange w:id="1074" w:author="3.0" w:date="2014-09-04T10:46:00Z">
              <w:rPr>
                <w:noProof/>
                <w:lang w:val="fr-BE"/>
              </w:rPr>
            </w:rPrChange>
          </w:rPr>
          <w:delText>SW API extract (ADA Source Code)</w:delText>
        </w:r>
        <w:r w:rsidRPr="00847A0B" w:rsidDel="00847A0B">
          <w:rPr>
            <w:noProof/>
            <w:rPrChange w:id="1075" w:author="3.0" w:date="2014-09-04T10:46:00Z">
              <w:rPr>
                <w:noProof/>
                <w:lang w:val="fr-BE"/>
              </w:rPr>
            </w:rPrChange>
          </w:rPr>
          <w:tab/>
          <w:delText>47</w:delText>
        </w:r>
      </w:del>
    </w:p>
    <w:p w:rsidR="006F3332" w:rsidRPr="00847A0B" w:rsidDel="00847A0B" w:rsidRDefault="006F3332">
      <w:pPr>
        <w:pStyle w:val="TM2"/>
        <w:tabs>
          <w:tab w:val="left" w:pos="880"/>
          <w:tab w:val="right" w:leader="dot" w:pos="9606"/>
        </w:tabs>
        <w:rPr>
          <w:del w:id="1076" w:author="3.0" w:date="2014-09-04T10:46:00Z"/>
          <w:rFonts w:ascii="Calibri" w:hAnsi="Calibri"/>
          <w:smallCaps w:val="0"/>
          <w:noProof/>
          <w:sz w:val="22"/>
          <w:szCs w:val="22"/>
          <w:lang w:eastAsia="fr-BE"/>
          <w:rPrChange w:id="1077" w:author="3.0" w:date="2014-09-04T10:46:00Z">
            <w:rPr>
              <w:del w:id="1078" w:author="3.0" w:date="2014-09-04T10:46:00Z"/>
              <w:rFonts w:ascii="Calibri" w:hAnsi="Calibri"/>
              <w:smallCaps w:val="0"/>
              <w:noProof/>
              <w:sz w:val="22"/>
              <w:szCs w:val="22"/>
              <w:lang w:val="fr-BE" w:eastAsia="fr-BE"/>
            </w:rPr>
          </w:rPrChange>
        </w:rPr>
      </w:pPr>
      <w:del w:id="1079" w:author="3.0" w:date="2014-09-04T10:46:00Z">
        <w:r w:rsidRPr="00847A0B" w:rsidDel="00847A0B">
          <w:rPr>
            <w:noProof/>
            <w:rPrChange w:id="1080" w:author="3.0" w:date="2014-09-04T10:46:00Z">
              <w:rPr>
                <w:noProof/>
                <w:lang w:val="fr-BE"/>
              </w:rPr>
            </w:rPrChange>
          </w:rPr>
          <w:delText>4.10</w:delText>
        </w:r>
        <w:r w:rsidRPr="00847A0B" w:rsidDel="00847A0B">
          <w:rPr>
            <w:rFonts w:ascii="Calibri" w:hAnsi="Calibri"/>
            <w:noProof/>
            <w:szCs w:val="22"/>
            <w:lang w:eastAsia="fr-BE"/>
            <w:rPrChange w:id="1081" w:author="3.0" w:date="2014-09-04T10:46:00Z">
              <w:rPr>
                <w:rFonts w:ascii="Calibri" w:hAnsi="Calibri"/>
                <w:noProof/>
                <w:szCs w:val="22"/>
                <w:lang w:val="fr-BE" w:eastAsia="fr-BE"/>
              </w:rPr>
            </w:rPrChange>
          </w:rPr>
          <w:tab/>
        </w:r>
        <w:r w:rsidRPr="00847A0B" w:rsidDel="00847A0B">
          <w:rPr>
            <w:noProof/>
            <w:rPrChange w:id="1082" w:author="3.0" w:date="2014-09-04T10:46:00Z">
              <w:rPr>
                <w:noProof/>
                <w:lang w:val="fr-BE"/>
              </w:rPr>
            </w:rPrChange>
          </w:rPr>
          <w:delText>Train Interface Unit (TIU)</w:delText>
        </w:r>
        <w:r w:rsidRPr="00847A0B" w:rsidDel="00847A0B">
          <w:rPr>
            <w:noProof/>
            <w:rPrChange w:id="1083" w:author="3.0" w:date="2014-09-04T10:46:00Z">
              <w:rPr>
                <w:noProof/>
                <w:lang w:val="fr-BE"/>
              </w:rPr>
            </w:rPrChange>
          </w:rPr>
          <w:tab/>
          <w:delText>48</w:delText>
        </w:r>
      </w:del>
    </w:p>
    <w:p w:rsidR="006F3332" w:rsidRPr="00982ABA" w:rsidDel="00847A0B" w:rsidRDefault="006F3332">
      <w:pPr>
        <w:pStyle w:val="TM3"/>
        <w:tabs>
          <w:tab w:val="left" w:pos="1320"/>
          <w:tab w:val="right" w:leader="dot" w:pos="9606"/>
        </w:tabs>
        <w:rPr>
          <w:del w:id="1084" w:author="3.0" w:date="2014-09-04T10:46:00Z"/>
          <w:rFonts w:ascii="Calibri" w:hAnsi="Calibri"/>
          <w:i w:val="0"/>
          <w:noProof/>
          <w:sz w:val="22"/>
          <w:szCs w:val="22"/>
          <w:lang w:eastAsia="fr-BE"/>
        </w:rPr>
      </w:pPr>
      <w:del w:id="1085" w:author="3.0" w:date="2014-09-04T10:46:00Z">
        <w:r w:rsidDel="00847A0B">
          <w:rPr>
            <w:noProof/>
          </w:rPr>
          <w:delText>4.10.1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48</w:delText>
        </w:r>
      </w:del>
    </w:p>
    <w:p w:rsidR="006F3332" w:rsidRPr="00982ABA" w:rsidDel="00847A0B" w:rsidRDefault="006F3332">
      <w:pPr>
        <w:pStyle w:val="TM3"/>
        <w:tabs>
          <w:tab w:val="left" w:pos="1320"/>
          <w:tab w:val="right" w:leader="dot" w:pos="9606"/>
        </w:tabs>
        <w:rPr>
          <w:del w:id="1086" w:author="3.0" w:date="2014-09-04T10:46:00Z"/>
          <w:rFonts w:ascii="Calibri" w:hAnsi="Calibri"/>
          <w:i w:val="0"/>
          <w:noProof/>
          <w:sz w:val="22"/>
          <w:szCs w:val="22"/>
          <w:lang w:eastAsia="fr-BE"/>
        </w:rPr>
      </w:pPr>
      <w:del w:id="1087" w:author="3.0" w:date="2014-09-04T10:46:00Z">
        <w:r w:rsidDel="00847A0B">
          <w:rPr>
            <w:noProof/>
          </w:rPr>
          <w:delText>4.10.2</w:delText>
        </w:r>
        <w:r w:rsidRPr="00982ABA" w:rsidDel="00847A0B">
          <w:rPr>
            <w:rFonts w:ascii="Calibri" w:hAnsi="Calibri"/>
            <w:i w:val="0"/>
            <w:noProof/>
            <w:sz w:val="22"/>
            <w:szCs w:val="22"/>
            <w:lang w:eastAsia="fr-BE"/>
          </w:rPr>
          <w:tab/>
        </w:r>
        <w:r w:rsidDel="00847A0B">
          <w:rPr>
            <w:noProof/>
          </w:rPr>
          <w:delText>Service WRITE_TIU_MESSAGE</w:delText>
        </w:r>
        <w:r w:rsidDel="00847A0B">
          <w:rPr>
            <w:noProof/>
          </w:rPr>
          <w:tab/>
          <w:delText>48</w:delText>
        </w:r>
      </w:del>
    </w:p>
    <w:p w:rsidR="006F3332" w:rsidRPr="00982ABA" w:rsidDel="00847A0B" w:rsidRDefault="006F3332">
      <w:pPr>
        <w:pStyle w:val="TM3"/>
        <w:tabs>
          <w:tab w:val="left" w:pos="1320"/>
          <w:tab w:val="right" w:leader="dot" w:pos="9606"/>
        </w:tabs>
        <w:rPr>
          <w:del w:id="1088" w:author="3.0" w:date="2014-09-04T10:46:00Z"/>
          <w:rFonts w:ascii="Calibri" w:hAnsi="Calibri"/>
          <w:i w:val="0"/>
          <w:noProof/>
          <w:sz w:val="22"/>
          <w:szCs w:val="22"/>
          <w:lang w:eastAsia="fr-BE"/>
        </w:rPr>
      </w:pPr>
      <w:del w:id="1089" w:author="3.0" w:date="2014-09-04T10:46:00Z">
        <w:r w:rsidDel="00847A0B">
          <w:rPr>
            <w:noProof/>
          </w:rPr>
          <w:delText>4.10.3</w:delText>
        </w:r>
        <w:r w:rsidRPr="00982ABA" w:rsidDel="00847A0B">
          <w:rPr>
            <w:rFonts w:ascii="Calibri" w:hAnsi="Calibri"/>
            <w:i w:val="0"/>
            <w:noProof/>
            <w:sz w:val="22"/>
            <w:szCs w:val="22"/>
            <w:lang w:eastAsia="fr-BE"/>
          </w:rPr>
          <w:tab/>
        </w:r>
        <w:r w:rsidDel="00847A0B">
          <w:rPr>
            <w:noProof/>
          </w:rPr>
          <w:delText>Service READ_TIU_MESSAGE</w:delText>
        </w:r>
        <w:r w:rsidDel="00847A0B">
          <w:rPr>
            <w:noProof/>
          </w:rPr>
          <w:tab/>
          <w:delText>49</w:delText>
        </w:r>
      </w:del>
    </w:p>
    <w:p w:rsidR="006F3332" w:rsidRPr="00982ABA" w:rsidDel="00847A0B" w:rsidRDefault="006F3332">
      <w:pPr>
        <w:pStyle w:val="TM3"/>
        <w:tabs>
          <w:tab w:val="left" w:pos="1320"/>
          <w:tab w:val="right" w:leader="dot" w:pos="9606"/>
        </w:tabs>
        <w:rPr>
          <w:del w:id="1090" w:author="3.0" w:date="2014-09-04T10:46:00Z"/>
          <w:rFonts w:ascii="Calibri" w:hAnsi="Calibri"/>
          <w:i w:val="0"/>
          <w:noProof/>
          <w:sz w:val="22"/>
          <w:szCs w:val="22"/>
          <w:lang w:eastAsia="fr-BE"/>
        </w:rPr>
      </w:pPr>
      <w:del w:id="1091" w:author="3.0" w:date="2014-09-04T10:46:00Z">
        <w:r w:rsidDel="00847A0B">
          <w:rPr>
            <w:noProof/>
          </w:rPr>
          <w:delText>4.10.4</w:delText>
        </w:r>
        <w:r w:rsidRPr="00982ABA" w:rsidDel="00847A0B">
          <w:rPr>
            <w:rFonts w:ascii="Calibri" w:hAnsi="Calibri"/>
            <w:i w:val="0"/>
            <w:noProof/>
            <w:sz w:val="22"/>
            <w:szCs w:val="22"/>
            <w:lang w:eastAsia="fr-BE"/>
          </w:rPr>
          <w:tab/>
        </w:r>
        <w:r w:rsidDel="00847A0B">
          <w:rPr>
            <w:noProof/>
          </w:rPr>
          <w:delText>Service TIU_MESSAGE_QUEUE_IS_EMPTY</w:delText>
        </w:r>
        <w:r w:rsidDel="00847A0B">
          <w:rPr>
            <w:noProof/>
          </w:rPr>
          <w:tab/>
          <w:delText>49</w:delText>
        </w:r>
      </w:del>
    </w:p>
    <w:p w:rsidR="006F3332" w:rsidRPr="00982ABA" w:rsidDel="00847A0B" w:rsidRDefault="006F3332">
      <w:pPr>
        <w:pStyle w:val="TM3"/>
        <w:tabs>
          <w:tab w:val="left" w:pos="1320"/>
          <w:tab w:val="right" w:leader="dot" w:pos="9606"/>
        </w:tabs>
        <w:rPr>
          <w:del w:id="1092" w:author="3.0" w:date="2014-09-04T10:46:00Z"/>
          <w:rFonts w:ascii="Calibri" w:hAnsi="Calibri"/>
          <w:i w:val="0"/>
          <w:noProof/>
          <w:sz w:val="22"/>
          <w:szCs w:val="22"/>
          <w:lang w:eastAsia="fr-BE"/>
        </w:rPr>
      </w:pPr>
      <w:del w:id="1093" w:author="3.0" w:date="2014-09-04T10:46:00Z">
        <w:r w:rsidDel="00847A0B">
          <w:rPr>
            <w:noProof/>
          </w:rPr>
          <w:delText>4.10.5</w:delText>
        </w:r>
        <w:r w:rsidRPr="00982ABA" w:rsidDel="00847A0B">
          <w:rPr>
            <w:rFonts w:ascii="Calibri" w:hAnsi="Calibri"/>
            <w:i w:val="0"/>
            <w:noProof/>
            <w:sz w:val="22"/>
            <w:szCs w:val="22"/>
            <w:lang w:eastAsia="fr-BE"/>
          </w:rPr>
          <w:tab/>
        </w:r>
        <w:r w:rsidDel="00847A0B">
          <w:rPr>
            <w:noProof/>
          </w:rPr>
          <w:delText>Service EB_REQUESTED</w:delText>
        </w:r>
        <w:r w:rsidDel="00847A0B">
          <w:rPr>
            <w:noProof/>
          </w:rPr>
          <w:tab/>
          <w:delText>50</w:delText>
        </w:r>
      </w:del>
    </w:p>
    <w:p w:rsidR="006F3332" w:rsidRPr="00982ABA" w:rsidDel="00847A0B" w:rsidRDefault="006F3332">
      <w:pPr>
        <w:pStyle w:val="TM3"/>
        <w:tabs>
          <w:tab w:val="left" w:pos="1320"/>
          <w:tab w:val="right" w:leader="dot" w:pos="9606"/>
        </w:tabs>
        <w:rPr>
          <w:del w:id="1094" w:author="3.0" w:date="2014-09-04T10:46:00Z"/>
          <w:rFonts w:ascii="Calibri" w:hAnsi="Calibri"/>
          <w:i w:val="0"/>
          <w:noProof/>
          <w:sz w:val="22"/>
          <w:szCs w:val="22"/>
          <w:lang w:eastAsia="fr-BE"/>
        </w:rPr>
      </w:pPr>
      <w:del w:id="1095" w:author="3.0" w:date="2014-09-04T10:46:00Z">
        <w:r w:rsidDel="00847A0B">
          <w:rPr>
            <w:noProof/>
          </w:rPr>
          <w:delText>4.10.6</w:delText>
        </w:r>
        <w:r w:rsidRPr="00982ABA" w:rsidDel="00847A0B">
          <w:rPr>
            <w:rFonts w:ascii="Calibri" w:hAnsi="Calibri"/>
            <w:i w:val="0"/>
            <w:noProof/>
            <w:sz w:val="22"/>
            <w:szCs w:val="22"/>
            <w:lang w:eastAsia="fr-BE"/>
          </w:rPr>
          <w:tab/>
        </w:r>
        <w:r w:rsidDel="00847A0B">
          <w:rPr>
            <w:noProof/>
          </w:rPr>
          <w:delText>Service EVC_ISOLATION_IS_REQUESTED</w:delText>
        </w:r>
        <w:r w:rsidDel="00847A0B">
          <w:rPr>
            <w:noProof/>
          </w:rPr>
          <w:tab/>
          <w:delText>50</w:delText>
        </w:r>
      </w:del>
    </w:p>
    <w:p w:rsidR="006F3332" w:rsidRPr="00982ABA" w:rsidDel="00847A0B" w:rsidRDefault="006F3332">
      <w:pPr>
        <w:pStyle w:val="TM3"/>
        <w:tabs>
          <w:tab w:val="left" w:pos="1320"/>
          <w:tab w:val="right" w:leader="dot" w:pos="9606"/>
        </w:tabs>
        <w:rPr>
          <w:del w:id="1096" w:author="3.0" w:date="2014-09-04T10:46:00Z"/>
          <w:rFonts w:ascii="Calibri" w:hAnsi="Calibri"/>
          <w:i w:val="0"/>
          <w:noProof/>
          <w:sz w:val="22"/>
          <w:szCs w:val="22"/>
          <w:lang w:eastAsia="fr-BE"/>
        </w:rPr>
      </w:pPr>
      <w:del w:id="1097" w:author="3.0" w:date="2014-09-04T10:46:00Z">
        <w:r w:rsidDel="00847A0B">
          <w:rPr>
            <w:noProof/>
          </w:rPr>
          <w:delText>4.10.7</w:delText>
        </w:r>
        <w:r w:rsidRPr="00982ABA" w:rsidDel="00847A0B">
          <w:rPr>
            <w:rFonts w:ascii="Calibri" w:hAnsi="Calibri"/>
            <w:i w:val="0"/>
            <w:noProof/>
            <w:sz w:val="22"/>
            <w:szCs w:val="22"/>
            <w:lang w:eastAsia="fr-BE"/>
          </w:rPr>
          <w:tab/>
        </w:r>
        <w:r w:rsidDel="00847A0B">
          <w:rPr>
            <w:noProof/>
          </w:rPr>
          <w:delText>Service OCCUPIED_CABIN</w:delText>
        </w:r>
        <w:r w:rsidDel="00847A0B">
          <w:rPr>
            <w:noProof/>
          </w:rPr>
          <w:tab/>
          <w:delText>51</w:delText>
        </w:r>
      </w:del>
    </w:p>
    <w:p w:rsidR="006F3332" w:rsidRPr="00982ABA" w:rsidDel="00847A0B" w:rsidRDefault="006F3332">
      <w:pPr>
        <w:pStyle w:val="TM3"/>
        <w:tabs>
          <w:tab w:val="left" w:pos="1320"/>
          <w:tab w:val="right" w:leader="dot" w:pos="9606"/>
        </w:tabs>
        <w:rPr>
          <w:del w:id="1098" w:author="3.0" w:date="2014-09-04T10:46:00Z"/>
          <w:rFonts w:ascii="Calibri" w:hAnsi="Calibri"/>
          <w:i w:val="0"/>
          <w:noProof/>
          <w:sz w:val="22"/>
          <w:szCs w:val="22"/>
          <w:lang w:eastAsia="fr-BE"/>
        </w:rPr>
      </w:pPr>
      <w:del w:id="1099" w:author="3.0" w:date="2014-09-04T10:46:00Z">
        <w:r w:rsidDel="00847A0B">
          <w:rPr>
            <w:noProof/>
          </w:rPr>
          <w:delText>4.10.8</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51</w:delText>
        </w:r>
      </w:del>
    </w:p>
    <w:p w:rsidR="006F3332" w:rsidRPr="00982ABA" w:rsidDel="00847A0B" w:rsidRDefault="006F3332">
      <w:pPr>
        <w:pStyle w:val="TM2"/>
        <w:tabs>
          <w:tab w:val="left" w:pos="880"/>
          <w:tab w:val="right" w:leader="dot" w:pos="9606"/>
        </w:tabs>
        <w:rPr>
          <w:del w:id="1100" w:author="3.0" w:date="2014-09-04T10:46:00Z"/>
          <w:rFonts w:ascii="Calibri" w:hAnsi="Calibri"/>
          <w:smallCaps w:val="0"/>
          <w:noProof/>
          <w:sz w:val="22"/>
          <w:szCs w:val="22"/>
          <w:lang w:eastAsia="fr-BE"/>
        </w:rPr>
      </w:pPr>
      <w:del w:id="1101" w:author="3.0" w:date="2014-09-04T10:46:00Z">
        <w:r w:rsidDel="00847A0B">
          <w:rPr>
            <w:noProof/>
          </w:rPr>
          <w:delText>4.11</w:delText>
        </w:r>
        <w:r w:rsidRPr="00982ABA" w:rsidDel="00847A0B">
          <w:rPr>
            <w:rFonts w:ascii="Calibri" w:hAnsi="Calibri"/>
            <w:smallCaps w:val="0"/>
            <w:noProof/>
            <w:sz w:val="22"/>
            <w:szCs w:val="22"/>
            <w:lang w:eastAsia="fr-BE"/>
          </w:rPr>
          <w:tab/>
        </w:r>
        <w:r w:rsidDel="00847A0B">
          <w:rPr>
            <w:noProof/>
          </w:rPr>
          <w:delText>Driver Machine Interface (DMI)</w:delText>
        </w:r>
        <w:r w:rsidDel="00847A0B">
          <w:rPr>
            <w:noProof/>
          </w:rPr>
          <w:tab/>
          <w:delText>52</w:delText>
        </w:r>
      </w:del>
    </w:p>
    <w:p w:rsidR="006F3332" w:rsidRPr="00982ABA" w:rsidDel="00847A0B" w:rsidRDefault="006F3332">
      <w:pPr>
        <w:pStyle w:val="TM3"/>
        <w:tabs>
          <w:tab w:val="left" w:pos="1320"/>
          <w:tab w:val="right" w:leader="dot" w:pos="9606"/>
        </w:tabs>
        <w:rPr>
          <w:del w:id="1102" w:author="3.0" w:date="2014-09-04T10:46:00Z"/>
          <w:rFonts w:ascii="Calibri" w:hAnsi="Calibri"/>
          <w:i w:val="0"/>
          <w:noProof/>
          <w:sz w:val="22"/>
          <w:szCs w:val="22"/>
          <w:lang w:eastAsia="fr-BE"/>
        </w:rPr>
      </w:pPr>
      <w:del w:id="1103" w:author="3.0" w:date="2014-09-04T10:46:00Z">
        <w:r w:rsidDel="00847A0B">
          <w:rPr>
            <w:noProof/>
          </w:rPr>
          <w:delText>4.11.1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52</w:delText>
        </w:r>
      </w:del>
    </w:p>
    <w:p w:rsidR="006F3332" w:rsidRPr="00982ABA" w:rsidDel="00847A0B" w:rsidRDefault="006F3332">
      <w:pPr>
        <w:pStyle w:val="TM3"/>
        <w:tabs>
          <w:tab w:val="left" w:pos="1320"/>
          <w:tab w:val="right" w:leader="dot" w:pos="9606"/>
        </w:tabs>
        <w:rPr>
          <w:del w:id="1104" w:author="3.0" w:date="2014-09-04T10:46:00Z"/>
          <w:rFonts w:ascii="Calibri" w:hAnsi="Calibri"/>
          <w:i w:val="0"/>
          <w:noProof/>
          <w:sz w:val="22"/>
          <w:szCs w:val="22"/>
          <w:lang w:eastAsia="fr-BE"/>
        </w:rPr>
      </w:pPr>
      <w:del w:id="1105" w:author="3.0" w:date="2014-09-04T10:46:00Z">
        <w:r w:rsidDel="00847A0B">
          <w:rPr>
            <w:noProof/>
          </w:rPr>
          <w:delText>4.11.2</w:delText>
        </w:r>
        <w:r w:rsidRPr="00982ABA" w:rsidDel="00847A0B">
          <w:rPr>
            <w:rFonts w:ascii="Calibri" w:hAnsi="Calibri"/>
            <w:i w:val="0"/>
            <w:noProof/>
            <w:sz w:val="22"/>
            <w:szCs w:val="22"/>
            <w:lang w:eastAsia="fr-BE"/>
          </w:rPr>
          <w:tab/>
        </w:r>
        <w:r w:rsidDel="00847A0B">
          <w:rPr>
            <w:noProof/>
          </w:rPr>
          <w:delText>Service WRITE_MMI_MESSAGE</w:delText>
        </w:r>
        <w:r w:rsidDel="00847A0B">
          <w:rPr>
            <w:noProof/>
          </w:rPr>
          <w:tab/>
          <w:delText>52</w:delText>
        </w:r>
      </w:del>
    </w:p>
    <w:p w:rsidR="006F3332" w:rsidRPr="00982ABA" w:rsidDel="00847A0B" w:rsidRDefault="006F3332">
      <w:pPr>
        <w:pStyle w:val="TM3"/>
        <w:tabs>
          <w:tab w:val="left" w:pos="1320"/>
          <w:tab w:val="right" w:leader="dot" w:pos="9606"/>
        </w:tabs>
        <w:rPr>
          <w:del w:id="1106" w:author="3.0" w:date="2014-09-04T10:46:00Z"/>
          <w:rFonts w:ascii="Calibri" w:hAnsi="Calibri"/>
          <w:i w:val="0"/>
          <w:noProof/>
          <w:sz w:val="22"/>
          <w:szCs w:val="22"/>
          <w:lang w:eastAsia="fr-BE"/>
        </w:rPr>
      </w:pPr>
      <w:del w:id="1107" w:author="3.0" w:date="2014-09-04T10:46:00Z">
        <w:r w:rsidDel="00847A0B">
          <w:rPr>
            <w:noProof/>
          </w:rPr>
          <w:delText>4.11.3</w:delText>
        </w:r>
        <w:r w:rsidRPr="00982ABA" w:rsidDel="00847A0B">
          <w:rPr>
            <w:rFonts w:ascii="Calibri" w:hAnsi="Calibri"/>
            <w:i w:val="0"/>
            <w:noProof/>
            <w:sz w:val="22"/>
            <w:szCs w:val="22"/>
            <w:lang w:eastAsia="fr-BE"/>
          </w:rPr>
          <w:tab/>
        </w:r>
        <w:r w:rsidDel="00847A0B">
          <w:rPr>
            <w:noProof/>
          </w:rPr>
          <w:delText>Service READ_MMI_MESSAGE</w:delText>
        </w:r>
        <w:r w:rsidDel="00847A0B">
          <w:rPr>
            <w:noProof/>
          </w:rPr>
          <w:tab/>
          <w:delText>53</w:delText>
        </w:r>
      </w:del>
    </w:p>
    <w:p w:rsidR="006F3332" w:rsidRPr="00982ABA" w:rsidDel="00847A0B" w:rsidRDefault="006F3332">
      <w:pPr>
        <w:pStyle w:val="TM3"/>
        <w:tabs>
          <w:tab w:val="left" w:pos="1320"/>
          <w:tab w:val="right" w:leader="dot" w:pos="9606"/>
        </w:tabs>
        <w:rPr>
          <w:del w:id="1108" w:author="3.0" w:date="2014-09-04T10:46:00Z"/>
          <w:rFonts w:ascii="Calibri" w:hAnsi="Calibri"/>
          <w:i w:val="0"/>
          <w:noProof/>
          <w:sz w:val="22"/>
          <w:szCs w:val="22"/>
          <w:lang w:eastAsia="fr-BE"/>
        </w:rPr>
      </w:pPr>
      <w:del w:id="1109" w:author="3.0" w:date="2014-09-04T10:46:00Z">
        <w:r w:rsidDel="00847A0B">
          <w:rPr>
            <w:noProof/>
          </w:rPr>
          <w:delText>4.11.4</w:delText>
        </w:r>
        <w:r w:rsidRPr="00982ABA" w:rsidDel="00847A0B">
          <w:rPr>
            <w:rFonts w:ascii="Calibri" w:hAnsi="Calibri"/>
            <w:i w:val="0"/>
            <w:noProof/>
            <w:sz w:val="22"/>
            <w:szCs w:val="22"/>
            <w:lang w:eastAsia="fr-BE"/>
          </w:rPr>
          <w:tab/>
        </w:r>
        <w:r w:rsidDel="00847A0B">
          <w:rPr>
            <w:noProof/>
          </w:rPr>
          <w:delText>Service MMI_MESSAGE_QUEUE_IS_EMPTY</w:delText>
        </w:r>
        <w:r w:rsidDel="00847A0B">
          <w:rPr>
            <w:noProof/>
          </w:rPr>
          <w:tab/>
          <w:delText>54</w:delText>
        </w:r>
      </w:del>
    </w:p>
    <w:p w:rsidR="006F3332" w:rsidRPr="00982ABA" w:rsidDel="00847A0B" w:rsidRDefault="006F3332">
      <w:pPr>
        <w:pStyle w:val="TM3"/>
        <w:tabs>
          <w:tab w:val="left" w:pos="1320"/>
          <w:tab w:val="right" w:leader="dot" w:pos="9606"/>
        </w:tabs>
        <w:rPr>
          <w:del w:id="1110" w:author="3.0" w:date="2014-09-04T10:46:00Z"/>
          <w:rFonts w:ascii="Calibri" w:hAnsi="Calibri"/>
          <w:i w:val="0"/>
          <w:noProof/>
          <w:sz w:val="22"/>
          <w:szCs w:val="22"/>
          <w:lang w:eastAsia="fr-BE"/>
        </w:rPr>
      </w:pPr>
      <w:del w:id="1111" w:author="3.0" w:date="2014-09-04T10:46:00Z">
        <w:r w:rsidDel="00847A0B">
          <w:rPr>
            <w:noProof/>
          </w:rPr>
          <w:delText>4.11.5</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54</w:delText>
        </w:r>
      </w:del>
    </w:p>
    <w:p w:rsidR="006F3332" w:rsidRPr="00982ABA" w:rsidDel="00847A0B" w:rsidRDefault="006F3332">
      <w:pPr>
        <w:pStyle w:val="TM2"/>
        <w:tabs>
          <w:tab w:val="left" w:pos="880"/>
          <w:tab w:val="right" w:leader="dot" w:pos="9606"/>
        </w:tabs>
        <w:rPr>
          <w:del w:id="1112" w:author="3.0" w:date="2014-09-04T10:46:00Z"/>
          <w:rFonts w:ascii="Calibri" w:hAnsi="Calibri"/>
          <w:smallCaps w:val="0"/>
          <w:noProof/>
          <w:sz w:val="22"/>
          <w:szCs w:val="22"/>
          <w:lang w:eastAsia="fr-BE"/>
        </w:rPr>
      </w:pPr>
      <w:del w:id="1113" w:author="3.0" w:date="2014-09-04T10:46:00Z">
        <w:r w:rsidDel="00847A0B">
          <w:rPr>
            <w:noProof/>
          </w:rPr>
          <w:delText>4.12</w:delText>
        </w:r>
        <w:r w:rsidRPr="00982ABA" w:rsidDel="00847A0B">
          <w:rPr>
            <w:rFonts w:ascii="Calibri" w:hAnsi="Calibri"/>
            <w:smallCaps w:val="0"/>
            <w:noProof/>
            <w:sz w:val="22"/>
            <w:szCs w:val="22"/>
            <w:lang w:eastAsia="fr-BE"/>
          </w:rPr>
          <w:tab/>
        </w:r>
        <w:r w:rsidDel="00847A0B">
          <w:rPr>
            <w:noProof/>
          </w:rPr>
          <w:delText>JRU Interface</w:delText>
        </w:r>
        <w:r w:rsidDel="00847A0B">
          <w:rPr>
            <w:noProof/>
          </w:rPr>
          <w:tab/>
          <w:delText>56</w:delText>
        </w:r>
      </w:del>
    </w:p>
    <w:p w:rsidR="006F3332" w:rsidRPr="00982ABA" w:rsidDel="00847A0B" w:rsidRDefault="006F3332">
      <w:pPr>
        <w:pStyle w:val="TM3"/>
        <w:tabs>
          <w:tab w:val="left" w:pos="1320"/>
          <w:tab w:val="right" w:leader="dot" w:pos="9606"/>
        </w:tabs>
        <w:rPr>
          <w:del w:id="1114" w:author="3.0" w:date="2014-09-04T10:46:00Z"/>
          <w:rFonts w:ascii="Calibri" w:hAnsi="Calibri"/>
          <w:i w:val="0"/>
          <w:noProof/>
          <w:sz w:val="22"/>
          <w:szCs w:val="22"/>
          <w:lang w:eastAsia="fr-BE"/>
        </w:rPr>
      </w:pPr>
      <w:del w:id="1115" w:author="3.0" w:date="2014-09-04T10:46:00Z">
        <w:r w:rsidDel="00847A0B">
          <w:rPr>
            <w:noProof/>
          </w:rPr>
          <w:delText>4.12.1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56</w:delText>
        </w:r>
      </w:del>
    </w:p>
    <w:p w:rsidR="006F3332" w:rsidRPr="00982ABA" w:rsidDel="00847A0B" w:rsidRDefault="006F3332">
      <w:pPr>
        <w:pStyle w:val="TM3"/>
        <w:tabs>
          <w:tab w:val="left" w:pos="1320"/>
          <w:tab w:val="right" w:leader="dot" w:pos="9606"/>
        </w:tabs>
        <w:rPr>
          <w:del w:id="1116" w:author="3.0" w:date="2014-09-04T10:46:00Z"/>
          <w:rFonts w:ascii="Calibri" w:hAnsi="Calibri"/>
          <w:i w:val="0"/>
          <w:noProof/>
          <w:sz w:val="22"/>
          <w:szCs w:val="22"/>
          <w:lang w:eastAsia="fr-BE"/>
        </w:rPr>
      </w:pPr>
      <w:del w:id="1117" w:author="3.0" w:date="2014-09-04T10:46:00Z">
        <w:r w:rsidDel="00847A0B">
          <w:rPr>
            <w:noProof/>
          </w:rPr>
          <w:delText>4.12.2</w:delText>
        </w:r>
        <w:r w:rsidRPr="00982ABA" w:rsidDel="00847A0B">
          <w:rPr>
            <w:rFonts w:ascii="Calibri" w:hAnsi="Calibri"/>
            <w:i w:val="0"/>
            <w:noProof/>
            <w:sz w:val="22"/>
            <w:szCs w:val="22"/>
            <w:lang w:eastAsia="fr-BE"/>
          </w:rPr>
          <w:tab/>
        </w:r>
        <w:r w:rsidDel="00847A0B">
          <w:rPr>
            <w:noProof/>
          </w:rPr>
          <w:delText>Service WRITE_JRU_MESSAGE</w:delText>
        </w:r>
        <w:r w:rsidDel="00847A0B">
          <w:rPr>
            <w:noProof/>
          </w:rPr>
          <w:tab/>
          <w:delText>56</w:delText>
        </w:r>
      </w:del>
    </w:p>
    <w:p w:rsidR="006F3332" w:rsidRPr="00982ABA" w:rsidDel="00847A0B" w:rsidRDefault="006F3332">
      <w:pPr>
        <w:pStyle w:val="TM3"/>
        <w:tabs>
          <w:tab w:val="left" w:pos="1320"/>
          <w:tab w:val="right" w:leader="dot" w:pos="9606"/>
        </w:tabs>
        <w:rPr>
          <w:del w:id="1118" w:author="3.0" w:date="2014-09-04T10:46:00Z"/>
          <w:rFonts w:ascii="Calibri" w:hAnsi="Calibri"/>
          <w:i w:val="0"/>
          <w:noProof/>
          <w:sz w:val="22"/>
          <w:szCs w:val="22"/>
          <w:lang w:eastAsia="fr-BE"/>
        </w:rPr>
      </w:pPr>
      <w:del w:id="1119" w:author="3.0" w:date="2014-09-04T10:46:00Z">
        <w:r w:rsidDel="00847A0B">
          <w:rPr>
            <w:noProof/>
          </w:rPr>
          <w:delText>4.12.3</w:delText>
        </w:r>
        <w:r w:rsidRPr="00982ABA" w:rsidDel="00847A0B">
          <w:rPr>
            <w:rFonts w:ascii="Calibri" w:hAnsi="Calibri"/>
            <w:i w:val="0"/>
            <w:noProof/>
            <w:sz w:val="22"/>
            <w:szCs w:val="22"/>
            <w:lang w:eastAsia="fr-BE"/>
          </w:rPr>
          <w:tab/>
        </w:r>
        <w:r w:rsidDel="00847A0B">
          <w:rPr>
            <w:noProof/>
          </w:rPr>
          <w:delText>Service READ_JRU_MESSAGE</w:delText>
        </w:r>
        <w:r w:rsidDel="00847A0B">
          <w:rPr>
            <w:noProof/>
          </w:rPr>
          <w:tab/>
          <w:delText>57</w:delText>
        </w:r>
      </w:del>
    </w:p>
    <w:p w:rsidR="006F3332" w:rsidRPr="00982ABA" w:rsidDel="00847A0B" w:rsidRDefault="006F3332">
      <w:pPr>
        <w:pStyle w:val="TM3"/>
        <w:tabs>
          <w:tab w:val="left" w:pos="1320"/>
          <w:tab w:val="right" w:leader="dot" w:pos="9606"/>
        </w:tabs>
        <w:rPr>
          <w:del w:id="1120" w:author="3.0" w:date="2014-09-04T10:46:00Z"/>
          <w:rFonts w:ascii="Calibri" w:hAnsi="Calibri"/>
          <w:i w:val="0"/>
          <w:noProof/>
          <w:sz w:val="22"/>
          <w:szCs w:val="22"/>
          <w:lang w:eastAsia="fr-BE"/>
        </w:rPr>
      </w:pPr>
      <w:del w:id="1121" w:author="3.0" w:date="2014-09-04T10:46:00Z">
        <w:r w:rsidDel="00847A0B">
          <w:rPr>
            <w:noProof/>
          </w:rPr>
          <w:delText>4.12.4</w:delText>
        </w:r>
        <w:r w:rsidRPr="00982ABA" w:rsidDel="00847A0B">
          <w:rPr>
            <w:rFonts w:ascii="Calibri" w:hAnsi="Calibri"/>
            <w:i w:val="0"/>
            <w:noProof/>
            <w:sz w:val="22"/>
            <w:szCs w:val="22"/>
            <w:lang w:eastAsia="fr-BE"/>
          </w:rPr>
          <w:tab/>
        </w:r>
        <w:r w:rsidDel="00847A0B">
          <w:rPr>
            <w:noProof/>
          </w:rPr>
          <w:delText>Service JRU_MESSAGE_QUEUE_IS_EMPTY</w:delText>
        </w:r>
        <w:r w:rsidDel="00847A0B">
          <w:rPr>
            <w:noProof/>
          </w:rPr>
          <w:tab/>
          <w:delText>57</w:delText>
        </w:r>
      </w:del>
    </w:p>
    <w:p w:rsidR="006F3332" w:rsidRPr="00982ABA" w:rsidDel="00847A0B" w:rsidRDefault="006F3332">
      <w:pPr>
        <w:pStyle w:val="TM3"/>
        <w:tabs>
          <w:tab w:val="left" w:pos="1320"/>
          <w:tab w:val="right" w:leader="dot" w:pos="9606"/>
        </w:tabs>
        <w:rPr>
          <w:del w:id="1122" w:author="3.0" w:date="2014-09-04T10:46:00Z"/>
          <w:rFonts w:ascii="Calibri" w:hAnsi="Calibri"/>
          <w:i w:val="0"/>
          <w:noProof/>
          <w:sz w:val="22"/>
          <w:szCs w:val="22"/>
          <w:lang w:eastAsia="fr-BE"/>
        </w:rPr>
      </w:pPr>
      <w:del w:id="1123" w:author="3.0" w:date="2014-09-04T10:46:00Z">
        <w:r w:rsidDel="00847A0B">
          <w:rPr>
            <w:noProof/>
          </w:rPr>
          <w:delText>4.12.5</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58</w:delText>
        </w:r>
      </w:del>
    </w:p>
    <w:p w:rsidR="006F3332" w:rsidRPr="00982ABA" w:rsidDel="00847A0B" w:rsidRDefault="006F3332">
      <w:pPr>
        <w:pStyle w:val="TM2"/>
        <w:tabs>
          <w:tab w:val="left" w:pos="880"/>
          <w:tab w:val="right" w:leader="dot" w:pos="9606"/>
        </w:tabs>
        <w:rPr>
          <w:del w:id="1124" w:author="3.0" w:date="2014-09-04T10:46:00Z"/>
          <w:rFonts w:ascii="Calibri" w:hAnsi="Calibri"/>
          <w:smallCaps w:val="0"/>
          <w:noProof/>
          <w:sz w:val="22"/>
          <w:szCs w:val="22"/>
          <w:lang w:eastAsia="fr-BE"/>
        </w:rPr>
      </w:pPr>
      <w:del w:id="1125" w:author="3.0" w:date="2014-09-04T10:46:00Z">
        <w:r w:rsidDel="00847A0B">
          <w:rPr>
            <w:noProof/>
          </w:rPr>
          <w:delText>4.13</w:delText>
        </w:r>
        <w:r w:rsidRPr="00982ABA" w:rsidDel="00847A0B">
          <w:rPr>
            <w:rFonts w:ascii="Calibri" w:hAnsi="Calibri"/>
            <w:smallCaps w:val="0"/>
            <w:noProof/>
            <w:sz w:val="22"/>
            <w:szCs w:val="22"/>
            <w:lang w:eastAsia="fr-BE"/>
          </w:rPr>
          <w:tab/>
        </w:r>
        <w:r w:rsidDel="00847A0B">
          <w:rPr>
            <w:noProof/>
          </w:rPr>
          <w:delText>STM Interface</w:delText>
        </w:r>
        <w:r w:rsidDel="00847A0B">
          <w:rPr>
            <w:noProof/>
          </w:rPr>
          <w:tab/>
          <w:delText>59</w:delText>
        </w:r>
      </w:del>
    </w:p>
    <w:p w:rsidR="006F3332" w:rsidRPr="00982ABA" w:rsidDel="00847A0B" w:rsidRDefault="006F3332">
      <w:pPr>
        <w:pStyle w:val="TM3"/>
        <w:tabs>
          <w:tab w:val="left" w:pos="1320"/>
          <w:tab w:val="right" w:leader="dot" w:pos="9606"/>
        </w:tabs>
        <w:rPr>
          <w:del w:id="1126" w:author="3.0" w:date="2014-09-04T10:46:00Z"/>
          <w:rFonts w:ascii="Calibri" w:hAnsi="Calibri"/>
          <w:i w:val="0"/>
          <w:noProof/>
          <w:sz w:val="22"/>
          <w:szCs w:val="22"/>
          <w:lang w:eastAsia="fr-BE"/>
        </w:rPr>
      </w:pPr>
      <w:del w:id="1127" w:author="3.0" w:date="2014-09-04T10:46:00Z">
        <w:r w:rsidDel="00847A0B">
          <w:rPr>
            <w:noProof/>
          </w:rPr>
          <w:delText>4.13.1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59</w:delText>
        </w:r>
      </w:del>
    </w:p>
    <w:p w:rsidR="006F3332" w:rsidRPr="00982ABA" w:rsidDel="00847A0B" w:rsidRDefault="006F3332">
      <w:pPr>
        <w:pStyle w:val="TM3"/>
        <w:tabs>
          <w:tab w:val="left" w:pos="1320"/>
          <w:tab w:val="right" w:leader="dot" w:pos="9606"/>
        </w:tabs>
        <w:rPr>
          <w:del w:id="1128" w:author="3.0" w:date="2014-09-04T10:46:00Z"/>
          <w:rFonts w:ascii="Calibri" w:hAnsi="Calibri"/>
          <w:i w:val="0"/>
          <w:noProof/>
          <w:sz w:val="22"/>
          <w:szCs w:val="22"/>
          <w:lang w:eastAsia="fr-BE"/>
        </w:rPr>
      </w:pPr>
      <w:del w:id="1129" w:author="3.0" w:date="2014-09-04T10:46:00Z">
        <w:r w:rsidDel="00847A0B">
          <w:rPr>
            <w:noProof/>
          </w:rPr>
          <w:delText>4.13.2</w:delText>
        </w:r>
        <w:r w:rsidRPr="00982ABA" w:rsidDel="00847A0B">
          <w:rPr>
            <w:rFonts w:ascii="Calibri" w:hAnsi="Calibri"/>
            <w:i w:val="0"/>
            <w:noProof/>
            <w:sz w:val="22"/>
            <w:szCs w:val="22"/>
            <w:lang w:eastAsia="fr-BE"/>
          </w:rPr>
          <w:tab/>
        </w:r>
        <w:r w:rsidDel="00847A0B">
          <w:rPr>
            <w:noProof/>
          </w:rPr>
          <w:delText>Service WRITE_STM_MESSAGE</w:delText>
        </w:r>
        <w:r w:rsidDel="00847A0B">
          <w:rPr>
            <w:noProof/>
          </w:rPr>
          <w:tab/>
          <w:delText>59</w:delText>
        </w:r>
      </w:del>
    </w:p>
    <w:p w:rsidR="006F3332" w:rsidRPr="00982ABA" w:rsidDel="00847A0B" w:rsidRDefault="006F3332">
      <w:pPr>
        <w:pStyle w:val="TM3"/>
        <w:tabs>
          <w:tab w:val="left" w:pos="1320"/>
          <w:tab w:val="right" w:leader="dot" w:pos="9606"/>
        </w:tabs>
        <w:rPr>
          <w:del w:id="1130" w:author="3.0" w:date="2014-09-04T10:46:00Z"/>
          <w:rFonts w:ascii="Calibri" w:hAnsi="Calibri"/>
          <w:i w:val="0"/>
          <w:noProof/>
          <w:sz w:val="22"/>
          <w:szCs w:val="22"/>
          <w:lang w:eastAsia="fr-BE"/>
        </w:rPr>
      </w:pPr>
      <w:del w:id="1131" w:author="3.0" w:date="2014-09-04T10:46:00Z">
        <w:r w:rsidDel="00847A0B">
          <w:rPr>
            <w:noProof/>
          </w:rPr>
          <w:delText>4.13.3</w:delText>
        </w:r>
        <w:r w:rsidRPr="00982ABA" w:rsidDel="00847A0B">
          <w:rPr>
            <w:rFonts w:ascii="Calibri" w:hAnsi="Calibri"/>
            <w:i w:val="0"/>
            <w:noProof/>
            <w:sz w:val="22"/>
            <w:szCs w:val="22"/>
            <w:lang w:eastAsia="fr-BE"/>
          </w:rPr>
          <w:tab/>
        </w:r>
        <w:r w:rsidDel="00847A0B">
          <w:rPr>
            <w:noProof/>
          </w:rPr>
          <w:delText>Service READ_STM_MESSAGE</w:delText>
        </w:r>
        <w:r w:rsidDel="00847A0B">
          <w:rPr>
            <w:noProof/>
          </w:rPr>
          <w:tab/>
          <w:delText>60</w:delText>
        </w:r>
      </w:del>
    </w:p>
    <w:p w:rsidR="006F3332" w:rsidRPr="00982ABA" w:rsidDel="00847A0B" w:rsidRDefault="006F3332">
      <w:pPr>
        <w:pStyle w:val="TM3"/>
        <w:tabs>
          <w:tab w:val="left" w:pos="1320"/>
          <w:tab w:val="right" w:leader="dot" w:pos="9606"/>
        </w:tabs>
        <w:rPr>
          <w:del w:id="1132" w:author="3.0" w:date="2014-09-04T10:46:00Z"/>
          <w:rFonts w:ascii="Calibri" w:hAnsi="Calibri"/>
          <w:i w:val="0"/>
          <w:noProof/>
          <w:sz w:val="22"/>
          <w:szCs w:val="22"/>
          <w:lang w:eastAsia="fr-BE"/>
        </w:rPr>
      </w:pPr>
      <w:del w:id="1133" w:author="3.0" w:date="2014-09-04T10:46:00Z">
        <w:r w:rsidDel="00847A0B">
          <w:rPr>
            <w:noProof/>
          </w:rPr>
          <w:delText>4.13.4</w:delText>
        </w:r>
        <w:r w:rsidRPr="00982ABA" w:rsidDel="00847A0B">
          <w:rPr>
            <w:rFonts w:ascii="Calibri" w:hAnsi="Calibri"/>
            <w:i w:val="0"/>
            <w:noProof/>
            <w:sz w:val="22"/>
            <w:szCs w:val="22"/>
            <w:lang w:eastAsia="fr-BE"/>
          </w:rPr>
          <w:tab/>
        </w:r>
        <w:r w:rsidDel="00847A0B">
          <w:rPr>
            <w:noProof/>
          </w:rPr>
          <w:delText>Service STM_MESSAGE_QUEUE_IS_EMPTY</w:delText>
        </w:r>
        <w:r w:rsidDel="00847A0B">
          <w:rPr>
            <w:noProof/>
          </w:rPr>
          <w:tab/>
          <w:delText>60</w:delText>
        </w:r>
      </w:del>
    </w:p>
    <w:p w:rsidR="006F3332" w:rsidRPr="00982ABA" w:rsidDel="00847A0B" w:rsidRDefault="006F3332">
      <w:pPr>
        <w:pStyle w:val="TM3"/>
        <w:tabs>
          <w:tab w:val="left" w:pos="1320"/>
          <w:tab w:val="right" w:leader="dot" w:pos="9606"/>
        </w:tabs>
        <w:rPr>
          <w:del w:id="1134" w:author="3.0" w:date="2014-09-04T10:46:00Z"/>
          <w:rFonts w:ascii="Calibri" w:hAnsi="Calibri"/>
          <w:i w:val="0"/>
          <w:noProof/>
          <w:sz w:val="22"/>
          <w:szCs w:val="22"/>
          <w:lang w:eastAsia="fr-BE"/>
        </w:rPr>
      </w:pPr>
      <w:del w:id="1135" w:author="3.0" w:date="2014-09-04T10:46:00Z">
        <w:r w:rsidDel="00847A0B">
          <w:rPr>
            <w:noProof/>
          </w:rPr>
          <w:delText>4.13.5</w:delText>
        </w:r>
        <w:r w:rsidRPr="00982ABA" w:rsidDel="00847A0B">
          <w:rPr>
            <w:rFonts w:ascii="Calibri" w:hAnsi="Calibri"/>
            <w:i w:val="0"/>
            <w:noProof/>
            <w:sz w:val="22"/>
            <w:szCs w:val="22"/>
            <w:lang w:eastAsia="fr-BE"/>
          </w:rPr>
          <w:tab/>
        </w:r>
        <w:r w:rsidDel="00847A0B">
          <w:rPr>
            <w:noProof/>
          </w:rPr>
          <w:delText>Service STM_INFO</w:delText>
        </w:r>
        <w:r w:rsidDel="00847A0B">
          <w:rPr>
            <w:noProof/>
          </w:rPr>
          <w:tab/>
          <w:delText>61</w:delText>
        </w:r>
      </w:del>
    </w:p>
    <w:p w:rsidR="006F3332" w:rsidRPr="00982ABA" w:rsidDel="00847A0B" w:rsidRDefault="006F3332">
      <w:pPr>
        <w:pStyle w:val="TM3"/>
        <w:tabs>
          <w:tab w:val="left" w:pos="1320"/>
          <w:tab w:val="right" w:leader="dot" w:pos="9606"/>
        </w:tabs>
        <w:rPr>
          <w:del w:id="1136" w:author="3.0" w:date="2014-09-04T10:46:00Z"/>
          <w:rFonts w:ascii="Calibri" w:hAnsi="Calibri"/>
          <w:i w:val="0"/>
          <w:noProof/>
          <w:sz w:val="22"/>
          <w:szCs w:val="22"/>
          <w:lang w:eastAsia="fr-BE"/>
        </w:rPr>
      </w:pPr>
      <w:del w:id="1137" w:author="3.0" w:date="2014-09-04T10:46:00Z">
        <w:r w:rsidDel="00847A0B">
          <w:rPr>
            <w:noProof/>
          </w:rPr>
          <w:delText>4.13.6</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61</w:delText>
        </w:r>
      </w:del>
    </w:p>
    <w:p w:rsidR="006F3332" w:rsidRPr="00982ABA" w:rsidDel="00847A0B" w:rsidRDefault="006F3332">
      <w:pPr>
        <w:pStyle w:val="TM2"/>
        <w:tabs>
          <w:tab w:val="left" w:pos="880"/>
          <w:tab w:val="right" w:leader="dot" w:pos="9606"/>
        </w:tabs>
        <w:rPr>
          <w:del w:id="1138" w:author="3.0" w:date="2014-09-04T10:46:00Z"/>
          <w:rFonts w:ascii="Calibri" w:hAnsi="Calibri"/>
          <w:smallCaps w:val="0"/>
          <w:noProof/>
          <w:sz w:val="22"/>
          <w:szCs w:val="22"/>
          <w:lang w:eastAsia="fr-BE"/>
        </w:rPr>
      </w:pPr>
      <w:del w:id="1139" w:author="3.0" w:date="2014-09-04T10:46:00Z">
        <w:r w:rsidDel="00847A0B">
          <w:rPr>
            <w:noProof/>
          </w:rPr>
          <w:delText>4.14</w:delText>
        </w:r>
        <w:r w:rsidRPr="00982ABA" w:rsidDel="00847A0B">
          <w:rPr>
            <w:rFonts w:ascii="Calibri" w:hAnsi="Calibri"/>
            <w:smallCaps w:val="0"/>
            <w:noProof/>
            <w:sz w:val="22"/>
            <w:szCs w:val="22"/>
            <w:lang w:eastAsia="fr-BE"/>
          </w:rPr>
          <w:tab/>
        </w:r>
        <w:r w:rsidDel="00847A0B">
          <w:rPr>
            <w:noProof/>
          </w:rPr>
          <w:delText>Euroradio interface</w:delText>
        </w:r>
        <w:r w:rsidDel="00847A0B">
          <w:rPr>
            <w:noProof/>
          </w:rPr>
          <w:tab/>
          <w:delText>64</w:delText>
        </w:r>
      </w:del>
    </w:p>
    <w:p w:rsidR="006F3332" w:rsidRPr="00982ABA" w:rsidDel="00847A0B" w:rsidRDefault="006F3332">
      <w:pPr>
        <w:pStyle w:val="TM3"/>
        <w:tabs>
          <w:tab w:val="left" w:pos="1320"/>
          <w:tab w:val="right" w:leader="dot" w:pos="9606"/>
        </w:tabs>
        <w:rPr>
          <w:del w:id="1140" w:author="3.0" w:date="2014-09-04T10:46:00Z"/>
          <w:rFonts w:ascii="Calibri" w:hAnsi="Calibri"/>
          <w:i w:val="0"/>
          <w:noProof/>
          <w:sz w:val="22"/>
          <w:szCs w:val="22"/>
          <w:lang w:eastAsia="fr-BE"/>
        </w:rPr>
      </w:pPr>
      <w:del w:id="1141" w:author="3.0" w:date="2014-09-04T10:46:00Z">
        <w:r w:rsidDel="00847A0B">
          <w:rPr>
            <w:noProof/>
          </w:rPr>
          <w:delText>4.14.1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64</w:delText>
        </w:r>
      </w:del>
    </w:p>
    <w:p w:rsidR="006F3332" w:rsidRPr="00982ABA" w:rsidDel="00847A0B" w:rsidRDefault="006F3332">
      <w:pPr>
        <w:pStyle w:val="TM3"/>
        <w:tabs>
          <w:tab w:val="left" w:pos="1320"/>
          <w:tab w:val="right" w:leader="dot" w:pos="9606"/>
        </w:tabs>
        <w:rPr>
          <w:del w:id="1142" w:author="3.0" w:date="2014-09-04T10:46:00Z"/>
          <w:rFonts w:ascii="Calibri" w:hAnsi="Calibri"/>
          <w:i w:val="0"/>
          <w:noProof/>
          <w:sz w:val="22"/>
          <w:szCs w:val="22"/>
          <w:lang w:eastAsia="fr-BE"/>
        </w:rPr>
      </w:pPr>
      <w:del w:id="1143" w:author="3.0" w:date="2014-09-04T10:46:00Z">
        <w:r w:rsidDel="00847A0B">
          <w:rPr>
            <w:noProof/>
          </w:rPr>
          <w:delText>4.14.2</w:delText>
        </w:r>
        <w:r w:rsidRPr="00982ABA" w:rsidDel="00847A0B">
          <w:rPr>
            <w:rFonts w:ascii="Calibri" w:hAnsi="Calibri"/>
            <w:i w:val="0"/>
            <w:noProof/>
            <w:sz w:val="22"/>
            <w:szCs w:val="22"/>
            <w:lang w:eastAsia="fr-BE"/>
          </w:rPr>
          <w:tab/>
        </w:r>
        <w:r w:rsidDel="00847A0B">
          <w:rPr>
            <w:noProof/>
          </w:rPr>
          <w:delText>Service NUMBER_OF_HANDABLE_RTM_COMMUNICATION_SESSION</w:delText>
        </w:r>
        <w:r w:rsidDel="00847A0B">
          <w:rPr>
            <w:noProof/>
          </w:rPr>
          <w:tab/>
          <w:delText>64</w:delText>
        </w:r>
      </w:del>
    </w:p>
    <w:p w:rsidR="006F3332" w:rsidRPr="00982ABA" w:rsidDel="00847A0B" w:rsidRDefault="006F3332">
      <w:pPr>
        <w:pStyle w:val="TM3"/>
        <w:tabs>
          <w:tab w:val="left" w:pos="1320"/>
          <w:tab w:val="right" w:leader="dot" w:pos="9606"/>
        </w:tabs>
        <w:rPr>
          <w:del w:id="1144" w:author="3.0" w:date="2014-09-04T10:46:00Z"/>
          <w:rFonts w:ascii="Calibri" w:hAnsi="Calibri"/>
          <w:i w:val="0"/>
          <w:noProof/>
          <w:sz w:val="22"/>
          <w:szCs w:val="22"/>
          <w:lang w:eastAsia="fr-BE"/>
        </w:rPr>
      </w:pPr>
      <w:del w:id="1145" w:author="3.0" w:date="2014-09-04T10:46:00Z">
        <w:r w:rsidDel="00847A0B">
          <w:rPr>
            <w:noProof/>
          </w:rPr>
          <w:delText>4.14.3</w:delText>
        </w:r>
        <w:r w:rsidRPr="00982ABA" w:rsidDel="00847A0B">
          <w:rPr>
            <w:rFonts w:ascii="Calibri" w:hAnsi="Calibri"/>
            <w:i w:val="0"/>
            <w:noProof/>
            <w:sz w:val="22"/>
            <w:szCs w:val="22"/>
            <w:lang w:eastAsia="fr-BE"/>
          </w:rPr>
          <w:tab/>
        </w:r>
        <w:r w:rsidDel="00847A0B">
          <w:rPr>
            <w:noProof/>
          </w:rPr>
          <w:delText>Service WRITE_MOBILE_CONTEXT</w:delText>
        </w:r>
        <w:r w:rsidDel="00847A0B">
          <w:rPr>
            <w:noProof/>
          </w:rPr>
          <w:tab/>
          <w:delText>64</w:delText>
        </w:r>
      </w:del>
    </w:p>
    <w:p w:rsidR="006F3332" w:rsidRPr="00982ABA" w:rsidDel="00847A0B" w:rsidRDefault="006F3332">
      <w:pPr>
        <w:pStyle w:val="TM3"/>
        <w:tabs>
          <w:tab w:val="left" w:pos="1320"/>
          <w:tab w:val="right" w:leader="dot" w:pos="9606"/>
        </w:tabs>
        <w:rPr>
          <w:del w:id="1146" w:author="3.0" w:date="2014-09-04T10:46:00Z"/>
          <w:rFonts w:ascii="Calibri" w:hAnsi="Calibri"/>
          <w:i w:val="0"/>
          <w:noProof/>
          <w:sz w:val="22"/>
          <w:szCs w:val="22"/>
          <w:lang w:eastAsia="fr-BE"/>
        </w:rPr>
      </w:pPr>
      <w:del w:id="1147" w:author="3.0" w:date="2014-09-04T10:46:00Z">
        <w:r w:rsidDel="00847A0B">
          <w:rPr>
            <w:noProof/>
          </w:rPr>
          <w:delText>4.14.4</w:delText>
        </w:r>
        <w:r w:rsidRPr="00982ABA" w:rsidDel="00847A0B">
          <w:rPr>
            <w:rFonts w:ascii="Calibri" w:hAnsi="Calibri"/>
            <w:i w:val="0"/>
            <w:noProof/>
            <w:sz w:val="22"/>
            <w:szCs w:val="22"/>
            <w:lang w:eastAsia="fr-BE"/>
          </w:rPr>
          <w:tab/>
        </w:r>
        <w:r w:rsidDel="00847A0B">
          <w:rPr>
            <w:noProof/>
          </w:rPr>
          <w:delText>Service READ_RTM_MESSAGE</w:delText>
        </w:r>
        <w:r w:rsidDel="00847A0B">
          <w:rPr>
            <w:noProof/>
          </w:rPr>
          <w:tab/>
          <w:delText>65</w:delText>
        </w:r>
      </w:del>
    </w:p>
    <w:p w:rsidR="006F3332" w:rsidRPr="00982ABA" w:rsidDel="00847A0B" w:rsidRDefault="006F3332">
      <w:pPr>
        <w:pStyle w:val="TM3"/>
        <w:tabs>
          <w:tab w:val="left" w:pos="1320"/>
          <w:tab w:val="right" w:leader="dot" w:pos="9606"/>
        </w:tabs>
        <w:rPr>
          <w:del w:id="1148" w:author="3.0" w:date="2014-09-04T10:46:00Z"/>
          <w:rFonts w:ascii="Calibri" w:hAnsi="Calibri"/>
          <w:i w:val="0"/>
          <w:noProof/>
          <w:sz w:val="22"/>
          <w:szCs w:val="22"/>
          <w:lang w:eastAsia="fr-BE"/>
        </w:rPr>
      </w:pPr>
      <w:del w:id="1149" w:author="3.0" w:date="2014-09-04T10:46:00Z">
        <w:r w:rsidDel="00847A0B">
          <w:rPr>
            <w:noProof/>
          </w:rPr>
          <w:delText>4.14.5</w:delText>
        </w:r>
        <w:r w:rsidRPr="00982ABA" w:rsidDel="00847A0B">
          <w:rPr>
            <w:rFonts w:ascii="Calibri" w:hAnsi="Calibri"/>
            <w:i w:val="0"/>
            <w:noProof/>
            <w:sz w:val="22"/>
            <w:szCs w:val="22"/>
            <w:lang w:eastAsia="fr-BE"/>
          </w:rPr>
          <w:tab/>
        </w:r>
        <w:r w:rsidDel="00847A0B">
          <w:rPr>
            <w:noProof/>
          </w:rPr>
          <w:delText>Service RTM_MESSAGE_QUEUE_IS_EMPTY</w:delText>
        </w:r>
        <w:r w:rsidDel="00847A0B">
          <w:rPr>
            <w:noProof/>
          </w:rPr>
          <w:tab/>
          <w:delText>66</w:delText>
        </w:r>
      </w:del>
    </w:p>
    <w:p w:rsidR="006F3332" w:rsidRPr="00982ABA" w:rsidDel="00847A0B" w:rsidRDefault="006F3332">
      <w:pPr>
        <w:pStyle w:val="TM3"/>
        <w:tabs>
          <w:tab w:val="left" w:pos="1320"/>
          <w:tab w:val="right" w:leader="dot" w:pos="9606"/>
        </w:tabs>
        <w:rPr>
          <w:del w:id="1150" w:author="3.0" w:date="2014-09-04T10:46:00Z"/>
          <w:rFonts w:ascii="Calibri" w:hAnsi="Calibri"/>
          <w:i w:val="0"/>
          <w:noProof/>
          <w:sz w:val="22"/>
          <w:szCs w:val="22"/>
          <w:lang w:eastAsia="fr-BE"/>
        </w:rPr>
      </w:pPr>
      <w:del w:id="1151" w:author="3.0" w:date="2014-09-04T10:46:00Z">
        <w:r w:rsidDel="00847A0B">
          <w:rPr>
            <w:noProof/>
          </w:rPr>
          <w:delText>4.14.6</w:delText>
        </w:r>
        <w:r w:rsidRPr="00982ABA" w:rsidDel="00847A0B">
          <w:rPr>
            <w:rFonts w:ascii="Calibri" w:hAnsi="Calibri"/>
            <w:i w:val="0"/>
            <w:noProof/>
            <w:sz w:val="22"/>
            <w:szCs w:val="22"/>
            <w:lang w:eastAsia="fr-BE"/>
          </w:rPr>
          <w:tab/>
        </w:r>
        <w:r w:rsidDel="00847A0B">
          <w:rPr>
            <w:noProof/>
          </w:rPr>
          <w:delText>Service WRITE_RTM_MESSAGE</w:delText>
        </w:r>
        <w:r w:rsidDel="00847A0B">
          <w:rPr>
            <w:noProof/>
          </w:rPr>
          <w:tab/>
          <w:delText>67</w:delText>
        </w:r>
      </w:del>
    </w:p>
    <w:p w:rsidR="006F3332" w:rsidRPr="00982ABA" w:rsidDel="00847A0B" w:rsidRDefault="006F3332">
      <w:pPr>
        <w:pStyle w:val="TM3"/>
        <w:tabs>
          <w:tab w:val="left" w:pos="1320"/>
          <w:tab w:val="right" w:leader="dot" w:pos="9606"/>
        </w:tabs>
        <w:rPr>
          <w:del w:id="1152" w:author="3.0" w:date="2014-09-04T10:46:00Z"/>
          <w:rFonts w:ascii="Calibri" w:hAnsi="Calibri"/>
          <w:i w:val="0"/>
          <w:noProof/>
          <w:sz w:val="22"/>
          <w:szCs w:val="22"/>
          <w:lang w:eastAsia="fr-BE"/>
        </w:rPr>
      </w:pPr>
      <w:del w:id="1153" w:author="3.0" w:date="2014-09-04T10:46:00Z">
        <w:r w:rsidDel="00847A0B">
          <w:rPr>
            <w:noProof/>
          </w:rPr>
          <w:delText>4.14.7</w:delText>
        </w:r>
        <w:r w:rsidRPr="00982ABA" w:rsidDel="00847A0B">
          <w:rPr>
            <w:rFonts w:ascii="Calibri" w:hAnsi="Calibri"/>
            <w:i w:val="0"/>
            <w:noProof/>
            <w:sz w:val="22"/>
            <w:szCs w:val="22"/>
            <w:lang w:eastAsia="fr-BE"/>
          </w:rPr>
          <w:tab/>
        </w:r>
        <w:r w:rsidDel="00847A0B">
          <w:rPr>
            <w:noProof/>
          </w:rPr>
          <w:delText>Service TRAIN_IS_IN_A_RADIO_HOLE</w:delText>
        </w:r>
        <w:r w:rsidDel="00847A0B">
          <w:rPr>
            <w:noProof/>
          </w:rPr>
          <w:tab/>
          <w:delText>68</w:delText>
        </w:r>
      </w:del>
    </w:p>
    <w:p w:rsidR="006F3332" w:rsidRPr="00982ABA" w:rsidDel="00847A0B" w:rsidRDefault="006F3332">
      <w:pPr>
        <w:pStyle w:val="TM3"/>
        <w:tabs>
          <w:tab w:val="left" w:pos="1320"/>
          <w:tab w:val="right" w:leader="dot" w:pos="9606"/>
        </w:tabs>
        <w:rPr>
          <w:del w:id="1154" w:author="3.0" w:date="2014-09-04T10:46:00Z"/>
          <w:rFonts w:ascii="Calibri" w:hAnsi="Calibri"/>
          <w:i w:val="0"/>
          <w:noProof/>
          <w:sz w:val="22"/>
          <w:szCs w:val="22"/>
          <w:lang w:eastAsia="fr-BE"/>
        </w:rPr>
      </w:pPr>
      <w:del w:id="1155" w:author="3.0" w:date="2014-09-04T10:46:00Z">
        <w:r w:rsidDel="00847A0B">
          <w:rPr>
            <w:noProof/>
          </w:rPr>
          <w:delText>4.14.8</w:delText>
        </w:r>
        <w:r w:rsidRPr="00982ABA" w:rsidDel="00847A0B">
          <w:rPr>
            <w:rFonts w:ascii="Calibri" w:hAnsi="Calibri"/>
            <w:i w:val="0"/>
            <w:noProof/>
            <w:sz w:val="22"/>
            <w:szCs w:val="22"/>
            <w:lang w:eastAsia="fr-BE"/>
          </w:rPr>
          <w:tab/>
        </w:r>
        <w:r w:rsidDel="00847A0B">
          <w:rPr>
            <w:noProof/>
          </w:rPr>
          <w:delText>Complementary expected behaviour and usage of WRITE_MOBILE_CONTEXT, READ_RTM_MESSAGE and WRITE_RTM MESSAGE</w:delText>
        </w:r>
        <w:r w:rsidDel="00847A0B">
          <w:rPr>
            <w:noProof/>
          </w:rPr>
          <w:tab/>
          <w:delText>69</w:delText>
        </w:r>
      </w:del>
    </w:p>
    <w:p w:rsidR="006F3332" w:rsidRPr="00982ABA" w:rsidDel="00847A0B" w:rsidRDefault="006F3332">
      <w:pPr>
        <w:pStyle w:val="TM3"/>
        <w:tabs>
          <w:tab w:val="left" w:pos="1320"/>
          <w:tab w:val="right" w:leader="dot" w:pos="9606"/>
        </w:tabs>
        <w:rPr>
          <w:del w:id="1156" w:author="3.0" w:date="2014-09-04T10:46:00Z"/>
          <w:rFonts w:ascii="Calibri" w:hAnsi="Calibri"/>
          <w:i w:val="0"/>
          <w:noProof/>
          <w:sz w:val="22"/>
          <w:szCs w:val="22"/>
          <w:lang w:eastAsia="fr-BE"/>
        </w:rPr>
      </w:pPr>
      <w:del w:id="1157" w:author="3.0" w:date="2014-09-04T10:46:00Z">
        <w:r w:rsidDel="00847A0B">
          <w:rPr>
            <w:noProof/>
          </w:rPr>
          <w:delText>4.14.9</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70</w:delText>
        </w:r>
      </w:del>
    </w:p>
    <w:p w:rsidR="006F3332" w:rsidRPr="00982ABA" w:rsidDel="00847A0B" w:rsidRDefault="006F3332">
      <w:pPr>
        <w:pStyle w:val="TM2"/>
        <w:tabs>
          <w:tab w:val="left" w:pos="880"/>
          <w:tab w:val="right" w:leader="dot" w:pos="9606"/>
        </w:tabs>
        <w:rPr>
          <w:del w:id="1158" w:author="3.0" w:date="2014-09-04T10:46:00Z"/>
          <w:rFonts w:ascii="Calibri" w:hAnsi="Calibri"/>
          <w:smallCaps w:val="0"/>
          <w:noProof/>
          <w:sz w:val="22"/>
          <w:szCs w:val="22"/>
          <w:lang w:eastAsia="fr-BE"/>
        </w:rPr>
      </w:pPr>
      <w:del w:id="1159" w:author="3.0" w:date="2014-09-04T10:46:00Z">
        <w:r w:rsidDel="00847A0B">
          <w:rPr>
            <w:noProof/>
          </w:rPr>
          <w:delText>4.15</w:delText>
        </w:r>
        <w:r w:rsidRPr="00982ABA" w:rsidDel="00847A0B">
          <w:rPr>
            <w:rFonts w:ascii="Calibri" w:hAnsi="Calibri"/>
            <w:smallCaps w:val="0"/>
            <w:noProof/>
            <w:sz w:val="22"/>
            <w:szCs w:val="22"/>
            <w:lang w:eastAsia="fr-BE"/>
          </w:rPr>
          <w:tab/>
        </w:r>
        <w:r w:rsidDel="00847A0B">
          <w:rPr>
            <w:noProof/>
          </w:rPr>
          <w:delText>Event report</w:delText>
        </w:r>
        <w:r w:rsidDel="00847A0B">
          <w:rPr>
            <w:noProof/>
          </w:rPr>
          <w:tab/>
          <w:delText>73</w:delText>
        </w:r>
      </w:del>
    </w:p>
    <w:p w:rsidR="006F3332" w:rsidRPr="00982ABA" w:rsidDel="00847A0B" w:rsidRDefault="006F3332">
      <w:pPr>
        <w:pStyle w:val="TM3"/>
        <w:tabs>
          <w:tab w:val="left" w:pos="1320"/>
          <w:tab w:val="right" w:leader="dot" w:pos="9606"/>
        </w:tabs>
        <w:rPr>
          <w:del w:id="1160" w:author="3.0" w:date="2014-09-04T10:46:00Z"/>
          <w:rFonts w:ascii="Calibri" w:hAnsi="Calibri"/>
          <w:i w:val="0"/>
          <w:noProof/>
          <w:sz w:val="22"/>
          <w:szCs w:val="22"/>
          <w:lang w:eastAsia="fr-BE"/>
        </w:rPr>
      </w:pPr>
      <w:del w:id="1161" w:author="3.0" w:date="2014-09-04T10:46:00Z">
        <w:r w:rsidDel="00847A0B">
          <w:rPr>
            <w:noProof/>
          </w:rPr>
          <w:delText>4.15.1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73</w:delText>
        </w:r>
      </w:del>
    </w:p>
    <w:p w:rsidR="006F3332" w:rsidRPr="00982ABA" w:rsidDel="00847A0B" w:rsidRDefault="006F3332">
      <w:pPr>
        <w:pStyle w:val="TM3"/>
        <w:tabs>
          <w:tab w:val="left" w:pos="1320"/>
          <w:tab w:val="right" w:leader="dot" w:pos="9606"/>
        </w:tabs>
        <w:rPr>
          <w:del w:id="1162" w:author="3.0" w:date="2014-09-04T10:46:00Z"/>
          <w:rFonts w:ascii="Calibri" w:hAnsi="Calibri"/>
          <w:i w:val="0"/>
          <w:noProof/>
          <w:sz w:val="22"/>
          <w:szCs w:val="22"/>
          <w:lang w:eastAsia="fr-BE"/>
        </w:rPr>
      </w:pPr>
      <w:del w:id="1163" w:author="3.0" w:date="2014-09-04T10:46:00Z">
        <w:r w:rsidDel="00847A0B">
          <w:rPr>
            <w:noProof/>
          </w:rPr>
          <w:delText>4.15.2</w:delText>
        </w:r>
        <w:r w:rsidRPr="00982ABA" w:rsidDel="00847A0B">
          <w:rPr>
            <w:rFonts w:ascii="Calibri" w:hAnsi="Calibri"/>
            <w:i w:val="0"/>
            <w:noProof/>
            <w:sz w:val="22"/>
            <w:szCs w:val="22"/>
            <w:lang w:eastAsia="fr-BE"/>
          </w:rPr>
          <w:tab/>
        </w:r>
        <w:r w:rsidDel="00847A0B">
          <w:rPr>
            <w:noProof/>
          </w:rPr>
          <w:delText>Service EVENT_REPORT</w:delText>
        </w:r>
        <w:r w:rsidDel="00847A0B">
          <w:rPr>
            <w:noProof/>
          </w:rPr>
          <w:tab/>
          <w:delText>73</w:delText>
        </w:r>
      </w:del>
    </w:p>
    <w:p w:rsidR="006F3332" w:rsidRPr="00982ABA" w:rsidDel="00847A0B" w:rsidRDefault="006F3332">
      <w:pPr>
        <w:pStyle w:val="TM3"/>
        <w:tabs>
          <w:tab w:val="left" w:pos="1320"/>
          <w:tab w:val="right" w:leader="dot" w:pos="9606"/>
        </w:tabs>
        <w:rPr>
          <w:del w:id="1164" w:author="3.0" w:date="2014-09-04T10:46:00Z"/>
          <w:rFonts w:ascii="Calibri" w:hAnsi="Calibri"/>
          <w:i w:val="0"/>
          <w:noProof/>
          <w:sz w:val="22"/>
          <w:szCs w:val="22"/>
          <w:lang w:eastAsia="fr-BE"/>
        </w:rPr>
      </w:pPr>
      <w:del w:id="1165" w:author="3.0" w:date="2014-09-04T10:46:00Z">
        <w:r w:rsidDel="00847A0B">
          <w:rPr>
            <w:noProof/>
          </w:rPr>
          <w:delText>4.15.3</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74</w:delText>
        </w:r>
      </w:del>
    </w:p>
    <w:p w:rsidR="006F3332" w:rsidRPr="00982ABA" w:rsidDel="00847A0B" w:rsidRDefault="006F3332">
      <w:pPr>
        <w:pStyle w:val="TM2"/>
        <w:tabs>
          <w:tab w:val="left" w:pos="880"/>
          <w:tab w:val="right" w:leader="dot" w:pos="9606"/>
        </w:tabs>
        <w:rPr>
          <w:del w:id="1166" w:author="3.0" w:date="2014-09-04T10:46:00Z"/>
          <w:rFonts w:ascii="Calibri" w:hAnsi="Calibri"/>
          <w:smallCaps w:val="0"/>
          <w:noProof/>
          <w:sz w:val="22"/>
          <w:szCs w:val="22"/>
          <w:lang w:eastAsia="fr-BE"/>
        </w:rPr>
      </w:pPr>
      <w:del w:id="1167" w:author="3.0" w:date="2014-09-04T10:46:00Z">
        <w:r w:rsidDel="00847A0B">
          <w:rPr>
            <w:noProof/>
          </w:rPr>
          <w:delText>4.16</w:delText>
        </w:r>
        <w:r w:rsidRPr="00982ABA" w:rsidDel="00847A0B">
          <w:rPr>
            <w:rFonts w:ascii="Calibri" w:hAnsi="Calibri"/>
            <w:smallCaps w:val="0"/>
            <w:noProof/>
            <w:sz w:val="22"/>
            <w:szCs w:val="22"/>
            <w:lang w:eastAsia="fr-BE"/>
          </w:rPr>
          <w:tab/>
        </w:r>
        <w:r w:rsidDel="00847A0B">
          <w:rPr>
            <w:noProof/>
          </w:rPr>
          <w:delText>Faults (ERROR MANAGEMENT)</w:delText>
        </w:r>
        <w:r w:rsidDel="00847A0B">
          <w:rPr>
            <w:noProof/>
          </w:rPr>
          <w:tab/>
          <w:delText>75</w:delText>
        </w:r>
      </w:del>
    </w:p>
    <w:p w:rsidR="006F3332" w:rsidRPr="00982ABA" w:rsidDel="00847A0B" w:rsidRDefault="006F3332">
      <w:pPr>
        <w:pStyle w:val="TM3"/>
        <w:tabs>
          <w:tab w:val="left" w:pos="1320"/>
          <w:tab w:val="right" w:leader="dot" w:pos="9606"/>
        </w:tabs>
        <w:rPr>
          <w:del w:id="1168" w:author="3.0" w:date="2014-09-04T10:46:00Z"/>
          <w:rFonts w:ascii="Calibri" w:hAnsi="Calibri"/>
          <w:i w:val="0"/>
          <w:noProof/>
          <w:sz w:val="22"/>
          <w:szCs w:val="22"/>
          <w:lang w:eastAsia="fr-BE"/>
        </w:rPr>
      </w:pPr>
      <w:del w:id="1169" w:author="3.0" w:date="2014-09-04T10:46:00Z">
        <w:r w:rsidDel="00847A0B">
          <w:rPr>
            <w:noProof/>
          </w:rPr>
          <w:delText>4.16.1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75</w:delText>
        </w:r>
      </w:del>
    </w:p>
    <w:p w:rsidR="006F3332" w:rsidRPr="00982ABA" w:rsidDel="00847A0B" w:rsidRDefault="006F3332">
      <w:pPr>
        <w:pStyle w:val="TM3"/>
        <w:tabs>
          <w:tab w:val="left" w:pos="1320"/>
          <w:tab w:val="right" w:leader="dot" w:pos="9606"/>
        </w:tabs>
        <w:rPr>
          <w:del w:id="1170" w:author="3.0" w:date="2014-09-04T10:46:00Z"/>
          <w:rFonts w:ascii="Calibri" w:hAnsi="Calibri"/>
          <w:i w:val="0"/>
          <w:noProof/>
          <w:sz w:val="22"/>
          <w:szCs w:val="22"/>
          <w:lang w:eastAsia="fr-BE"/>
        </w:rPr>
      </w:pPr>
      <w:del w:id="1171" w:author="3.0" w:date="2014-09-04T10:46:00Z">
        <w:r w:rsidDel="00847A0B">
          <w:rPr>
            <w:noProof/>
          </w:rPr>
          <w:delText>4.16.2</w:delText>
        </w:r>
        <w:r w:rsidRPr="00982ABA" w:rsidDel="00847A0B">
          <w:rPr>
            <w:rFonts w:ascii="Calibri" w:hAnsi="Calibri"/>
            <w:i w:val="0"/>
            <w:noProof/>
            <w:sz w:val="22"/>
            <w:szCs w:val="22"/>
            <w:lang w:eastAsia="fr-BE"/>
          </w:rPr>
          <w:tab/>
        </w:r>
        <w:r w:rsidDel="00847A0B">
          <w:rPr>
            <w:noProof/>
          </w:rPr>
          <w:delText>Service ERROR_MANAGEMENT</w:delText>
        </w:r>
        <w:r w:rsidDel="00847A0B">
          <w:rPr>
            <w:noProof/>
          </w:rPr>
          <w:tab/>
          <w:delText>75</w:delText>
        </w:r>
      </w:del>
    </w:p>
    <w:p w:rsidR="006F3332" w:rsidRPr="00982ABA" w:rsidDel="00847A0B" w:rsidRDefault="006F3332">
      <w:pPr>
        <w:pStyle w:val="TM3"/>
        <w:tabs>
          <w:tab w:val="left" w:pos="1320"/>
          <w:tab w:val="right" w:leader="dot" w:pos="9606"/>
        </w:tabs>
        <w:rPr>
          <w:del w:id="1172" w:author="3.0" w:date="2014-09-04T10:46:00Z"/>
          <w:rFonts w:ascii="Calibri" w:hAnsi="Calibri"/>
          <w:i w:val="0"/>
          <w:noProof/>
          <w:sz w:val="22"/>
          <w:szCs w:val="22"/>
          <w:lang w:eastAsia="fr-BE"/>
        </w:rPr>
      </w:pPr>
      <w:del w:id="1173" w:author="3.0" w:date="2014-09-04T10:46:00Z">
        <w:r w:rsidDel="00847A0B">
          <w:rPr>
            <w:noProof/>
          </w:rPr>
          <w:delText>4.16.3</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76</w:delText>
        </w:r>
      </w:del>
    </w:p>
    <w:p w:rsidR="006F3332" w:rsidRPr="00982ABA" w:rsidDel="00847A0B" w:rsidRDefault="006F3332">
      <w:pPr>
        <w:pStyle w:val="TM1"/>
        <w:tabs>
          <w:tab w:val="left" w:pos="440"/>
          <w:tab w:val="right" w:leader="dot" w:pos="9606"/>
        </w:tabs>
        <w:rPr>
          <w:del w:id="1174" w:author="3.0" w:date="2014-09-04T10:46:00Z"/>
          <w:rFonts w:ascii="Calibri" w:hAnsi="Calibri"/>
          <w:b w:val="0"/>
          <w:caps w:val="0"/>
          <w:noProof/>
          <w:sz w:val="22"/>
          <w:szCs w:val="22"/>
          <w:lang w:eastAsia="fr-BE"/>
        </w:rPr>
      </w:pPr>
      <w:del w:id="1175" w:author="3.0" w:date="2014-09-04T10:46:00Z">
        <w:r w:rsidDel="00847A0B">
          <w:rPr>
            <w:noProof/>
          </w:rPr>
          <w:delText>5.</w:delText>
        </w:r>
        <w:r w:rsidRPr="00982ABA" w:rsidDel="00847A0B">
          <w:rPr>
            <w:rFonts w:ascii="Calibri" w:hAnsi="Calibri"/>
            <w:b w:val="0"/>
            <w:caps w:val="0"/>
            <w:noProof/>
            <w:sz w:val="22"/>
            <w:szCs w:val="22"/>
            <w:lang w:eastAsia="fr-BE"/>
          </w:rPr>
          <w:tab/>
        </w:r>
        <w:r w:rsidDel="00847A0B">
          <w:rPr>
            <w:noProof/>
          </w:rPr>
          <w:delText>Appendix 1 – application layer (telegram definition)</w:delText>
        </w:r>
        <w:r w:rsidDel="00847A0B">
          <w:rPr>
            <w:noProof/>
          </w:rPr>
          <w:tab/>
          <w:delText>77</w:delText>
        </w:r>
      </w:del>
    </w:p>
    <w:p w:rsidR="006F3332" w:rsidRPr="00982ABA" w:rsidDel="00847A0B" w:rsidRDefault="006F3332">
      <w:pPr>
        <w:pStyle w:val="TM1"/>
        <w:tabs>
          <w:tab w:val="left" w:pos="440"/>
          <w:tab w:val="right" w:leader="dot" w:pos="9606"/>
        </w:tabs>
        <w:rPr>
          <w:del w:id="1176" w:author="3.0" w:date="2014-09-04T10:46:00Z"/>
          <w:rFonts w:ascii="Calibri" w:hAnsi="Calibri"/>
          <w:b w:val="0"/>
          <w:caps w:val="0"/>
          <w:noProof/>
          <w:sz w:val="22"/>
          <w:szCs w:val="22"/>
          <w:lang w:eastAsia="fr-BE"/>
        </w:rPr>
      </w:pPr>
      <w:del w:id="1177" w:author="3.0" w:date="2014-09-04T10:46:00Z">
        <w:r w:rsidDel="00847A0B">
          <w:rPr>
            <w:noProof/>
          </w:rPr>
          <w:delText>6.</w:delText>
        </w:r>
        <w:r w:rsidRPr="00982ABA" w:rsidDel="00847A0B">
          <w:rPr>
            <w:rFonts w:ascii="Calibri" w:hAnsi="Calibri"/>
            <w:b w:val="0"/>
            <w:caps w:val="0"/>
            <w:noProof/>
            <w:sz w:val="22"/>
            <w:szCs w:val="22"/>
            <w:lang w:eastAsia="fr-BE"/>
          </w:rPr>
          <w:tab/>
        </w:r>
        <w:r w:rsidDel="00847A0B">
          <w:rPr>
            <w:noProof/>
          </w:rPr>
          <w:delText>Appendix 2 – Functional data dictionary</w:delText>
        </w:r>
        <w:r w:rsidDel="00847A0B">
          <w:rPr>
            <w:noProof/>
          </w:rPr>
          <w:tab/>
          <w:delText>77</w:delText>
        </w:r>
      </w:del>
    </w:p>
    <w:p w:rsidR="004626FD" w:rsidRPr="00623C9D" w:rsidRDefault="004626FD" w:rsidP="000A67EB">
      <w:pPr>
        <w:pStyle w:val="TM3"/>
      </w:pPr>
      <w:r w:rsidRPr="00623C9D">
        <w:fldChar w:fldCharType="end"/>
      </w:r>
    </w:p>
    <w:p w:rsidR="004626FD" w:rsidRPr="00623C9D" w:rsidRDefault="004626FD" w:rsidP="000A67EB">
      <w:pPr>
        <w:pStyle w:val="Titre1"/>
      </w:pPr>
      <w:bookmarkStart w:id="1178" w:name="_Toc368710419"/>
      <w:bookmarkStart w:id="1179" w:name="_Toc397143366"/>
      <w:bookmarkStart w:id="1180" w:name="_Toc452797405"/>
      <w:bookmarkStart w:id="1181" w:name="_Toc501444124"/>
      <w:r w:rsidRPr="00623C9D">
        <w:br w:type="page"/>
      </w:r>
      <w:bookmarkStart w:id="1182" w:name="_Toc397948196"/>
      <w:r w:rsidRPr="00623C9D">
        <w:lastRenderedPageBreak/>
        <w:t>Introduction</w:t>
      </w:r>
      <w:bookmarkStart w:id="1183" w:name="_Toc452797406"/>
      <w:bookmarkEnd w:id="1178"/>
      <w:bookmarkEnd w:id="1179"/>
      <w:bookmarkEnd w:id="1180"/>
      <w:bookmarkEnd w:id="1181"/>
      <w:bookmarkEnd w:id="1182"/>
    </w:p>
    <w:p w:rsidR="004626FD" w:rsidRPr="00623C9D" w:rsidRDefault="004626FD" w:rsidP="000A67EB">
      <w:pPr>
        <w:pStyle w:val="Titre2"/>
      </w:pPr>
      <w:bookmarkStart w:id="1184" w:name="_Toc501444125"/>
      <w:bookmarkStart w:id="1185" w:name="_Toc397948197"/>
      <w:r w:rsidRPr="00623C9D">
        <w:t>Subject</w:t>
      </w:r>
      <w:bookmarkEnd w:id="1183"/>
      <w:bookmarkEnd w:id="1184"/>
      <w:bookmarkEnd w:id="1185"/>
    </w:p>
    <w:p w:rsidR="007951A3" w:rsidRPr="00623C9D" w:rsidRDefault="007951A3" w:rsidP="000A67EB">
      <w:r w:rsidRPr="00623C9D">
        <w:t xml:space="preserve">This document </w:t>
      </w:r>
      <w:r w:rsidRPr="000A67EB">
        <w:t>is</w:t>
      </w:r>
      <w:r w:rsidRPr="00623C9D">
        <w:t xml:space="preserve"> </w:t>
      </w:r>
      <w:r>
        <w:t xml:space="preserve">the ALSTOM proposal for </w:t>
      </w:r>
      <w:r w:rsidRPr="00623C9D">
        <w:t xml:space="preserve">the Application Programming Interface (API) Specification </w:t>
      </w:r>
      <w:r w:rsidR="00327081">
        <w:t>of the</w:t>
      </w:r>
      <w:r w:rsidRPr="00623C9D">
        <w:t xml:space="preserve"> </w:t>
      </w:r>
      <w:r w:rsidRPr="007951A3">
        <w:t xml:space="preserve">OpenETCS </w:t>
      </w:r>
      <w:r w:rsidR="00B83956">
        <w:t xml:space="preserve">Onboard </w:t>
      </w:r>
      <w:r w:rsidRPr="007951A3">
        <w:t>Application</w:t>
      </w:r>
      <w:r w:rsidR="000A67EB">
        <w:t xml:space="preserve"> Software</w:t>
      </w:r>
      <w:r w:rsidRPr="00623C9D">
        <w:t>.</w:t>
      </w:r>
    </w:p>
    <w:p w:rsidR="004626FD" w:rsidRDefault="007951A3" w:rsidP="000A67EB">
      <w:r>
        <w:t xml:space="preserve">This specification </w:t>
      </w:r>
      <w:r w:rsidR="00945B65">
        <w:t>is</w:t>
      </w:r>
      <w:r>
        <w:t xml:space="preserve"> directly based on the </w:t>
      </w:r>
      <w:r w:rsidR="004626FD" w:rsidRPr="00623C9D">
        <w:t xml:space="preserve">Application Programming Interface (API) Specification </w:t>
      </w:r>
      <w:r w:rsidR="00327081">
        <w:t>of</w:t>
      </w:r>
      <w:r w:rsidR="004626FD" w:rsidRPr="00623C9D">
        <w:t xml:space="preserve"> </w:t>
      </w:r>
      <w:r w:rsidR="00327081">
        <w:t xml:space="preserve">the </w:t>
      </w:r>
      <w:r>
        <w:t xml:space="preserve">ALSTOM </w:t>
      </w:r>
      <w:r w:rsidR="004626FD" w:rsidRPr="00623C9D">
        <w:t xml:space="preserve">ERTMS </w:t>
      </w:r>
      <w:r w:rsidR="00B83956">
        <w:t xml:space="preserve">Onboard </w:t>
      </w:r>
      <w:r w:rsidR="004626FD" w:rsidRPr="00623C9D">
        <w:t>C</w:t>
      </w:r>
      <w:r w:rsidR="002F1FA0">
        <w:t>ORE</w:t>
      </w:r>
      <w:r w:rsidR="002C690C">
        <w:t xml:space="preserve"> </w:t>
      </w:r>
      <w:r w:rsidR="004626FD" w:rsidRPr="00623C9D">
        <w:t>Application</w:t>
      </w:r>
      <w:r w:rsidR="000A67EB">
        <w:t xml:space="preserve"> Software</w:t>
      </w:r>
      <w:r w:rsidR="004626FD" w:rsidRPr="00623C9D">
        <w:t>.</w:t>
      </w:r>
    </w:p>
    <w:p w:rsidR="007951A3" w:rsidRPr="00E83194" w:rsidRDefault="007951A3" w:rsidP="00E83194">
      <w:r w:rsidRPr="00E83194">
        <w:t xml:space="preserve">Therefore, in the </w:t>
      </w:r>
      <w:r w:rsidR="00E83194" w:rsidRPr="00E83194">
        <w:t xml:space="preserve">present </w:t>
      </w:r>
      <w:r w:rsidR="00F40FAE">
        <w:t>document :</w:t>
      </w:r>
      <w:r w:rsidRPr="00E83194">
        <w:t xml:space="preserve"> “ERTMS C</w:t>
      </w:r>
      <w:r w:rsidR="002F1FA0">
        <w:t>ORE</w:t>
      </w:r>
      <w:r w:rsidRPr="00E83194">
        <w:t xml:space="preserve"> </w:t>
      </w:r>
      <w:r w:rsidR="00BD1BE0">
        <w:t xml:space="preserve">(Onboard) </w:t>
      </w:r>
      <w:r w:rsidRPr="00E83194">
        <w:t>Application”</w:t>
      </w:r>
      <w:r w:rsidR="00F40FAE">
        <w:t xml:space="preserve">, </w:t>
      </w:r>
      <w:r w:rsidR="006C6C99">
        <w:t xml:space="preserve">“ETCS (Onboard) application”, </w:t>
      </w:r>
      <w:r w:rsidR="00E83194" w:rsidRPr="00E83194">
        <w:t xml:space="preserve">“OpenETCS </w:t>
      </w:r>
      <w:r w:rsidR="00BD1BE0">
        <w:t xml:space="preserve">(Onboard) </w:t>
      </w:r>
      <w:r w:rsidR="00E83194" w:rsidRPr="00E83194">
        <w:t xml:space="preserve">Application” </w:t>
      </w:r>
      <w:r w:rsidR="00F40FAE">
        <w:t xml:space="preserve">or simply “the application” </w:t>
      </w:r>
      <w:r w:rsidRPr="00E83194">
        <w:t xml:space="preserve">shall </w:t>
      </w:r>
      <w:r w:rsidR="00F40FAE">
        <w:t xml:space="preserve">all </w:t>
      </w:r>
      <w:r w:rsidRPr="00E83194">
        <w:t xml:space="preserve">be understood as </w:t>
      </w:r>
      <w:r w:rsidR="00E83194" w:rsidRPr="00E83194">
        <w:t>“</w:t>
      </w:r>
      <w:r w:rsidRPr="00E83194">
        <w:t xml:space="preserve">the ALSTOM proposal for </w:t>
      </w:r>
      <w:r w:rsidR="00E83194" w:rsidRPr="00E83194">
        <w:t xml:space="preserve">the </w:t>
      </w:r>
      <w:r w:rsidRPr="00E83194">
        <w:t xml:space="preserve">OpenETCS </w:t>
      </w:r>
      <w:r w:rsidR="00BD1BE0">
        <w:t xml:space="preserve">Onboard </w:t>
      </w:r>
      <w:r w:rsidRPr="00E83194">
        <w:t>Application”.</w:t>
      </w:r>
    </w:p>
    <w:p w:rsidR="004626FD" w:rsidRPr="00623C9D" w:rsidRDefault="007951A3" w:rsidP="00332CB0">
      <w:r>
        <w:t xml:space="preserve">This specification </w:t>
      </w:r>
      <w:r w:rsidR="004626FD" w:rsidRPr="00623C9D">
        <w:t xml:space="preserve">defines the operational and functional requirements of the interface between the </w:t>
      </w:r>
      <w:r w:rsidR="002C690C">
        <w:t xml:space="preserve">OpenETCS </w:t>
      </w:r>
      <w:r w:rsidR="00722EC1">
        <w:t>Application Software</w:t>
      </w:r>
      <w:r w:rsidR="00F40FAE">
        <w:t xml:space="preserve"> </w:t>
      </w:r>
      <w:r w:rsidR="002C690C">
        <w:t>and its environment (i.e the Basic Software)</w:t>
      </w:r>
      <w:r w:rsidR="004626FD" w:rsidRPr="00623C9D">
        <w:t>, including:</w:t>
      </w:r>
    </w:p>
    <w:p w:rsidR="004626FD" w:rsidRDefault="00722EC1" w:rsidP="00FE393C">
      <w:pPr>
        <w:numPr>
          <w:ilvl w:val="0"/>
          <w:numId w:val="7"/>
        </w:numPr>
      </w:pPr>
      <w:r>
        <w:t>E</w:t>
      </w:r>
      <w:r w:rsidR="004626FD" w:rsidRPr="007951A3">
        <w:t>ntry ro</w:t>
      </w:r>
      <w:r>
        <w:t>utines the application shall provides</w:t>
      </w:r>
    </w:p>
    <w:p w:rsidR="00725030" w:rsidRPr="007951A3" w:rsidRDefault="00725030" w:rsidP="00FE393C">
      <w:pPr>
        <w:numPr>
          <w:ilvl w:val="0"/>
          <w:numId w:val="7"/>
        </w:numPr>
      </w:pPr>
      <w:r>
        <w:t>Input and Output data flows</w:t>
      </w:r>
    </w:p>
    <w:p w:rsidR="004626FD" w:rsidRPr="00A275E8" w:rsidRDefault="004626FD" w:rsidP="00FE393C">
      <w:pPr>
        <w:numPr>
          <w:ilvl w:val="0"/>
          <w:numId w:val="7"/>
        </w:numPr>
      </w:pPr>
      <w:r w:rsidRPr="00A275E8">
        <w:t xml:space="preserve">The </w:t>
      </w:r>
      <w:r w:rsidR="005B2BB9" w:rsidRPr="00A275E8">
        <w:t>Basic Software</w:t>
      </w:r>
      <w:r w:rsidRPr="00A275E8">
        <w:t xml:space="preserve"> functions which t</w:t>
      </w:r>
      <w:r w:rsidR="00722EC1" w:rsidRPr="00A275E8">
        <w:t>he application shall invoke</w:t>
      </w:r>
    </w:p>
    <w:p w:rsidR="004626FD" w:rsidRPr="00A275E8" w:rsidRDefault="00722EC1" w:rsidP="00FE393C">
      <w:pPr>
        <w:numPr>
          <w:ilvl w:val="0"/>
          <w:numId w:val="7"/>
        </w:numPr>
      </w:pPr>
      <w:r w:rsidRPr="00A275E8">
        <w:t xml:space="preserve">Constraints to be respected </w:t>
      </w:r>
      <w:r w:rsidR="004626FD" w:rsidRPr="00A275E8">
        <w:t xml:space="preserve">in order </w:t>
      </w:r>
      <w:r w:rsidR="002C690C" w:rsidRPr="00A275E8">
        <w:t xml:space="preserve">to </w:t>
      </w:r>
      <w:r w:rsidRPr="00A275E8">
        <w:t xml:space="preserve">develop and to </w:t>
      </w:r>
      <w:r w:rsidR="004626FD" w:rsidRPr="00A275E8">
        <w:t xml:space="preserve">use the </w:t>
      </w:r>
      <w:r w:rsidR="005B2BB9" w:rsidRPr="00A275E8">
        <w:t>A</w:t>
      </w:r>
      <w:r w:rsidR="004626FD" w:rsidRPr="00A275E8">
        <w:t xml:space="preserve">pplication </w:t>
      </w:r>
      <w:r w:rsidR="005B2BB9" w:rsidRPr="00A275E8">
        <w:t>S</w:t>
      </w:r>
      <w:r w:rsidR="004626FD" w:rsidRPr="00A275E8">
        <w:t>oftware.</w:t>
      </w:r>
    </w:p>
    <w:p w:rsidR="00164316" w:rsidRPr="00164316" w:rsidRDefault="004626FD" w:rsidP="00164316">
      <w:r w:rsidRPr="00623C9D">
        <w:t>This is a</w:t>
      </w:r>
      <w:r w:rsidR="00013E39">
        <w:t>n</w:t>
      </w:r>
      <w:r w:rsidRPr="00623C9D">
        <w:t xml:space="preserve"> input document for the subsequent phases of development.</w:t>
      </w:r>
    </w:p>
    <w:p w:rsidR="004626FD" w:rsidRPr="00164316" w:rsidRDefault="00164316" w:rsidP="00164316">
      <w:pPr>
        <w:rPr>
          <w:b/>
        </w:rPr>
      </w:pPr>
      <w:r w:rsidRPr="00164316">
        <w:rPr>
          <w:b/>
        </w:rPr>
        <w:t>This document gives the current status of the Alstom API for baseline 3, at the date of edition. As Baseline 3 is still a work in progress, both from standard</w:t>
      </w:r>
      <w:r w:rsidR="00C33AD3">
        <w:rPr>
          <w:b/>
        </w:rPr>
        <w:t>isation</w:t>
      </w:r>
      <w:r w:rsidRPr="00164316">
        <w:rPr>
          <w:b/>
        </w:rPr>
        <w:t xml:space="preserve"> and implementati</w:t>
      </w:r>
      <w:r w:rsidR="00C33AD3">
        <w:rPr>
          <w:b/>
        </w:rPr>
        <w:t xml:space="preserve">on point of view, this API might </w:t>
      </w:r>
      <w:r w:rsidRPr="00164316">
        <w:rPr>
          <w:b/>
        </w:rPr>
        <w:t>be adjusted in the future. This is particularly true with respect to DMI interface (L1LS on going discussions).</w:t>
      </w:r>
    </w:p>
    <w:p w:rsidR="000A67EB" w:rsidRDefault="004626FD" w:rsidP="000A67EB">
      <w:pPr>
        <w:pStyle w:val="Titre2"/>
      </w:pPr>
      <w:bookmarkStart w:id="1186" w:name="_Toc452797407"/>
      <w:bookmarkStart w:id="1187" w:name="_Toc501444126"/>
      <w:bookmarkStart w:id="1188" w:name="_Toc397948198"/>
      <w:bookmarkStart w:id="1189" w:name="_Toc368710420"/>
      <w:bookmarkStart w:id="1190" w:name="_Toc397143367"/>
      <w:r w:rsidRPr="00623C9D">
        <w:t>Field of application</w:t>
      </w:r>
      <w:bookmarkEnd w:id="1186"/>
      <w:bookmarkEnd w:id="1187"/>
      <w:bookmarkEnd w:id="1188"/>
    </w:p>
    <w:p w:rsidR="004626FD" w:rsidRDefault="004626FD" w:rsidP="000A67EB">
      <w:r w:rsidRPr="000A67EB">
        <w:t xml:space="preserve">This document is </w:t>
      </w:r>
      <w:r w:rsidR="00595AE1" w:rsidRPr="000A67EB">
        <w:t>to be considered in the frame of the OpenETCS program.</w:t>
      </w:r>
    </w:p>
    <w:p w:rsidR="00806979" w:rsidRPr="00806979" w:rsidRDefault="00806979" w:rsidP="00806979">
      <w:pPr>
        <w:pStyle w:val="Corpsdetexte"/>
      </w:pPr>
      <w:r>
        <w:t xml:space="preserve">This specification is compliant to Unisig Baseline 3 </w:t>
      </w:r>
      <w:r w:rsidR="00DF32F8">
        <w:t xml:space="preserve">of the ETCS Onboard </w:t>
      </w:r>
      <w:r w:rsidR="00830949">
        <w:t xml:space="preserve">unless </w:t>
      </w:r>
      <w:r>
        <w:t>explicitly mentioned</w:t>
      </w:r>
      <w:r w:rsidR="00683586">
        <w:t xml:space="preserve"> in the document</w:t>
      </w:r>
      <w:r>
        <w:t>.</w:t>
      </w:r>
    </w:p>
    <w:p w:rsidR="004626FD" w:rsidRDefault="00065E4A" w:rsidP="00806979">
      <w:pPr>
        <w:pStyle w:val="Retraitcorpsdetexte"/>
        <w:ind w:left="0"/>
        <w:rPr>
          <w:ins w:id="1191" w:author="3.0" w:date="2014-08-29T11:16:00Z"/>
          <w:lang w:val="en-GB"/>
        </w:rPr>
      </w:pPr>
      <w:r>
        <w:rPr>
          <w:lang w:val="en-GB"/>
        </w:rPr>
        <w:t>As the ALSTOM development for the ETCS Baseline 3 is still in progress, this document could be modified in the future.</w:t>
      </w:r>
    </w:p>
    <w:p w:rsidR="00691A36" w:rsidRDefault="004C5868">
      <w:pPr>
        <w:pStyle w:val="Retraitcorpsdetexte"/>
        <w:ind w:left="0"/>
        <w:rPr>
          <w:ins w:id="1192" w:author="3.0" w:date="2014-09-09T14:28:00Z"/>
          <w:lang w:val="en-GB"/>
        </w:rPr>
      </w:pPr>
      <w:ins w:id="1193" w:author="3.0" w:date="2014-08-29T11:16:00Z">
        <w:r>
          <w:rPr>
            <w:lang w:val="en-GB"/>
          </w:rPr>
          <w:t xml:space="preserve">Note: </w:t>
        </w:r>
      </w:ins>
      <w:ins w:id="1194" w:author="3.0" w:date="2014-09-09T14:28:00Z">
        <w:r w:rsidR="00691A36">
          <w:rPr>
            <w:lang w:val="en-GB"/>
          </w:rPr>
          <w:tab/>
        </w:r>
      </w:ins>
    </w:p>
    <w:p w:rsidR="004C5868" w:rsidRDefault="004C5868">
      <w:pPr>
        <w:pStyle w:val="Retraitcorpsdetexte"/>
        <w:ind w:left="851"/>
        <w:rPr>
          <w:ins w:id="1195" w:author="3.0" w:date="2014-08-29T11:17:00Z"/>
          <w:lang w:val="en-GB"/>
        </w:rPr>
        <w:pPrChange w:id="1196" w:author="3.0" w:date="2014-09-09T14:28:00Z">
          <w:pPr>
            <w:pStyle w:val="Retraitcorpsdetexte"/>
            <w:ind w:left="0"/>
          </w:pPr>
        </w:pPrChange>
      </w:pPr>
      <w:ins w:id="1197" w:author="3.0" w:date="2014-08-29T11:17:00Z">
        <w:r>
          <w:rPr>
            <w:lang w:val="en-GB"/>
          </w:rPr>
          <w:t xml:space="preserve">- </w:t>
        </w:r>
      </w:ins>
      <w:ins w:id="1198" w:author="3.0" w:date="2014-08-29T11:16:00Z">
        <w:r>
          <w:rPr>
            <w:lang w:val="en-GB"/>
          </w:rPr>
          <w:t xml:space="preserve">The main modification of the present </w:t>
        </w:r>
      </w:ins>
      <w:ins w:id="1199" w:author="3.0" w:date="2014-09-04T11:14:00Z">
        <w:r w:rsidR="00A22F5C">
          <w:rPr>
            <w:lang w:val="en-GB"/>
          </w:rPr>
          <w:t xml:space="preserve">version of the </w:t>
        </w:r>
      </w:ins>
      <w:ins w:id="1200" w:author="3.0" w:date="2014-08-29T11:16:00Z">
        <w:r>
          <w:rPr>
            <w:lang w:val="en-GB"/>
          </w:rPr>
          <w:t xml:space="preserve">document and its </w:t>
        </w:r>
      </w:ins>
      <w:ins w:id="1201" w:author="3.0" w:date="2014-08-29T11:17:00Z">
        <w:r>
          <w:rPr>
            <w:lang w:val="en-GB"/>
          </w:rPr>
          <w:t>“</w:t>
        </w:r>
      </w:ins>
      <w:ins w:id="1202" w:author="3.0" w:date="2014-08-29T11:18:00Z">
        <w:r>
          <w:rPr>
            <w:lang w:val="en-GB"/>
          </w:rPr>
          <w:t>data dictionary</w:t>
        </w:r>
      </w:ins>
      <w:ins w:id="1203" w:author="3.0" w:date="2014-08-29T11:17:00Z">
        <w:r>
          <w:rPr>
            <w:lang w:val="en-GB"/>
          </w:rPr>
          <w:t xml:space="preserve">” </w:t>
        </w:r>
      </w:ins>
      <w:ins w:id="1204" w:author="3.0" w:date="2014-09-08T13:59:00Z">
        <w:r w:rsidR="009A7754">
          <w:rPr>
            <w:lang w:val="en-GB"/>
          </w:rPr>
          <w:t>(</w:t>
        </w:r>
      </w:ins>
      <w:ins w:id="1205" w:author="3.0" w:date="2014-08-29T11:16:00Z">
        <w:r>
          <w:rPr>
            <w:lang w:val="en-GB"/>
          </w:rPr>
          <w:t xml:space="preserve">appendix </w:t>
        </w:r>
      </w:ins>
      <w:ins w:id="1206" w:author="3.0" w:date="2014-08-29T11:17:00Z">
        <w:r>
          <w:rPr>
            <w:lang w:val="en-GB"/>
          </w:rPr>
          <w:fldChar w:fldCharType="begin"/>
        </w:r>
        <w:r>
          <w:rPr>
            <w:lang w:val="en-GB"/>
          </w:rPr>
          <w:instrText xml:space="preserve"> REF _Ref378683057 \r \h </w:instrText>
        </w:r>
      </w:ins>
      <w:r>
        <w:rPr>
          <w:lang w:val="en-GB"/>
        </w:rPr>
      </w:r>
      <w:r>
        <w:rPr>
          <w:lang w:val="en-GB"/>
        </w:rPr>
        <w:fldChar w:fldCharType="separate"/>
      </w:r>
      <w:ins w:id="1207" w:author="3.0" w:date="2014-09-15T10:03:00Z">
        <w:r w:rsidR="006D6783">
          <w:rPr>
            <w:lang w:val="en-GB"/>
          </w:rPr>
          <w:t>/6/</w:t>
        </w:r>
      </w:ins>
      <w:ins w:id="1208" w:author="3.0" w:date="2014-08-29T11:17:00Z">
        <w:r>
          <w:rPr>
            <w:lang w:val="en-GB"/>
          </w:rPr>
          <w:fldChar w:fldCharType="end"/>
        </w:r>
      </w:ins>
      <w:ins w:id="1209" w:author="3.0" w:date="2014-09-08T13:59:00Z">
        <w:r w:rsidR="009A7754">
          <w:rPr>
            <w:lang w:val="en-GB"/>
          </w:rPr>
          <w:t>)</w:t>
        </w:r>
      </w:ins>
      <w:ins w:id="1210" w:author="3.0" w:date="2014-08-29T11:17:00Z">
        <w:r>
          <w:rPr>
            <w:lang w:val="en-GB"/>
          </w:rPr>
          <w:t xml:space="preserve"> is </w:t>
        </w:r>
      </w:ins>
      <w:ins w:id="1211" w:author="3.0" w:date="2014-09-08T13:59:00Z">
        <w:r w:rsidR="009A7754">
          <w:rPr>
            <w:lang w:val="en-GB"/>
          </w:rPr>
          <w:t xml:space="preserve">: </w:t>
        </w:r>
      </w:ins>
      <w:ins w:id="1212" w:author="3.0" w:date="2014-08-29T11:17:00Z">
        <w:r>
          <w:rPr>
            <w:lang w:val="en-GB"/>
          </w:rPr>
          <w:t xml:space="preserve">the radio communication </w:t>
        </w:r>
      </w:ins>
      <w:ins w:id="1213" w:author="3.0" w:date="2014-09-04T10:41:00Z">
        <w:r w:rsidR="006A08FD">
          <w:rPr>
            <w:lang w:val="en-GB"/>
          </w:rPr>
          <w:t>interface</w:t>
        </w:r>
      </w:ins>
      <w:ins w:id="1214" w:author="3.0" w:date="2014-08-29T11:17:00Z">
        <w:r>
          <w:rPr>
            <w:lang w:val="en-GB"/>
          </w:rPr>
          <w:t>.</w:t>
        </w:r>
      </w:ins>
    </w:p>
    <w:p w:rsidR="004C5868" w:rsidRPr="00806979" w:rsidRDefault="004C5868">
      <w:pPr>
        <w:pStyle w:val="Retraitcorpsdetexte"/>
        <w:ind w:left="851"/>
        <w:rPr>
          <w:lang w:val="en-GB"/>
        </w:rPr>
        <w:pPrChange w:id="1215" w:author="3.0" w:date="2014-09-08T13:59:00Z">
          <w:pPr>
            <w:pStyle w:val="Retraitcorpsdetexte"/>
            <w:ind w:left="0"/>
          </w:pPr>
        </w:pPrChange>
      </w:pPr>
      <w:ins w:id="1216" w:author="3.0" w:date="2014-08-29T11:17:00Z">
        <w:r>
          <w:rPr>
            <w:lang w:val="en-GB"/>
          </w:rPr>
          <w:t>- The main modification of the</w:t>
        </w:r>
      </w:ins>
      <w:ins w:id="1217" w:author="3.0" w:date="2014-08-29T11:18:00Z">
        <w:r>
          <w:rPr>
            <w:lang w:val="en-GB"/>
          </w:rPr>
          <w:t xml:space="preserve"> “application interface” </w:t>
        </w:r>
      </w:ins>
      <w:ins w:id="1218" w:author="3.0" w:date="2014-09-08T14:00:00Z">
        <w:r w:rsidR="009A7754">
          <w:rPr>
            <w:lang w:val="en-GB"/>
          </w:rPr>
          <w:t>(</w:t>
        </w:r>
      </w:ins>
      <w:ins w:id="1219" w:author="3.0" w:date="2014-08-29T11:18:00Z">
        <w:r>
          <w:rPr>
            <w:lang w:val="en-GB"/>
          </w:rPr>
          <w:t xml:space="preserve">appendix </w:t>
        </w:r>
      </w:ins>
      <w:ins w:id="1220" w:author="3.0" w:date="2014-08-29T11:19:00Z">
        <w:r>
          <w:rPr>
            <w:lang w:val="en-GB"/>
          </w:rPr>
          <w:fldChar w:fldCharType="begin"/>
        </w:r>
        <w:r>
          <w:rPr>
            <w:lang w:val="en-GB"/>
          </w:rPr>
          <w:instrText xml:space="preserve"> REF _Ref397074474 \r \h </w:instrText>
        </w:r>
      </w:ins>
      <w:r>
        <w:rPr>
          <w:lang w:val="en-GB"/>
        </w:rPr>
      </w:r>
      <w:r>
        <w:rPr>
          <w:lang w:val="en-GB"/>
        </w:rPr>
        <w:fldChar w:fldCharType="separate"/>
      </w:r>
      <w:ins w:id="1221" w:author="3.0" w:date="2014-09-15T10:03:00Z">
        <w:r w:rsidR="006D6783">
          <w:rPr>
            <w:lang w:val="en-GB"/>
          </w:rPr>
          <w:t>/5/</w:t>
        </w:r>
      </w:ins>
      <w:ins w:id="1222" w:author="3.0" w:date="2014-08-29T11:19:00Z">
        <w:r>
          <w:rPr>
            <w:lang w:val="en-GB"/>
          </w:rPr>
          <w:fldChar w:fldCharType="end"/>
        </w:r>
        <w:r>
          <w:rPr>
            <w:lang w:val="en-GB"/>
          </w:rPr>
          <w:t>) is</w:t>
        </w:r>
      </w:ins>
      <w:ins w:id="1223" w:author="3.0" w:date="2014-09-08T14:00:00Z">
        <w:r w:rsidR="009A7754">
          <w:rPr>
            <w:lang w:val="en-GB"/>
          </w:rPr>
          <w:t xml:space="preserve"> :</w:t>
        </w:r>
      </w:ins>
      <w:ins w:id="1224" w:author="3.0" w:date="2014-08-29T11:19:00Z">
        <w:r>
          <w:rPr>
            <w:lang w:val="en-GB"/>
          </w:rPr>
          <w:t xml:space="preserve"> the DMI interface.</w:t>
        </w:r>
      </w:ins>
      <w:ins w:id="1225" w:author="3.0" w:date="2014-08-29T11:17:00Z">
        <w:r>
          <w:rPr>
            <w:lang w:val="en-GB"/>
          </w:rPr>
          <w:t xml:space="preserve"> </w:t>
        </w:r>
      </w:ins>
    </w:p>
    <w:p w:rsidR="004626FD" w:rsidRPr="00623C9D" w:rsidRDefault="004626FD" w:rsidP="000A67EB">
      <w:pPr>
        <w:pStyle w:val="Titre2"/>
      </w:pPr>
      <w:bookmarkStart w:id="1226" w:name="_Toc452797408"/>
      <w:bookmarkStart w:id="1227" w:name="_Toc501444127"/>
      <w:bookmarkStart w:id="1228" w:name="_Toc397948199"/>
      <w:r w:rsidRPr="00623C9D">
        <w:t>Document description</w:t>
      </w:r>
      <w:bookmarkEnd w:id="1189"/>
      <w:bookmarkEnd w:id="1190"/>
      <w:bookmarkEnd w:id="1226"/>
      <w:bookmarkEnd w:id="1227"/>
      <w:bookmarkEnd w:id="1228"/>
    </w:p>
    <w:p w:rsidR="000A67EB" w:rsidRDefault="000A67EB" w:rsidP="00E83194">
      <w:r>
        <w:t xml:space="preserve">The document will first </w:t>
      </w:r>
      <w:r w:rsidR="00664F27">
        <w:t>provide a context</w:t>
      </w:r>
      <w:r>
        <w:t xml:space="preserve"> overview of the OpenETCS</w:t>
      </w:r>
      <w:r w:rsidR="00664F27">
        <w:t xml:space="preserve"> application</w:t>
      </w:r>
      <w:r>
        <w:t>:</w:t>
      </w:r>
    </w:p>
    <w:p w:rsidR="000A67EB" w:rsidRDefault="007D76AC" w:rsidP="00FE393C">
      <w:pPr>
        <w:pStyle w:val="Corpsdetexte"/>
        <w:numPr>
          <w:ilvl w:val="0"/>
          <w:numId w:val="6"/>
        </w:numPr>
      </w:pPr>
      <w:r>
        <w:t xml:space="preserve">Definition of the </w:t>
      </w:r>
      <w:r w:rsidR="00664F27">
        <w:t xml:space="preserve">OpenETCS application </w:t>
      </w:r>
      <w:r w:rsidR="00F719DE">
        <w:t>withi</w:t>
      </w:r>
      <w:r w:rsidR="00664F27">
        <w:t xml:space="preserve">n the on-board </w:t>
      </w:r>
      <w:r w:rsidR="00C614B5">
        <w:t>environment</w:t>
      </w:r>
    </w:p>
    <w:p w:rsidR="00664F27" w:rsidRDefault="00F719DE" w:rsidP="00FE393C">
      <w:pPr>
        <w:pStyle w:val="Corpsdetexte"/>
        <w:numPr>
          <w:ilvl w:val="0"/>
          <w:numId w:val="6"/>
        </w:numPr>
      </w:pPr>
      <w:r>
        <w:t xml:space="preserve">OpenETCS </w:t>
      </w:r>
      <w:r w:rsidR="00664F27">
        <w:t>API services overview</w:t>
      </w:r>
    </w:p>
    <w:p w:rsidR="00664F27" w:rsidRDefault="00664F27" w:rsidP="00FE393C">
      <w:pPr>
        <w:pStyle w:val="Corpsdetexte"/>
        <w:numPr>
          <w:ilvl w:val="0"/>
          <w:numId w:val="6"/>
        </w:numPr>
      </w:pPr>
      <w:r>
        <w:lastRenderedPageBreak/>
        <w:t>General principles</w:t>
      </w:r>
      <w:r w:rsidR="00293D10">
        <w:t xml:space="preserve"> </w:t>
      </w:r>
      <w:r w:rsidR="00F614AA">
        <w:t xml:space="preserve">and rules </w:t>
      </w:r>
      <w:r w:rsidR="00323FFF">
        <w:t xml:space="preserve">: </w:t>
      </w:r>
      <w:r w:rsidR="00293D10">
        <w:t xml:space="preserve">dynamic behaviour and </w:t>
      </w:r>
      <w:r w:rsidR="00FA3843">
        <w:t xml:space="preserve">SW </w:t>
      </w:r>
      <w:r w:rsidR="00FC2F22">
        <w:t>architecture</w:t>
      </w:r>
    </w:p>
    <w:p w:rsidR="000A67EB" w:rsidRDefault="000A67EB" w:rsidP="000A67EB">
      <w:pPr>
        <w:pStyle w:val="Corpsdetexte"/>
      </w:pPr>
    </w:p>
    <w:p w:rsidR="000A67EB" w:rsidDel="00102B6D" w:rsidRDefault="000A67EB" w:rsidP="000A67EB">
      <w:pPr>
        <w:pStyle w:val="Corpsdetexte"/>
        <w:rPr>
          <w:del w:id="1229" w:author="3.0" w:date="2014-09-04T10:42:00Z"/>
        </w:rPr>
      </w:pPr>
    </w:p>
    <w:p w:rsidR="000A67EB" w:rsidDel="00102B6D" w:rsidRDefault="000A67EB" w:rsidP="000A67EB">
      <w:pPr>
        <w:pStyle w:val="Corpsdetexte"/>
        <w:rPr>
          <w:del w:id="1230" w:author="3.0" w:date="2014-09-04T10:42:00Z"/>
        </w:rPr>
      </w:pPr>
    </w:p>
    <w:p w:rsidR="000A67EB" w:rsidDel="00102B6D" w:rsidRDefault="000A67EB" w:rsidP="000A67EB">
      <w:pPr>
        <w:pStyle w:val="Corpsdetexte"/>
        <w:rPr>
          <w:del w:id="1231" w:author="3.0" w:date="2014-09-04T10:42:00Z"/>
        </w:rPr>
      </w:pPr>
    </w:p>
    <w:p w:rsidR="004626FD" w:rsidRDefault="00F719DE" w:rsidP="000A67EB">
      <w:pPr>
        <w:pStyle w:val="Corpsdetexte"/>
      </w:pPr>
      <w:r>
        <w:t>Then t</w:t>
      </w:r>
      <w:r w:rsidR="004626FD" w:rsidRPr="00623C9D">
        <w:t xml:space="preserve">his document </w:t>
      </w:r>
      <w:r w:rsidR="006E3FEE">
        <w:t>will present</w:t>
      </w:r>
      <w:r w:rsidR="004626FD" w:rsidRPr="00623C9D">
        <w:t xml:space="preserve"> the general description of the different kinds of services a</w:t>
      </w:r>
      <w:r w:rsidR="006E3FEE">
        <w:t>nd presents the way to use them</w:t>
      </w:r>
      <w:r w:rsidR="00A153BB">
        <w:t>:</w:t>
      </w:r>
    </w:p>
    <w:p w:rsidR="006E3FEE" w:rsidRDefault="00A153BB" w:rsidP="00FE393C">
      <w:pPr>
        <w:pStyle w:val="Corpsdetexte"/>
        <w:numPr>
          <w:ilvl w:val="0"/>
          <w:numId w:val="8"/>
        </w:numPr>
      </w:pPr>
      <w:r>
        <w:t>Definition</w:t>
      </w:r>
    </w:p>
    <w:p w:rsidR="006E3FEE" w:rsidRDefault="006E3FEE" w:rsidP="00FE393C">
      <w:pPr>
        <w:pStyle w:val="Corpsdetexte"/>
        <w:numPr>
          <w:ilvl w:val="0"/>
          <w:numId w:val="8"/>
        </w:numPr>
      </w:pPr>
      <w:r>
        <w:t>Input and Output Functional data flow</w:t>
      </w:r>
    </w:p>
    <w:p w:rsidR="006E3FEE" w:rsidRPr="00623C9D" w:rsidRDefault="006E3FEE" w:rsidP="00FE393C">
      <w:pPr>
        <w:pStyle w:val="Corpsdetexte"/>
        <w:numPr>
          <w:ilvl w:val="0"/>
          <w:numId w:val="8"/>
        </w:numPr>
      </w:pPr>
      <w:r>
        <w:t>Ap</w:t>
      </w:r>
      <w:r w:rsidR="00373AE5">
        <w:t xml:space="preserve">plication Layer </w:t>
      </w:r>
      <w:r w:rsidR="00A153BB">
        <w:t xml:space="preserve">(telegrams) </w:t>
      </w:r>
      <w:r w:rsidR="00373AE5">
        <w:t xml:space="preserve">definition (when </w:t>
      </w:r>
      <w:r w:rsidR="00C118BE">
        <w:t>relevant</w:t>
      </w:r>
      <w:r w:rsidR="00373AE5">
        <w:t>)</w:t>
      </w:r>
    </w:p>
    <w:p w:rsidR="006E3FEE" w:rsidRDefault="006E3FEE" w:rsidP="00FE393C">
      <w:pPr>
        <w:pStyle w:val="Corpsdetexte"/>
        <w:numPr>
          <w:ilvl w:val="0"/>
          <w:numId w:val="8"/>
        </w:numPr>
      </w:pPr>
      <w:r>
        <w:t>Constraints</w:t>
      </w:r>
    </w:p>
    <w:p w:rsidR="006E3FEE" w:rsidRDefault="006E3FEE" w:rsidP="00FE393C">
      <w:pPr>
        <w:pStyle w:val="Corpsdetexte"/>
        <w:numPr>
          <w:ilvl w:val="0"/>
          <w:numId w:val="8"/>
        </w:numPr>
      </w:pPr>
      <w:r>
        <w:t>ADA Software source code extract</w:t>
      </w:r>
    </w:p>
    <w:p w:rsidR="00F719DE" w:rsidRDefault="00F719DE" w:rsidP="000A67EB">
      <w:pPr>
        <w:pStyle w:val="Corpsdetexte"/>
      </w:pPr>
    </w:p>
    <w:p w:rsidR="007163A9" w:rsidRPr="00945B65" w:rsidRDefault="007163A9" w:rsidP="00945B65">
      <w:pPr>
        <w:pStyle w:val="Corpsdetexte"/>
        <w:rPr>
          <w:b/>
        </w:rPr>
      </w:pPr>
    </w:p>
    <w:p w:rsidR="004626FD" w:rsidRPr="00945B65" w:rsidRDefault="004626FD" w:rsidP="000A67EB">
      <w:pPr>
        <w:pStyle w:val="Titre1"/>
      </w:pPr>
      <w:r w:rsidRPr="00103DF2">
        <w:br w:type="page"/>
      </w:r>
      <w:bookmarkStart w:id="1232" w:name="_Toc452797409"/>
      <w:bookmarkStart w:id="1233" w:name="_Toc501444128"/>
      <w:bookmarkStart w:id="1234" w:name="_Toc397948200"/>
      <w:r w:rsidRPr="00945B65">
        <w:lastRenderedPageBreak/>
        <w:t>Documents &amp; terminology</w:t>
      </w:r>
      <w:bookmarkEnd w:id="1232"/>
      <w:bookmarkEnd w:id="1233"/>
      <w:bookmarkEnd w:id="1234"/>
    </w:p>
    <w:p w:rsidR="004626FD" w:rsidRPr="00945B65" w:rsidRDefault="004626FD" w:rsidP="000A67EB">
      <w:pPr>
        <w:pStyle w:val="Titre2"/>
      </w:pPr>
      <w:bookmarkStart w:id="1235" w:name="_Toc452797410"/>
      <w:bookmarkStart w:id="1236" w:name="_Toc501444129"/>
      <w:bookmarkStart w:id="1237" w:name="_Toc397948201"/>
      <w:r w:rsidRPr="00945B65">
        <w:t>Reference documents</w:t>
      </w:r>
      <w:bookmarkEnd w:id="1235"/>
      <w:bookmarkEnd w:id="1236"/>
      <w:bookmarkEnd w:id="1237"/>
    </w:p>
    <w:p w:rsidR="004626FD" w:rsidRDefault="00373AE5" w:rsidP="000A67EB">
      <w:pPr>
        <w:pStyle w:val="Referenceddocument"/>
      </w:pPr>
      <w:r>
        <w:t xml:space="preserve"> </w:t>
      </w:r>
      <w:bookmarkStart w:id="1238" w:name="_Ref378167533"/>
      <w:r w:rsidR="004626FD" w:rsidRPr="00623C9D">
        <w:t xml:space="preserve">System Requirements Specification, ref. </w:t>
      </w:r>
      <w:r w:rsidR="004626FD" w:rsidRPr="00103DF2">
        <w:t>SUBSET-026, v</w:t>
      </w:r>
      <w:r>
        <w:t>3</w:t>
      </w:r>
      <w:r w:rsidR="004626FD" w:rsidRPr="00103DF2">
        <w:t>.3.0</w:t>
      </w:r>
      <w:bookmarkEnd w:id="1238"/>
    </w:p>
    <w:p w:rsidR="009271CE" w:rsidRDefault="00EA51A6" w:rsidP="000A67EB">
      <w:pPr>
        <w:pStyle w:val="Referenceddocument"/>
      </w:pPr>
      <w:bookmarkStart w:id="1239" w:name="_Ref378166622"/>
      <w:r>
        <w:t xml:space="preserve"> </w:t>
      </w:r>
      <w:r w:rsidR="00FB27BF">
        <w:t>Glossary of terms and a</w:t>
      </w:r>
      <w:r w:rsidR="00683730">
        <w:t>b</w:t>
      </w:r>
      <w:r w:rsidR="00FB27BF">
        <w:t>breviations, ref. SUBSET-023, v3.0.0</w:t>
      </w:r>
      <w:bookmarkEnd w:id="1239"/>
    </w:p>
    <w:p w:rsidR="000865D2" w:rsidRDefault="000865D2" w:rsidP="000865D2">
      <w:pPr>
        <w:pStyle w:val="Referenceddocument"/>
      </w:pPr>
      <w:bookmarkStart w:id="1240" w:name="_Ref391910460"/>
      <w:r w:rsidRPr="000865D2">
        <w:t>FIS Juridical Recording, ref SUBSET-027, v3.0.0</w:t>
      </w:r>
      <w:bookmarkEnd w:id="1240"/>
    </w:p>
    <w:p w:rsidR="000865D2" w:rsidRPr="00103DF2" w:rsidRDefault="000865D2" w:rsidP="000865D2">
      <w:pPr>
        <w:pStyle w:val="Referenceddocument"/>
      </w:pPr>
      <w:bookmarkStart w:id="1241" w:name="_Ref391911652"/>
      <w:r w:rsidRPr="000865D2">
        <w:t>FFFIS STM Application Layer, ref SUBSET-058, v3.0.0</w:t>
      </w:r>
      <w:bookmarkEnd w:id="1241"/>
    </w:p>
    <w:p w:rsidR="004626FD" w:rsidRPr="00FB27BF" w:rsidRDefault="004626FD" w:rsidP="000A67EB"/>
    <w:p w:rsidR="004626FD" w:rsidRPr="00623C9D" w:rsidRDefault="004626FD" w:rsidP="000A67EB">
      <w:pPr>
        <w:pStyle w:val="Titre2"/>
        <w:rPr>
          <w:lang w:val="fr-FR"/>
        </w:rPr>
      </w:pPr>
      <w:bookmarkStart w:id="1242" w:name="_Toc452797411"/>
      <w:bookmarkStart w:id="1243" w:name="_Toc501444130"/>
      <w:bookmarkStart w:id="1244" w:name="_Toc397948202"/>
      <w:r w:rsidRPr="00623C9D">
        <w:rPr>
          <w:lang w:val="fr-FR"/>
        </w:rPr>
        <w:t>Applicable documents</w:t>
      </w:r>
      <w:bookmarkEnd w:id="1242"/>
      <w:bookmarkEnd w:id="1243"/>
      <w:bookmarkEnd w:id="1244"/>
    </w:p>
    <w:p w:rsidR="004626FD" w:rsidRDefault="00EA51A6" w:rsidP="00982ABA">
      <w:pPr>
        <w:pStyle w:val="Referenceddocument"/>
      </w:pPr>
      <w:r>
        <w:t xml:space="preserve"> </w:t>
      </w:r>
      <w:bookmarkStart w:id="1245" w:name="_Ref378683078"/>
      <w:bookmarkStart w:id="1246" w:name="_Ref397074474"/>
      <w:r w:rsidR="00934EF0" w:rsidRPr="009F02E2">
        <w:t>API Requirements for OpenETCS</w:t>
      </w:r>
      <w:r w:rsidR="00934EF0">
        <w:t xml:space="preserve"> – </w:t>
      </w:r>
      <w:r w:rsidR="0091589B">
        <w:t xml:space="preserve">appendix - </w:t>
      </w:r>
      <w:r w:rsidR="00934EF0">
        <w:t>Application layer, v1.</w:t>
      </w:r>
      <w:bookmarkEnd w:id="1245"/>
      <w:del w:id="1247" w:author="3.0" w:date="2014-09-04T10:40:00Z">
        <w:r w:rsidR="006F3332" w:rsidDel="003E62D4">
          <w:delText>1</w:delText>
        </w:r>
      </w:del>
      <w:bookmarkEnd w:id="1246"/>
      <w:ins w:id="1248" w:author="3.0" w:date="2014-09-04T10:40:00Z">
        <w:r w:rsidR="003E62D4">
          <w:t>2</w:t>
        </w:r>
      </w:ins>
    </w:p>
    <w:p w:rsidR="00A943C9" w:rsidRPr="00623C9D" w:rsidRDefault="00A943C9" w:rsidP="00982ABA">
      <w:pPr>
        <w:pStyle w:val="Referenceddocument"/>
      </w:pPr>
      <w:r>
        <w:t xml:space="preserve"> </w:t>
      </w:r>
      <w:bookmarkStart w:id="1249" w:name="_Ref378683057"/>
      <w:r>
        <w:t>API Requirement fo</w:t>
      </w:r>
      <w:r w:rsidR="007B246B">
        <w:t xml:space="preserve">r OpenETCS – </w:t>
      </w:r>
      <w:r w:rsidR="0091589B">
        <w:t xml:space="preserve">appendix - </w:t>
      </w:r>
      <w:r w:rsidR="007B246B">
        <w:t>Functional Data Di</w:t>
      </w:r>
      <w:r>
        <w:t>ctionary, v1.</w:t>
      </w:r>
      <w:del w:id="1250" w:author="3.0" w:date="2014-09-04T10:40:00Z">
        <w:r w:rsidDel="003E62D4">
          <w:delText>0</w:delText>
        </w:r>
      </w:del>
      <w:bookmarkEnd w:id="1249"/>
      <w:ins w:id="1251" w:author="3.0" w:date="2014-09-04T10:40:00Z">
        <w:r w:rsidR="003E62D4">
          <w:t>1</w:t>
        </w:r>
      </w:ins>
    </w:p>
    <w:p w:rsidR="00EA51A6" w:rsidRDefault="00EA51A6" w:rsidP="00EA51A6"/>
    <w:p w:rsidR="00EA51A6" w:rsidRDefault="00EA51A6" w:rsidP="00EA51A6">
      <w:pPr>
        <w:pStyle w:val="Corpsdetexte"/>
      </w:pPr>
    </w:p>
    <w:p w:rsidR="004626FD" w:rsidRPr="00623C9D" w:rsidRDefault="004626FD" w:rsidP="000A67EB">
      <w:pPr>
        <w:pStyle w:val="Titre2"/>
      </w:pPr>
      <w:bookmarkStart w:id="1252" w:name="_Toc452797412"/>
      <w:bookmarkStart w:id="1253" w:name="_Toc501444131"/>
      <w:bookmarkStart w:id="1254" w:name="_Toc397948203"/>
      <w:r w:rsidRPr="00623C9D">
        <w:t>Definitions</w:t>
      </w:r>
      <w:bookmarkEnd w:id="1252"/>
      <w:bookmarkEnd w:id="1253"/>
      <w:bookmarkEnd w:id="1254"/>
    </w:p>
    <w:p w:rsidR="004626FD" w:rsidRDefault="004626FD" w:rsidP="000A67EB">
      <w:pPr>
        <w:pStyle w:val="Corpsdetexte"/>
      </w:pPr>
      <w:bookmarkStart w:id="1255" w:name="_Toc452797413"/>
      <w:bookmarkStart w:id="1256" w:name="_Toc501444132"/>
    </w:p>
    <w:p w:rsidR="00EF502F" w:rsidRPr="00623C9D" w:rsidRDefault="00EF502F" w:rsidP="000A67EB">
      <w:pPr>
        <w:pStyle w:val="Corpsdetexte"/>
      </w:pPr>
      <w:r>
        <w:t xml:space="preserve">Refer also to </w:t>
      </w:r>
      <w:r>
        <w:fldChar w:fldCharType="begin"/>
      </w:r>
      <w:r>
        <w:instrText xml:space="preserve"> REF _Ref378166622 \r \h </w:instrText>
      </w:r>
      <w:r>
        <w:fldChar w:fldCharType="separate"/>
      </w:r>
      <w:r w:rsidR="006D6783">
        <w:t>/2/</w:t>
      </w:r>
      <w:r>
        <w:fldChar w:fldCharType="end"/>
      </w:r>
    </w:p>
    <w:p w:rsidR="004626FD" w:rsidRPr="00623C9D" w:rsidRDefault="004626FD" w:rsidP="000A67EB">
      <w:pPr>
        <w:pStyle w:val="Corpsdetexte"/>
      </w:pPr>
    </w:p>
    <w:p w:rsidR="004626FD" w:rsidRDefault="004626FD" w:rsidP="000A67EB">
      <w:pPr>
        <w:pStyle w:val="Titre2"/>
      </w:pPr>
      <w:bookmarkStart w:id="1257" w:name="_Toc397948204"/>
      <w:r w:rsidRPr="00623C9D">
        <w:t>Abbreviations</w:t>
      </w:r>
      <w:bookmarkEnd w:id="1255"/>
      <w:bookmarkEnd w:id="1256"/>
      <w:bookmarkEnd w:id="1257"/>
    </w:p>
    <w:p w:rsidR="003F692C" w:rsidRDefault="003F692C" w:rsidP="003F692C">
      <w:pPr>
        <w:pStyle w:val="Retraitcorpsdetexte"/>
        <w:ind w:left="0"/>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663"/>
      </w:tblGrid>
      <w:tr w:rsidR="003F692C" w:rsidTr="00986E36">
        <w:tc>
          <w:tcPr>
            <w:tcW w:w="2093" w:type="dxa"/>
            <w:shd w:val="clear" w:color="auto" w:fill="auto"/>
          </w:tcPr>
          <w:p w:rsidR="003F692C" w:rsidRPr="00986E36" w:rsidRDefault="003F692C" w:rsidP="00986E36">
            <w:pPr>
              <w:pStyle w:val="Retraitcorpsdetexte"/>
              <w:ind w:left="0"/>
              <w:rPr>
                <w:lang w:val="en-GB"/>
              </w:rPr>
            </w:pPr>
            <w:r w:rsidRPr="00623C9D">
              <w:t>API</w:t>
            </w:r>
          </w:p>
        </w:tc>
        <w:tc>
          <w:tcPr>
            <w:tcW w:w="7663" w:type="dxa"/>
            <w:shd w:val="clear" w:color="auto" w:fill="auto"/>
          </w:tcPr>
          <w:p w:rsidR="003F692C" w:rsidRPr="00986E36" w:rsidRDefault="00CE12F4" w:rsidP="00986E36">
            <w:pPr>
              <w:pStyle w:val="Retraitcorpsdetexte"/>
              <w:ind w:left="0"/>
              <w:rPr>
                <w:lang w:val="en-GB"/>
              </w:rPr>
            </w:pPr>
            <w:r>
              <w:t>Application Program</w:t>
            </w:r>
            <w:r w:rsidR="00EF502F" w:rsidRPr="00623C9D">
              <w:t>ming Interface</w:t>
            </w:r>
          </w:p>
        </w:tc>
      </w:tr>
      <w:tr w:rsidR="003F692C" w:rsidTr="00986E36">
        <w:tc>
          <w:tcPr>
            <w:tcW w:w="2093" w:type="dxa"/>
            <w:shd w:val="clear" w:color="auto" w:fill="auto"/>
          </w:tcPr>
          <w:p w:rsidR="003F692C" w:rsidRPr="00986E36" w:rsidRDefault="003F692C" w:rsidP="00986E36">
            <w:pPr>
              <w:pStyle w:val="Retraitcorpsdetexte"/>
              <w:ind w:left="0"/>
              <w:rPr>
                <w:lang w:val="en-GB"/>
              </w:rPr>
            </w:pPr>
            <w:r w:rsidRPr="00623C9D">
              <w:t>APP</w:t>
            </w:r>
          </w:p>
        </w:tc>
        <w:tc>
          <w:tcPr>
            <w:tcW w:w="7663" w:type="dxa"/>
            <w:shd w:val="clear" w:color="auto" w:fill="auto"/>
          </w:tcPr>
          <w:p w:rsidR="003F692C" w:rsidRPr="00986E36" w:rsidRDefault="00EF502F" w:rsidP="00986E36">
            <w:pPr>
              <w:pStyle w:val="Retraitcorpsdetexte"/>
              <w:ind w:left="0"/>
              <w:rPr>
                <w:lang w:val="en-GB"/>
              </w:rPr>
            </w:pPr>
            <w:r w:rsidRPr="00623C9D">
              <w:t>Application</w:t>
            </w:r>
          </w:p>
        </w:tc>
      </w:tr>
      <w:tr w:rsidR="003F692C" w:rsidTr="00986E36">
        <w:tc>
          <w:tcPr>
            <w:tcW w:w="2093" w:type="dxa"/>
            <w:shd w:val="clear" w:color="auto" w:fill="auto"/>
          </w:tcPr>
          <w:p w:rsidR="003F692C" w:rsidRPr="00986E36" w:rsidRDefault="003F692C" w:rsidP="00986E36">
            <w:pPr>
              <w:pStyle w:val="Retraitcorpsdetexte"/>
              <w:ind w:left="0"/>
              <w:rPr>
                <w:lang w:val="en-GB"/>
              </w:rPr>
            </w:pPr>
            <w:r w:rsidRPr="00623C9D">
              <w:t>ASW</w:t>
            </w:r>
          </w:p>
        </w:tc>
        <w:tc>
          <w:tcPr>
            <w:tcW w:w="7663" w:type="dxa"/>
            <w:shd w:val="clear" w:color="auto" w:fill="auto"/>
          </w:tcPr>
          <w:p w:rsidR="003F692C" w:rsidRPr="00986E36" w:rsidRDefault="00EF502F" w:rsidP="00986E36">
            <w:pPr>
              <w:pStyle w:val="Retraitcorpsdetexte"/>
              <w:ind w:left="0"/>
              <w:rPr>
                <w:lang w:val="en-GB"/>
              </w:rPr>
            </w:pPr>
            <w:r w:rsidRPr="00623C9D">
              <w:t>Application Software</w:t>
            </w:r>
          </w:p>
        </w:tc>
      </w:tr>
      <w:tr w:rsidR="003F692C" w:rsidTr="00986E36">
        <w:tc>
          <w:tcPr>
            <w:tcW w:w="2093" w:type="dxa"/>
            <w:shd w:val="clear" w:color="auto" w:fill="auto"/>
          </w:tcPr>
          <w:p w:rsidR="003F692C" w:rsidRPr="00986E36" w:rsidRDefault="003F692C" w:rsidP="00986E36">
            <w:pPr>
              <w:pStyle w:val="Retraitcorpsdetexte"/>
              <w:ind w:left="0"/>
              <w:rPr>
                <w:lang w:val="en-GB"/>
              </w:rPr>
            </w:pPr>
            <w:r w:rsidRPr="00986E36">
              <w:rPr>
                <w:lang w:val="en-GB"/>
              </w:rPr>
              <w:t>BSW</w:t>
            </w:r>
          </w:p>
        </w:tc>
        <w:tc>
          <w:tcPr>
            <w:tcW w:w="7663" w:type="dxa"/>
            <w:shd w:val="clear" w:color="auto" w:fill="auto"/>
          </w:tcPr>
          <w:p w:rsidR="003F692C" w:rsidRPr="00986E36" w:rsidRDefault="00EF502F" w:rsidP="00986E36">
            <w:pPr>
              <w:pStyle w:val="Retraitcorpsdetexte"/>
              <w:ind w:left="0"/>
              <w:rPr>
                <w:lang w:val="en-GB"/>
              </w:rPr>
            </w:pPr>
            <w:r>
              <w:t xml:space="preserve">Basic </w:t>
            </w:r>
            <w:r w:rsidRPr="00623C9D">
              <w:t>Software</w:t>
            </w:r>
          </w:p>
        </w:tc>
      </w:tr>
      <w:tr w:rsidR="00EF502F" w:rsidTr="00986E36">
        <w:tc>
          <w:tcPr>
            <w:tcW w:w="2093" w:type="dxa"/>
            <w:shd w:val="clear" w:color="auto" w:fill="auto"/>
          </w:tcPr>
          <w:p w:rsidR="00EF502F" w:rsidRDefault="00EF502F" w:rsidP="00986E36">
            <w:pPr>
              <w:pStyle w:val="Retraitcorpsdetexte"/>
              <w:ind w:left="0"/>
            </w:pPr>
            <w:r>
              <w:t>BTM</w:t>
            </w:r>
          </w:p>
        </w:tc>
        <w:tc>
          <w:tcPr>
            <w:tcW w:w="7663" w:type="dxa"/>
            <w:shd w:val="clear" w:color="auto" w:fill="auto"/>
          </w:tcPr>
          <w:p w:rsidR="00EF502F" w:rsidRPr="00986E36" w:rsidRDefault="00EF502F" w:rsidP="002038D1">
            <w:pPr>
              <w:pStyle w:val="Retraitcorpsdetexte"/>
              <w:ind w:left="0"/>
              <w:rPr>
                <w:lang w:val="en-GB"/>
              </w:rPr>
            </w:pPr>
            <w:r w:rsidRPr="00986E36">
              <w:rPr>
                <w:lang w:val="en-GB"/>
              </w:rPr>
              <w:t xml:space="preserve">Balise Transmission Module </w:t>
            </w:r>
            <w:r w:rsidR="005950C0">
              <w:rPr>
                <w:lang w:val="en-GB"/>
              </w:rPr>
              <w:t>(</w:t>
            </w:r>
            <w:r w:rsidR="002038D1" w:rsidRPr="00986E36">
              <w:rPr>
                <w:lang w:val="en-GB"/>
              </w:rPr>
              <w:t>is a component of the EVC</w:t>
            </w:r>
            <w:r w:rsidR="002038D1">
              <w:rPr>
                <w:lang w:val="en-GB"/>
              </w:rPr>
              <w:t xml:space="preserve">; </w:t>
            </w:r>
            <w:r w:rsidR="005950C0">
              <w:rPr>
                <w:lang w:val="en-GB"/>
              </w:rPr>
              <w:t>is made of the CTE/CIE boards</w:t>
            </w:r>
            <w:r w:rsidRPr="00986E36">
              <w:rPr>
                <w:lang w:val="en-GB"/>
              </w:rPr>
              <w:t>)</w:t>
            </w:r>
          </w:p>
        </w:tc>
      </w:tr>
      <w:tr w:rsidR="00145205" w:rsidTr="00986E36">
        <w:tc>
          <w:tcPr>
            <w:tcW w:w="2093" w:type="dxa"/>
            <w:shd w:val="clear" w:color="auto" w:fill="auto"/>
          </w:tcPr>
          <w:p w:rsidR="00145205" w:rsidRDefault="00145205" w:rsidP="00986E36">
            <w:pPr>
              <w:pStyle w:val="Retraitcorpsdetexte"/>
              <w:ind w:left="0"/>
            </w:pPr>
            <w:r>
              <w:t>CORE</w:t>
            </w:r>
          </w:p>
        </w:tc>
        <w:tc>
          <w:tcPr>
            <w:tcW w:w="7663" w:type="dxa"/>
            <w:shd w:val="clear" w:color="auto" w:fill="auto"/>
          </w:tcPr>
          <w:p w:rsidR="00145205" w:rsidRPr="00986E36" w:rsidRDefault="00145205" w:rsidP="00986E36">
            <w:pPr>
              <w:pStyle w:val="Retraitcorpsdetexte"/>
              <w:ind w:left="0"/>
              <w:rPr>
                <w:lang w:val="en-GB"/>
              </w:rPr>
            </w:pPr>
            <w:r>
              <w:rPr>
                <w:lang w:val="en-GB"/>
              </w:rPr>
              <w:t>The CORE board is the main processing board of the ALSTOM EVC</w:t>
            </w:r>
          </w:p>
        </w:tc>
      </w:tr>
      <w:tr w:rsidR="00EF502F" w:rsidTr="00986E36">
        <w:tc>
          <w:tcPr>
            <w:tcW w:w="2093" w:type="dxa"/>
            <w:shd w:val="clear" w:color="auto" w:fill="auto"/>
          </w:tcPr>
          <w:p w:rsidR="00EF502F" w:rsidRDefault="00EF502F" w:rsidP="00986E36">
            <w:pPr>
              <w:pStyle w:val="Retraitcorpsdetexte"/>
              <w:ind w:left="0"/>
            </w:pPr>
            <w:r>
              <w:t>CPBI</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Can Profibus Board Interface (is a component of the EVC)</w:t>
            </w:r>
          </w:p>
        </w:tc>
      </w:tr>
      <w:tr w:rsidR="00EF502F" w:rsidTr="00986E36">
        <w:tc>
          <w:tcPr>
            <w:tcW w:w="2093" w:type="dxa"/>
            <w:shd w:val="clear" w:color="auto" w:fill="auto"/>
          </w:tcPr>
          <w:p w:rsidR="00EF502F" w:rsidRDefault="00EF502F" w:rsidP="00986E36">
            <w:pPr>
              <w:pStyle w:val="Retraitcorpsdetexte"/>
              <w:ind w:left="0"/>
            </w:pPr>
            <w:r>
              <w:t>CIE</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Carte d’Interface Eurobalise (part of the BTM)</w:t>
            </w:r>
          </w:p>
        </w:tc>
      </w:tr>
      <w:tr w:rsidR="00EF502F" w:rsidRPr="006D6783" w:rsidTr="00986E36">
        <w:tc>
          <w:tcPr>
            <w:tcW w:w="2093" w:type="dxa"/>
            <w:shd w:val="clear" w:color="auto" w:fill="auto"/>
          </w:tcPr>
          <w:p w:rsidR="00EF502F" w:rsidRDefault="00EF502F" w:rsidP="00986E36">
            <w:pPr>
              <w:pStyle w:val="Retraitcorpsdetexte"/>
              <w:ind w:left="0"/>
            </w:pPr>
            <w:r>
              <w:t>CTE</w:t>
            </w:r>
          </w:p>
        </w:tc>
        <w:tc>
          <w:tcPr>
            <w:tcW w:w="7663" w:type="dxa"/>
            <w:shd w:val="clear" w:color="auto" w:fill="auto"/>
          </w:tcPr>
          <w:p w:rsidR="00EF502F" w:rsidRPr="00986E36" w:rsidRDefault="00EF502F" w:rsidP="00986E36">
            <w:pPr>
              <w:pStyle w:val="Retraitcorpsdetexte"/>
              <w:ind w:left="0"/>
              <w:rPr>
                <w:lang w:val="fr-BE"/>
              </w:rPr>
            </w:pPr>
            <w:r w:rsidRPr="00986E36">
              <w:rPr>
                <w:lang w:val="fr-BE"/>
              </w:rPr>
              <w:t>Carte de Traitement Eurobalise (part of the BTM)</w:t>
            </w:r>
          </w:p>
        </w:tc>
      </w:tr>
      <w:tr w:rsidR="003F692C" w:rsidTr="00986E36">
        <w:tc>
          <w:tcPr>
            <w:tcW w:w="2093" w:type="dxa"/>
            <w:shd w:val="clear" w:color="auto" w:fill="auto"/>
          </w:tcPr>
          <w:p w:rsidR="003F692C" w:rsidRPr="00623C9D" w:rsidRDefault="003F692C" w:rsidP="00986E36">
            <w:pPr>
              <w:pStyle w:val="Retraitcorpsdetexte"/>
              <w:ind w:left="0"/>
            </w:pPr>
            <w:r>
              <w:t>DMI</w:t>
            </w:r>
          </w:p>
        </w:tc>
        <w:tc>
          <w:tcPr>
            <w:tcW w:w="7663" w:type="dxa"/>
            <w:shd w:val="clear" w:color="auto" w:fill="auto"/>
          </w:tcPr>
          <w:p w:rsidR="003F692C" w:rsidRPr="00986E36" w:rsidRDefault="00EF502F" w:rsidP="00986E36">
            <w:pPr>
              <w:pStyle w:val="Retraitcorpsdetexte"/>
              <w:ind w:left="0"/>
              <w:rPr>
                <w:lang w:val="en-GB"/>
              </w:rPr>
            </w:pPr>
            <w:r w:rsidRPr="00986E36">
              <w:rPr>
                <w:lang w:val="en-GB"/>
              </w:rPr>
              <w:t>Driver Machine Interface</w:t>
            </w:r>
          </w:p>
        </w:tc>
      </w:tr>
      <w:tr w:rsidR="00145205" w:rsidTr="00986E36">
        <w:tc>
          <w:tcPr>
            <w:tcW w:w="2093" w:type="dxa"/>
            <w:shd w:val="clear" w:color="auto" w:fill="auto"/>
          </w:tcPr>
          <w:p w:rsidR="00145205" w:rsidRPr="00623C9D" w:rsidRDefault="00145205" w:rsidP="00986E36">
            <w:pPr>
              <w:pStyle w:val="Retraitcorpsdetexte"/>
              <w:ind w:left="0"/>
            </w:pPr>
            <w:r>
              <w:t>DRU</w:t>
            </w:r>
          </w:p>
        </w:tc>
        <w:tc>
          <w:tcPr>
            <w:tcW w:w="7663" w:type="dxa"/>
            <w:shd w:val="clear" w:color="auto" w:fill="auto"/>
          </w:tcPr>
          <w:p w:rsidR="00145205" w:rsidRPr="00986E36" w:rsidRDefault="00145205" w:rsidP="00986E36">
            <w:pPr>
              <w:pStyle w:val="Retraitcorpsdetexte"/>
              <w:ind w:left="0"/>
              <w:rPr>
                <w:lang w:val="en-GB"/>
              </w:rPr>
            </w:pPr>
            <w:r>
              <w:rPr>
                <w:lang w:val="en-GB"/>
              </w:rPr>
              <w:t>Diagnostic Recording Unit</w:t>
            </w:r>
          </w:p>
        </w:tc>
      </w:tr>
      <w:tr w:rsidR="0047359E" w:rsidTr="00986E36">
        <w:tc>
          <w:tcPr>
            <w:tcW w:w="2093" w:type="dxa"/>
            <w:shd w:val="clear" w:color="auto" w:fill="auto"/>
          </w:tcPr>
          <w:p w:rsidR="0047359E" w:rsidRPr="00623C9D" w:rsidRDefault="0047359E" w:rsidP="00986E36">
            <w:pPr>
              <w:pStyle w:val="Retraitcorpsdetexte"/>
              <w:ind w:left="0"/>
            </w:pPr>
            <w:r>
              <w:lastRenderedPageBreak/>
              <w:t>EB</w:t>
            </w:r>
          </w:p>
        </w:tc>
        <w:tc>
          <w:tcPr>
            <w:tcW w:w="7663" w:type="dxa"/>
            <w:shd w:val="clear" w:color="auto" w:fill="auto"/>
          </w:tcPr>
          <w:p w:rsidR="0047359E" w:rsidRPr="00986E36" w:rsidRDefault="0047359E" w:rsidP="00986E36">
            <w:pPr>
              <w:pStyle w:val="Retraitcorpsdetexte"/>
              <w:ind w:left="0"/>
              <w:rPr>
                <w:lang w:val="en-GB"/>
              </w:rPr>
            </w:pPr>
            <w:r>
              <w:rPr>
                <w:lang w:val="en-GB"/>
              </w:rPr>
              <w:t>Emergency Brake</w:t>
            </w:r>
          </w:p>
        </w:tc>
      </w:tr>
      <w:tr w:rsidR="00EF502F" w:rsidTr="00986E36">
        <w:tc>
          <w:tcPr>
            <w:tcW w:w="2093" w:type="dxa"/>
            <w:shd w:val="clear" w:color="auto" w:fill="auto"/>
          </w:tcPr>
          <w:p w:rsidR="00EF502F" w:rsidRPr="00986E36" w:rsidRDefault="00EF502F" w:rsidP="00986E36">
            <w:pPr>
              <w:pStyle w:val="Retraitcorpsdetexte"/>
              <w:ind w:left="0"/>
              <w:rPr>
                <w:lang w:val="en-GB"/>
              </w:rPr>
            </w:pPr>
            <w:r w:rsidRPr="00623C9D">
              <w:t>EVC</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European Vital Computer</w:t>
            </w:r>
          </w:p>
        </w:tc>
      </w:tr>
      <w:tr w:rsidR="00EF502F" w:rsidTr="00986E36">
        <w:tc>
          <w:tcPr>
            <w:tcW w:w="2093" w:type="dxa"/>
            <w:shd w:val="clear" w:color="auto" w:fill="auto"/>
          </w:tcPr>
          <w:p w:rsidR="00EF502F" w:rsidRPr="00986E36" w:rsidRDefault="00CA13CD" w:rsidP="00986E36">
            <w:pPr>
              <w:pStyle w:val="Retraitcorpsdetexte"/>
              <w:ind w:left="0"/>
              <w:rPr>
                <w:lang w:val="en-GB"/>
              </w:rPr>
            </w:pPr>
            <w:r>
              <w:rPr>
                <w:lang w:val="en-GB"/>
              </w:rPr>
              <w:t>GEOS</w:t>
            </w:r>
          </w:p>
        </w:tc>
        <w:tc>
          <w:tcPr>
            <w:tcW w:w="7663" w:type="dxa"/>
            <w:shd w:val="clear" w:color="auto" w:fill="auto"/>
          </w:tcPr>
          <w:p w:rsidR="00EF502F" w:rsidRPr="00986E36" w:rsidRDefault="001D7BDB" w:rsidP="00495689">
            <w:pPr>
              <w:pStyle w:val="Retraitcorpsdetexte"/>
              <w:ind w:left="0"/>
              <w:rPr>
                <w:lang w:val="en-GB"/>
              </w:rPr>
            </w:pPr>
            <w:r w:rsidRPr="00042474">
              <w:rPr>
                <w:lang w:val="en-GB"/>
              </w:rPr>
              <w:t>Generic Enhanced Odometry Subsystem</w:t>
            </w:r>
            <w:r w:rsidR="00495689">
              <w:rPr>
                <w:lang w:val="en-GB"/>
              </w:rPr>
              <w:t xml:space="preserve"> </w:t>
            </w:r>
            <w:r w:rsidR="00495689" w:rsidRPr="00986E36">
              <w:rPr>
                <w:lang w:val="en-GB"/>
              </w:rPr>
              <w:t>(</w:t>
            </w:r>
            <w:r w:rsidR="00495689">
              <w:rPr>
                <w:lang w:val="en-GB"/>
              </w:rPr>
              <w:t xml:space="preserve">made of : a processing part which </w:t>
            </w:r>
            <w:r w:rsidR="00495689" w:rsidRPr="00986E36">
              <w:rPr>
                <w:lang w:val="en-GB"/>
              </w:rPr>
              <w:t>is a component of the EVC</w:t>
            </w:r>
            <w:r w:rsidR="00495689">
              <w:rPr>
                <w:lang w:val="en-GB"/>
              </w:rPr>
              <w:t xml:space="preserve"> and external sensors</w:t>
            </w:r>
            <w:r w:rsidR="00495689" w:rsidRPr="00986E36">
              <w:rPr>
                <w:lang w:val="en-GB"/>
              </w:rPr>
              <w:t>)</w:t>
            </w:r>
          </w:p>
        </w:tc>
      </w:tr>
      <w:tr w:rsidR="00EF502F" w:rsidTr="00986E36">
        <w:tc>
          <w:tcPr>
            <w:tcW w:w="2093" w:type="dxa"/>
            <w:shd w:val="clear" w:color="auto" w:fill="auto"/>
          </w:tcPr>
          <w:p w:rsidR="00EF502F" w:rsidRPr="00986E36" w:rsidRDefault="00EF502F" w:rsidP="00986E36">
            <w:pPr>
              <w:pStyle w:val="Retraitcorpsdetexte"/>
              <w:ind w:left="0"/>
              <w:rPr>
                <w:lang w:val="en-GB"/>
              </w:rPr>
            </w:pPr>
            <w:r w:rsidRPr="00986E36">
              <w:rPr>
                <w:lang w:val="en-GB"/>
              </w:rPr>
              <w:t>JRU</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Juridical Recorder Unit</w:t>
            </w:r>
          </w:p>
        </w:tc>
      </w:tr>
      <w:tr w:rsidR="00EF502F" w:rsidTr="00986E36">
        <w:tc>
          <w:tcPr>
            <w:tcW w:w="2093" w:type="dxa"/>
            <w:shd w:val="clear" w:color="auto" w:fill="auto"/>
          </w:tcPr>
          <w:p w:rsidR="00EF502F" w:rsidRPr="00986E36" w:rsidRDefault="0012687F" w:rsidP="00986E36">
            <w:pPr>
              <w:pStyle w:val="Retraitcorpsdetexte"/>
              <w:ind w:left="0"/>
              <w:rPr>
                <w:lang w:val="en-GB"/>
              </w:rPr>
            </w:pPr>
            <w:r w:rsidRPr="00986E36">
              <w:rPr>
                <w:lang w:val="en-GB"/>
              </w:rPr>
              <w:t>KM</w:t>
            </w:r>
          </w:p>
        </w:tc>
        <w:tc>
          <w:tcPr>
            <w:tcW w:w="7663" w:type="dxa"/>
            <w:shd w:val="clear" w:color="auto" w:fill="auto"/>
          </w:tcPr>
          <w:p w:rsidR="00EF502F" w:rsidRPr="00986E36" w:rsidRDefault="0012687F" w:rsidP="00986E36">
            <w:pPr>
              <w:pStyle w:val="Retraitcorpsdetexte"/>
              <w:ind w:left="0"/>
              <w:rPr>
                <w:lang w:val="en-GB"/>
              </w:rPr>
            </w:pPr>
            <w:r w:rsidRPr="00986E36">
              <w:rPr>
                <w:lang w:val="en-GB"/>
              </w:rPr>
              <w:t>Key Manager</w:t>
            </w:r>
          </w:p>
        </w:tc>
      </w:tr>
      <w:tr w:rsidR="00EF502F" w:rsidTr="00986E36">
        <w:tc>
          <w:tcPr>
            <w:tcW w:w="2093" w:type="dxa"/>
            <w:shd w:val="clear" w:color="auto" w:fill="auto"/>
          </w:tcPr>
          <w:p w:rsidR="00EF502F" w:rsidRPr="00986E36" w:rsidRDefault="00CA13CD" w:rsidP="00986E36">
            <w:pPr>
              <w:pStyle w:val="Retraitcorpsdetexte"/>
              <w:ind w:left="0"/>
              <w:rPr>
                <w:lang w:val="en-GB"/>
              </w:rPr>
            </w:pPr>
            <w:r>
              <w:t>LTM</w:t>
            </w:r>
          </w:p>
        </w:tc>
        <w:tc>
          <w:tcPr>
            <w:tcW w:w="7663" w:type="dxa"/>
            <w:shd w:val="clear" w:color="auto" w:fill="auto"/>
          </w:tcPr>
          <w:p w:rsidR="00EF502F" w:rsidRPr="00986E36" w:rsidRDefault="00CA13CD" w:rsidP="00CA13CD">
            <w:pPr>
              <w:pStyle w:val="Retraitcorpsdetexte"/>
              <w:ind w:left="0"/>
              <w:rPr>
                <w:lang w:val="en-GB"/>
              </w:rPr>
            </w:pPr>
            <w:r>
              <w:t>(Euro)Loop Transmission Module</w:t>
            </w:r>
          </w:p>
        </w:tc>
      </w:tr>
      <w:tr w:rsidR="00EF502F" w:rsidTr="00986E36">
        <w:tc>
          <w:tcPr>
            <w:tcW w:w="2093" w:type="dxa"/>
            <w:shd w:val="clear" w:color="auto" w:fill="auto"/>
          </w:tcPr>
          <w:p w:rsidR="00EF502F" w:rsidRPr="00986E36" w:rsidRDefault="00EF502F" w:rsidP="00986E36">
            <w:pPr>
              <w:pStyle w:val="Retraitcorpsdetexte"/>
              <w:ind w:left="0"/>
              <w:rPr>
                <w:lang w:val="en-GB"/>
              </w:rPr>
            </w:pPr>
            <w:r w:rsidRPr="00623C9D">
              <w:t>MMU</w:t>
            </w:r>
          </w:p>
        </w:tc>
        <w:tc>
          <w:tcPr>
            <w:tcW w:w="7663" w:type="dxa"/>
            <w:shd w:val="clear" w:color="auto" w:fill="auto"/>
          </w:tcPr>
          <w:p w:rsidR="00EF502F" w:rsidRPr="00986E36" w:rsidRDefault="00EF502F" w:rsidP="00986E36">
            <w:pPr>
              <w:pStyle w:val="Retraitcorpsdetexte"/>
              <w:ind w:left="0"/>
              <w:rPr>
                <w:lang w:val="en-GB"/>
              </w:rPr>
            </w:pPr>
            <w:r w:rsidRPr="00623C9D">
              <w:t>Movement Measurement Unit</w:t>
            </w:r>
          </w:p>
        </w:tc>
      </w:tr>
      <w:tr w:rsidR="007163A9" w:rsidTr="00986E36">
        <w:tc>
          <w:tcPr>
            <w:tcW w:w="2093" w:type="dxa"/>
            <w:shd w:val="clear" w:color="auto" w:fill="auto"/>
          </w:tcPr>
          <w:p w:rsidR="007163A9" w:rsidRPr="00986E36" w:rsidRDefault="007163A9" w:rsidP="00986E36">
            <w:pPr>
              <w:pStyle w:val="Retraitcorpsdetexte"/>
              <w:ind w:left="0"/>
              <w:rPr>
                <w:lang w:val="en-GB"/>
              </w:rPr>
            </w:pPr>
            <w:r>
              <w:rPr>
                <w:lang w:val="en-GB"/>
              </w:rPr>
              <w:t>MMI</w:t>
            </w:r>
          </w:p>
        </w:tc>
        <w:tc>
          <w:tcPr>
            <w:tcW w:w="7663" w:type="dxa"/>
            <w:shd w:val="clear" w:color="auto" w:fill="auto"/>
          </w:tcPr>
          <w:p w:rsidR="007163A9" w:rsidRPr="00986E36" w:rsidRDefault="007163A9" w:rsidP="00BC6EEB">
            <w:pPr>
              <w:pStyle w:val="Retraitcorpsdetexte"/>
              <w:ind w:left="0"/>
              <w:rPr>
                <w:lang w:val="en-GB"/>
              </w:rPr>
            </w:pPr>
            <w:r>
              <w:rPr>
                <w:lang w:val="en-GB"/>
              </w:rPr>
              <w:t xml:space="preserve">Man Machine Interface (Obsolete, </w:t>
            </w:r>
            <w:r w:rsidR="00BC6EEB">
              <w:rPr>
                <w:lang w:val="en-GB"/>
              </w:rPr>
              <w:t xml:space="preserve">now called </w:t>
            </w:r>
            <w:r>
              <w:rPr>
                <w:lang w:val="en-GB"/>
              </w:rPr>
              <w:t>DMI)</w:t>
            </w:r>
          </w:p>
        </w:tc>
      </w:tr>
      <w:tr w:rsidR="00EF502F" w:rsidTr="00986E36">
        <w:tc>
          <w:tcPr>
            <w:tcW w:w="2093" w:type="dxa"/>
            <w:shd w:val="clear" w:color="auto" w:fill="auto"/>
          </w:tcPr>
          <w:p w:rsidR="00EF502F" w:rsidRPr="00986E36" w:rsidRDefault="0012687F" w:rsidP="00986E36">
            <w:pPr>
              <w:pStyle w:val="Retraitcorpsdetexte"/>
              <w:ind w:left="0"/>
              <w:rPr>
                <w:lang w:val="en-GB"/>
              </w:rPr>
            </w:pPr>
            <w:r w:rsidRPr="00986E36">
              <w:rPr>
                <w:lang w:val="en-GB"/>
              </w:rPr>
              <w:t>NOVRAM</w:t>
            </w:r>
          </w:p>
        </w:tc>
        <w:tc>
          <w:tcPr>
            <w:tcW w:w="7663" w:type="dxa"/>
            <w:shd w:val="clear" w:color="auto" w:fill="auto"/>
          </w:tcPr>
          <w:p w:rsidR="00EF502F" w:rsidRPr="00986E36" w:rsidRDefault="0012687F" w:rsidP="00986E36">
            <w:pPr>
              <w:pStyle w:val="Retraitcorpsdetexte"/>
              <w:ind w:left="0"/>
              <w:rPr>
                <w:lang w:val="en-GB"/>
              </w:rPr>
            </w:pPr>
            <w:r w:rsidRPr="00986E36">
              <w:rPr>
                <w:lang w:val="en-GB"/>
              </w:rPr>
              <w:t>Non Volatile RAM memory</w:t>
            </w:r>
          </w:p>
        </w:tc>
      </w:tr>
      <w:tr w:rsidR="00542C57" w:rsidTr="00986E36">
        <w:tc>
          <w:tcPr>
            <w:tcW w:w="2093" w:type="dxa"/>
            <w:shd w:val="clear" w:color="auto" w:fill="auto"/>
          </w:tcPr>
          <w:p w:rsidR="00542C57" w:rsidRPr="00986E36" w:rsidRDefault="00542C57" w:rsidP="00986E36">
            <w:pPr>
              <w:pStyle w:val="Retraitcorpsdetexte"/>
              <w:ind w:left="0"/>
              <w:rPr>
                <w:lang w:val="en-GB"/>
              </w:rPr>
            </w:pPr>
            <w:r>
              <w:rPr>
                <w:lang w:val="en-GB"/>
              </w:rPr>
              <w:t>OETCS</w:t>
            </w:r>
          </w:p>
        </w:tc>
        <w:tc>
          <w:tcPr>
            <w:tcW w:w="7663" w:type="dxa"/>
            <w:shd w:val="clear" w:color="auto" w:fill="auto"/>
          </w:tcPr>
          <w:p w:rsidR="00542C57" w:rsidRPr="00986E36" w:rsidRDefault="00542C57" w:rsidP="00986E36">
            <w:pPr>
              <w:pStyle w:val="Retraitcorpsdetexte"/>
              <w:ind w:left="0"/>
              <w:rPr>
                <w:lang w:val="en-GB"/>
              </w:rPr>
            </w:pPr>
            <w:r>
              <w:rPr>
                <w:lang w:val="en-GB"/>
              </w:rPr>
              <w:t>OpenETCS</w:t>
            </w:r>
          </w:p>
        </w:tc>
      </w:tr>
      <w:tr w:rsidR="00EF502F" w:rsidTr="00986E36">
        <w:tc>
          <w:tcPr>
            <w:tcW w:w="2093" w:type="dxa"/>
            <w:shd w:val="clear" w:color="auto" w:fill="auto"/>
          </w:tcPr>
          <w:p w:rsidR="00EF502F" w:rsidRPr="00986E36" w:rsidRDefault="00EF502F" w:rsidP="00986E36">
            <w:pPr>
              <w:pStyle w:val="Retraitcorpsdetexte"/>
              <w:ind w:left="0"/>
              <w:rPr>
                <w:lang w:val="en-GB"/>
              </w:rPr>
            </w:pPr>
            <w:r w:rsidRPr="00986E36">
              <w:rPr>
                <w:lang w:val="en-GB"/>
              </w:rPr>
              <w:t>RTM</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Radio Transmission Module (is a component of the EVC)</w:t>
            </w:r>
          </w:p>
        </w:tc>
      </w:tr>
      <w:tr w:rsidR="00CA13CD" w:rsidTr="00986E36">
        <w:tc>
          <w:tcPr>
            <w:tcW w:w="2093" w:type="dxa"/>
            <w:shd w:val="clear" w:color="auto" w:fill="auto"/>
          </w:tcPr>
          <w:p w:rsidR="00CA13CD" w:rsidRPr="00986E36" w:rsidRDefault="00CA13CD" w:rsidP="00986E36">
            <w:pPr>
              <w:pStyle w:val="Retraitcorpsdetexte"/>
              <w:ind w:left="0"/>
              <w:rPr>
                <w:lang w:val="en-GB"/>
              </w:rPr>
            </w:pPr>
            <w:r>
              <w:rPr>
                <w:lang w:val="en-GB"/>
              </w:rPr>
              <w:t>SDMU</w:t>
            </w:r>
          </w:p>
        </w:tc>
        <w:tc>
          <w:tcPr>
            <w:tcW w:w="7663" w:type="dxa"/>
            <w:shd w:val="clear" w:color="auto" w:fill="auto"/>
          </w:tcPr>
          <w:p w:rsidR="00CA13CD" w:rsidRPr="00D47995" w:rsidRDefault="00D47995" w:rsidP="00986E36">
            <w:pPr>
              <w:pStyle w:val="Retraitcorpsdetexte"/>
              <w:ind w:left="0"/>
              <w:rPr>
                <w:lang w:val="en-GB"/>
              </w:rPr>
            </w:pPr>
            <w:r w:rsidRPr="00D47995">
              <w:rPr>
                <w:lang w:val="en-GB"/>
              </w:rPr>
              <w:t>Speed and Distance Measurement Unit</w:t>
            </w:r>
            <w:r w:rsidR="00495689">
              <w:rPr>
                <w:lang w:val="en-GB"/>
              </w:rPr>
              <w:t xml:space="preserve"> </w:t>
            </w:r>
            <w:r w:rsidR="00495689" w:rsidRPr="00986E36">
              <w:rPr>
                <w:lang w:val="en-GB"/>
              </w:rPr>
              <w:t>(</w:t>
            </w:r>
            <w:r w:rsidR="00495689">
              <w:rPr>
                <w:lang w:val="en-GB"/>
              </w:rPr>
              <w:t xml:space="preserve">made of : a processing part which </w:t>
            </w:r>
            <w:r w:rsidR="00495689" w:rsidRPr="00986E36">
              <w:rPr>
                <w:lang w:val="en-GB"/>
              </w:rPr>
              <w:t>is a component of the EVC</w:t>
            </w:r>
            <w:r w:rsidR="00495689">
              <w:rPr>
                <w:lang w:val="en-GB"/>
              </w:rPr>
              <w:t xml:space="preserve"> and external sensors</w:t>
            </w:r>
            <w:r w:rsidR="00495689" w:rsidRPr="00986E36">
              <w:rPr>
                <w:lang w:val="en-GB"/>
              </w:rPr>
              <w:t>)</w:t>
            </w:r>
          </w:p>
        </w:tc>
      </w:tr>
      <w:tr w:rsidR="00EF502F" w:rsidTr="00986E36">
        <w:tc>
          <w:tcPr>
            <w:tcW w:w="2093" w:type="dxa"/>
            <w:shd w:val="clear" w:color="auto" w:fill="auto"/>
          </w:tcPr>
          <w:p w:rsidR="00EF502F" w:rsidRPr="00986E36" w:rsidRDefault="00EF502F" w:rsidP="00986E36">
            <w:pPr>
              <w:pStyle w:val="Retraitcorpsdetexte"/>
              <w:ind w:left="0"/>
              <w:rPr>
                <w:lang w:val="en-GB"/>
              </w:rPr>
            </w:pPr>
            <w:r w:rsidRPr="00986E36">
              <w:rPr>
                <w:lang w:val="en-GB"/>
              </w:rPr>
              <w:t>STM</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Specific Transmission Module</w:t>
            </w:r>
          </w:p>
        </w:tc>
      </w:tr>
      <w:tr w:rsidR="00EF502F" w:rsidTr="00986E36">
        <w:tc>
          <w:tcPr>
            <w:tcW w:w="2093" w:type="dxa"/>
            <w:shd w:val="clear" w:color="auto" w:fill="auto"/>
          </w:tcPr>
          <w:p w:rsidR="00EF502F" w:rsidRPr="00103DF2" w:rsidRDefault="008861E2" w:rsidP="00986E36">
            <w:pPr>
              <w:pStyle w:val="Retraitcorpsdetexte"/>
              <w:ind w:left="0"/>
            </w:pPr>
            <w:r>
              <w:t>SW</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Software</w:t>
            </w:r>
          </w:p>
        </w:tc>
      </w:tr>
      <w:tr w:rsidR="00EF502F" w:rsidTr="00986E36">
        <w:tc>
          <w:tcPr>
            <w:tcW w:w="2093" w:type="dxa"/>
            <w:shd w:val="clear" w:color="auto" w:fill="auto"/>
          </w:tcPr>
          <w:p w:rsidR="00EF502F" w:rsidRPr="00103DF2" w:rsidRDefault="00EF502F" w:rsidP="00986E36">
            <w:pPr>
              <w:pStyle w:val="Retraitcorpsdetexte"/>
              <w:ind w:left="0"/>
            </w:pPr>
            <w:r>
              <w:t>TBD</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To Be Defined</w:t>
            </w:r>
          </w:p>
        </w:tc>
      </w:tr>
      <w:tr w:rsidR="00EF502F" w:rsidTr="00986E36">
        <w:tc>
          <w:tcPr>
            <w:tcW w:w="2093" w:type="dxa"/>
            <w:shd w:val="clear" w:color="auto" w:fill="auto"/>
          </w:tcPr>
          <w:p w:rsidR="00EF502F" w:rsidRPr="00103DF2" w:rsidRDefault="00EF502F" w:rsidP="00986E36">
            <w:pPr>
              <w:pStyle w:val="Retraitcorpsdetexte"/>
              <w:ind w:left="0"/>
            </w:pPr>
            <w:r w:rsidRPr="00103DF2">
              <w:t>TIU</w:t>
            </w:r>
          </w:p>
        </w:tc>
        <w:tc>
          <w:tcPr>
            <w:tcW w:w="7663" w:type="dxa"/>
            <w:shd w:val="clear" w:color="auto" w:fill="auto"/>
          </w:tcPr>
          <w:p w:rsidR="00EF502F" w:rsidRPr="00986E36" w:rsidRDefault="00EF502F" w:rsidP="00986E36">
            <w:pPr>
              <w:pStyle w:val="Retraitcorpsdetexte"/>
              <w:ind w:left="0"/>
              <w:rPr>
                <w:lang w:val="en-GB"/>
              </w:rPr>
            </w:pPr>
            <w:r w:rsidRPr="00103DF2">
              <w:t>Train Interface Unit</w:t>
            </w:r>
          </w:p>
        </w:tc>
      </w:tr>
    </w:tbl>
    <w:p w:rsidR="003F692C" w:rsidRDefault="003F692C" w:rsidP="003F692C">
      <w:pPr>
        <w:pStyle w:val="Retraitcorpsdetexte"/>
        <w:ind w:left="0"/>
        <w:rPr>
          <w:lang w:val="en-GB"/>
        </w:rPr>
      </w:pPr>
    </w:p>
    <w:p w:rsidR="00EF502F" w:rsidRPr="00623C9D" w:rsidRDefault="00EF502F" w:rsidP="00EF502F">
      <w:pPr>
        <w:pStyle w:val="Corpsdetexte"/>
      </w:pPr>
      <w:r>
        <w:t xml:space="preserve">Refer also to </w:t>
      </w:r>
      <w:r>
        <w:fldChar w:fldCharType="begin"/>
      </w:r>
      <w:r>
        <w:instrText xml:space="preserve"> REF _Ref378166622 \r \h </w:instrText>
      </w:r>
      <w:r>
        <w:fldChar w:fldCharType="separate"/>
      </w:r>
      <w:r w:rsidR="006D6783">
        <w:t>/2/</w:t>
      </w:r>
      <w:r>
        <w:fldChar w:fldCharType="end"/>
      </w:r>
    </w:p>
    <w:p w:rsidR="007163A9" w:rsidRDefault="007163A9" w:rsidP="003F692C">
      <w:pPr>
        <w:pStyle w:val="Retraitcorpsdetexte"/>
        <w:ind w:left="0"/>
        <w:rPr>
          <w:lang w:val="en-GB"/>
        </w:rPr>
      </w:pPr>
    </w:p>
    <w:p w:rsidR="001E0C94" w:rsidRDefault="001E0C94" w:rsidP="003F692C">
      <w:pPr>
        <w:pStyle w:val="Retraitcorpsdetexte"/>
        <w:ind w:left="0"/>
        <w:rPr>
          <w:lang w:val="en-GB"/>
        </w:rPr>
      </w:pPr>
      <w:r w:rsidRPr="001E0C94">
        <w:rPr>
          <w:u w:val="single"/>
          <w:lang w:val="en-GB"/>
        </w:rPr>
        <w:t>General r</w:t>
      </w:r>
      <w:r w:rsidR="007163A9" w:rsidRPr="001E0C94">
        <w:rPr>
          <w:u w:val="single"/>
          <w:lang w:val="en-GB"/>
        </w:rPr>
        <w:t xml:space="preserve">emark </w:t>
      </w:r>
      <w:r w:rsidRPr="001E0C94">
        <w:rPr>
          <w:u w:val="single"/>
          <w:lang w:val="en-GB"/>
        </w:rPr>
        <w:t>about a</w:t>
      </w:r>
      <w:r w:rsidR="00683730">
        <w:rPr>
          <w:u w:val="single"/>
          <w:lang w:val="en-GB"/>
        </w:rPr>
        <w:t>b</w:t>
      </w:r>
      <w:r w:rsidRPr="001E0C94">
        <w:rPr>
          <w:u w:val="single"/>
          <w:lang w:val="en-GB"/>
        </w:rPr>
        <w:t>breviations</w:t>
      </w:r>
      <w:r w:rsidR="007163A9">
        <w:rPr>
          <w:lang w:val="en-GB"/>
        </w:rPr>
        <w:t xml:space="preserve">: This document intends to use as much as possible the abbreviations commonly used by the Unisig and the ETCS community in general (See document </w:t>
      </w:r>
      <w:r w:rsidR="007163A9">
        <w:fldChar w:fldCharType="begin"/>
      </w:r>
      <w:r w:rsidR="007163A9" w:rsidRPr="007163A9">
        <w:rPr>
          <w:lang w:val="en-GB"/>
        </w:rPr>
        <w:instrText xml:space="preserve"> REF _Ref378166622 \r \h </w:instrText>
      </w:r>
      <w:r w:rsidR="007163A9">
        <w:fldChar w:fldCharType="separate"/>
      </w:r>
      <w:r w:rsidR="006D6783">
        <w:rPr>
          <w:lang w:val="en-GB"/>
        </w:rPr>
        <w:t>/2/</w:t>
      </w:r>
      <w:r w:rsidR="007163A9">
        <w:fldChar w:fldCharType="end"/>
      </w:r>
      <w:r w:rsidR="007163A9" w:rsidRPr="007163A9">
        <w:rPr>
          <w:lang w:val="en-GB"/>
        </w:rPr>
        <w:t>)</w:t>
      </w:r>
      <w:r w:rsidR="007163A9">
        <w:rPr>
          <w:lang w:val="en-GB"/>
        </w:rPr>
        <w:t xml:space="preserve">. </w:t>
      </w:r>
    </w:p>
    <w:p w:rsidR="007163A9" w:rsidRDefault="007163A9" w:rsidP="003F692C">
      <w:pPr>
        <w:pStyle w:val="Retraitcorpsdetexte"/>
        <w:ind w:left="0"/>
        <w:rPr>
          <w:lang w:val="en-GB"/>
        </w:rPr>
      </w:pPr>
      <w:r>
        <w:rPr>
          <w:lang w:val="en-GB"/>
        </w:rPr>
        <w:t xml:space="preserve">Nevertheless, </w:t>
      </w:r>
      <w:r w:rsidR="008C6A8D">
        <w:rPr>
          <w:lang w:val="en-GB"/>
        </w:rPr>
        <w:t xml:space="preserve">for consistency reason, </w:t>
      </w:r>
      <w:r>
        <w:rPr>
          <w:lang w:val="en-GB"/>
        </w:rPr>
        <w:t>some abbreviations used by Alstom since a long time have been kept in the present document although they have become “obsolete”. It is usually the case when those Alstom specific/obsolete abbrevi</w:t>
      </w:r>
      <w:r w:rsidR="00790CC8">
        <w:rPr>
          <w:lang w:val="en-GB"/>
        </w:rPr>
        <w:t>ations are used in the SW model documentation</w:t>
      </w:r>
      <w:r>
        <w:rPr>
          <w:lang w:val="en-GB"/>
        </w:rPr>
        <w:t xml:space="preserve"> </w:t>
      </w:r>
      <w:r w:rsidR="00790CC8">
        <w:rPr>
          <w:lang w:val="en-GB"/>
        </w:rPr>
        <w:t>and</w:t>
      </w:r>
      <w:r>
        <w:rPr>
          <w:lang w:val="en-GB"/>
        </w:rPr>
        <w:t xml:space="preserve"> in the SW source code.</w:t>
      </w:r>
    </w:p>
    <w:p w:rsidR="003F692C" w:rsidRPr="003F692C" w:rsidRDefault="00961800" w:rsidP="003F692C">
      <w:pPr>
        <w:pStyle w:val="Retraitcorpsdetexte"/>
        <w:ind w:left="0"/>
        <w:rPr>
          <w:lang w:val="en-GB"/>
        </w:rPr>
      </w:pPr>
      <w:r>
        <w:rPr>
          <w:lang w:val="en-GB"/>
        </w:rPr>
        <w:br w:type="page"/>
      </w:r>
    </w:p>
    <w:p w:rsidR="00171A74" w:rsidRDefault="00171A74" w:rsidP="000A67EB">
      <w:pPr>
        <w:pStyle w:val="Titre1"/>
      </w:pPr>
      <w:bookmarkStart w:id="1258" w:name="_Toc397948205"/>
      <w:bookmarkStart w:id="1259" w:name="_Toc481479250"/>
      <w:bookmarkStart w:id="1260" w:name="_Toc486318676"/>
      <w:r>
        <w:lastRenderedPageBreak/>
        <w:t>overview</w:t>
      </w:r>
      <w:bookmarkEnd w:id="1258"/>
    </w:p>
    <w:p w:rsidR="00171A74" w:rsidRDefault="00895547" w:rsidP="00171A74">
      <w:pPr>
        <w:pStyle w:val="Titre2"/>
      </w:pPr>
      <w:bookmarkStart w:id="1261" w:name="_Ref378169212"/>
      <w:bookmarkStart w:id="1262" w:name="_Toc397948206"/>
      <w:r>
        <w:t>definition of the OpenETCS</w:t>
      </w:r>
      <w:bookmarkEnd w:id="1261"/>
      <w:bookmarkEnd w:id="1262"/>
    </w:p>
    <w:p w:rsidR="002B1977" w:rsidRPr="002B1977" w:rsidRDefault="002B1977" w:rsidP="002B1977">
      <w:r w:rsidRPr="002B1977">
        <w:rPr>
          <w:lang w:eastAsia="fr-BE"/>
        </w:rPr>
        <w:t>An overview of the ETCS on-board and its interfaces is provided in §2 of</w:t>
      </w:r>
      <w:r>
        <w:rPr>
          <w:lang w:eastAsia="fr-BE"/>
        </w:rPr>
        <w:t xml:space="preserve"> </w:t>
      </w:r>
      <w:r w:rsidR="00961800">
        <w:rPr>
          <w:lang w:eastAsia="fr-BE"/>
        </w:rPr>
        <w:t xml:space="preserve">the </w:t>
      </w:r>
      <w:r w:rsidRPr="002B1977">
        <w:rPr>
          <w:lang w:eastAsia="fr-BE"/>
        </w:rPr>
        <w:t>subset-026</w:t>
      </w:r>
      <w:r>
        <w:rPr>
          <w:lang w:eastAsia="fr-BE"/>
        </w:rPr>
        <w:t xml:space="preserve"> (</w:t>
      </w:r>
      <w:r>
        <w:rPr>
          <w:lang w:eastAsia="fr-BE"/>
        </w:rPr>
        <w:fldChar w:fldCharType="begin"/>
      </w:r>
      <w:r>
        <w:rPr>
          <w:lang w:eastAsia="fr-BE"/>
        </w:rPr>
        <w:instrText xml:space="preserve"> REF _Ref378167533 \r \h </w:instrText>
      </w:r>
      <w:r>
        <w:rPr>
          <w:lang w:eastAsia="fr-BE"/>
        </w:rPr>
      </w:r>
      <w:r>
        <w:rPr>
          <w:lang w:eastAsia="fr-BE"/>
        </w:rPr>
        <w:fldChar w:fldCharType="separate"/>
      </w:r>
      <w:r w:rsidR="006D6783">
        <w:rPr>
          <w:lang w:eastAsia="fr-BE"/>
        </w:rPr>
        <w:t>/1/</w:t>
      </w:r>
      <w:r>
        <w:rPr>
          <w:lang w:eastAsia="fr-BE"/>
        </w:rPr>
        <w:fldChar w:fldCharType="end"/>
      </w:r>
      <w:r>
        <w:rPr>
          <w:lang w:eastAsia="fr-BE"/>
        </w:rPr>
        <w:t>)</w:t>
      </w:r>
    </w:p>
    <w:p w:rsidR="002B1977" w:rsidRDefault="002B1977" w:rsidP="00171A74">
      <w:r w:rsidRPr="002B1977">
        <w:object w:dxaOrig="10628" w:dyaOrig="13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95pt;height:486.4pt" o:ole="">
            <v:imagedata r:id="rId10" o:title=""/>
          </v:shape>
          <o:OLEObject Type="Embed" ProgID="Visio.Drawing.11" ShapeID="_x0000_i1025" DrawAspect="Content" ObjectID="_1472280956" r:id="rId11"/>
        </w:object>
      </w:r>
    </w:p>
    <w:p w:rsidR="002B1977" w:rsidRDefault="002B1977" w:rsidP="00171A74"/>
    <w:p w:rsidR="002B1977" w:rsidRDefault="002B1977" w:rsidP="00171A74"/>
    <w:p w:rsidR="002B1977" w:rsidRDefault="002B1977" w:rsidP="00171A74"/>
    <w:p w:rsidR="00FC1DBD" w:rsidRDefault="00FC1DBD" w:rsidP="00171A74">
      <w:r>
        <w:lastRenderedPageBreak/>
        <w:t>The aim of the OpenETCS is to implement the application functions of the ETCS On-board (also named “ETCS Kernel functions”). It does not cover the implementation of the peripheral functions and modules such as : BTM, LTM, EURORADIO, Odometry, Juridical Data, DMI, TIU/BIU and STM control</w:t>
      </w:r>
      <w:r w:rsidR="003F0EAE">
        <w:t xml:space="preserve"> (NTC)</w:t>
      </w:r>
      <w:r>
        <w:t>.</w:t>
      </w:r>
    </w:p>
    <w:p w:rsidR="00171A74" w:rsidRDefault="006F55A2" w:rsidP="00171A74">
      <w:r>
        <w:t xml:space="preserve">In the frame of </w:t>
      </w:r>
      <w:r w:rsidR="00EC056D">
        <w:t>the Alstom Onboard architecture, t</w:t>
      </w:r>
      <w:r w:rsidR="00171A74">
        <w:t>he OpenETCS application shall be implemented on the CORE board of the EVC platform.</w:t>
      </w:r>
    </w:p>
    <w:p w:rsidR="00171A74" w:rsidRDefault="00171A74" w:rsidP="00171A74">
      <w:pPr>
        <w:pStyle w:val="Corpsdetexte"/>
      </w:pPr>
      <w:r>
        <w:t xml:space="preserve">The OpenETCS API shall be the interface between the </w:t>
      </w:r>
      <w:r w:rsidR="005B2BB9">
        <w:t>Application SW</w:t>
      </w:r>
      <w:r>
        <w:t xml:space="preserve"> and the </w:t>
      </w:r>
      <w:r w:rsidR="005B2BB9">
        <w:t>Basic SW</w:t>
      </w:r>
      <w:r>
        <w:t xml:space="preserve"> of the CORE board.</w:t>
      </w:r>
      <w:r w:rsidR="006F55A2">
        <w:t xml:space="preserve"> (</w:t>
      </w:r>
      <w:r w:rsidR="00CB2089">
        <w:t xml:space="preserve">notice that </w:t>
      </w:r>
      <w:r w:rsidR="006F55A2">
        <w:t xml:space="preserve">the API </w:t>
      </w:r>
      <w:r w:rsidR="00E93159">
        <w:t xml:space="preserve">SW </w:t>
      </w:r>
      <w:r w:rsidR="006F55A2">
        <w:t xml:space="preserve">belongs to the </w:t>
      </w:r>
      <w:r w:rsidR="005B2BB9">
        <w:t>Application SW</w:t>
      </w:r>
      <w:r w:rsidR="006F55A2">
        <w:t xml:space="preserve"> component)</w:t>
      </w:r>
    </w:p>
    <w:p w:rsidR="00961800" w:rsidRPr="00171A74" w:rsidRDefault="00961800" w:rsidP="00171A74">
      <w:pPr>
        <w:pStyle w:val="Corpsdetexte"/>
      </w:pPr>
    </w:p>
    <w:p w:rsidR="00171A74" w:rsidRDefault="00402828" w:rsidP="00171A74">
      <w:bookmarkStart w:id="1263" w:name="OLE_LINK1"/>
      <w:bookmarkStart w:id="1264" w:name="OLE_LINK2"/>
      <w:r>
        <w:rPr>
          <w:noProof/>
          <w:lang w:val="fr-BE" w:eastAsia="fr-BE"/>
        </w:rPr>
        <w:drawing>
          <wp:inline distT="0" distB="0" distL="0" distR="0" wp14:anchorId="139D1252" wp14:editId="0BD499DA">
            <wp:extent cx="3529965" cy="2688590"/>
            <wp:effectExtent l="0" t="0" r="0"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9965" cy="2688590"/>
                    </a:xfrm>
                    <a:prstGeom prst="rect">
                      <a:avLst/>
                    </a:prstGeom>
                    <a:noFill/>
                  </pic:spPr>
                </pic:pic>
              </a:graphicData>
            </a:graphic>
          </wp:inline>
        </w:drawing>
      </w:r>
      <w:bookmarkEnd w:id="1263"/>
      <w:bookmarkEnd w:id="1264"/>
    </w:p>
    <w:p w:rsidR="00171A74" w:rsidRPr="00171A74" w:rsidRDefault="00171A74" w:rsidP="00171A74">
      <w:pPr>
        <w:pStyle w:val="Corpsdetexte"/>
      </w:pPr>
    </w:p>
    <w:p w:rsidR="00895547" w:rsidRDefault="00895547" w:rsidP="00171A74"/>
    <w:p w:rsidR="00895547" w:rsidRDefault="00895547" w:rsidP="00895547">
      <w:pPr>
        <w:pStyle w:val="Titre2"/>
      </w:pPr>
      <w:bookmarkStart w:id="1265" w:name="_Toc397948207"/>
      <w:r>
        <w:t xml:space="preserve">OpenETCS API </w:t>
      </w:r>
      <w:r w:rsidR="00FA3843">
        <w:t xml:space="preserve">services </w:t>
      </w:r>
      <w:r>
        <w:t>overview</w:t>
      </w:r>
      <w:bookmarkEnd w:id="1265"/>
    </w:p>
    <w:p w:rsidR="00895547" w:rsidRDefault="00895547" w:rsidP="00895547">
      <w:r>
        <w:t>The OpenETCS API shall provide services of different kinds:</w:t>
      </w:r>
    </w:p>
    <w:p w:rsidR="00895547" w:rsidRDefault="003F0EAE" w:rsidP="00FE393C">
      <w:pPr>
        <w:pStyle w:val="Corpsdetexte"/>
        <w:numPr>
          <w:ilvl w:val="0"/>
          <w:numId w:val="9"/>
        </w:numPr>
      </w:pPr>
      <w:r>
        <w:t>s</w:t>
      </w:r>
      <w:r w:rsidR="00895547">
        <w:t xml:space="preserve">ervices which </w:t>
      </w:r>
      <w:r w:rsidR="00FC1DBD">
        <w:t xml:space="preserve">are </w:t>
      </w:r>
      <w:r>
        <w:t xml:space="preserve">needed in order to achieve the </w:t>
      </w:r>
      <w:r w:rsidR="00FC1DBD">
        <w:t>communication</w:t>
      </w:r>
      <w:r w:rsidR="00895547">
        <w:t xml:space="preserve"> </w:t>
      </w:r>
      <w:r w:rsidR="00FC1DBD">
        <w:t xml:space="preserve">between the </w:t>
      </w:r>
      <w:r>
        <w:t xml:space="preserve">OpenETCS </w:t>
      </w:r>
      <w:r w:rsidR="00FC1DBD">
        <w:t xml:space="preserve">application and </w:t>
      </w:r>
      <w:r w:rsidR="00895547">
        <w:t xml:space="preserve">the various </w:t>
      </w:r>
      <w:r w:rsidR="00FC1DBD">
        <w:t xml:space="preserve">peripheral </w:t>
      </w:r>
      <w:r>
        <w:t xml:space="preserve">functions and modules </w:t>
      </w:r>
      <w:r w:rsidR="00895547">
        <w:t>of the ETCS</w:t>
      </w:r>
      <w:r>
        <w:t xml:space="preserve"> Onboard such as defined in the subset 26 and </w:t>
      </w:r>
      <w:r w:rsidR="00415EC1">
        <w:t xml:space="preserve">the </w:t>
      </w:r>
      <w:r>
        <w:t>§</w:t>
      </w:r>
      <w:r>
        <w:fldChar w:fldCharType="begin"/>
      </w:r>
      <w:r>
        <w:instrText xml:space="preserve"> REF _Ref378169212 \r \h </w:instrText>
      </w:r>
      <w:r>
        <w:fldChar w:fldCharType="separate"/>
      </w:r>
      <w:r w:rsidR="006D6783">
        <w:t>3.1</w:t>
      </w:r>
      <w:r>
        <w:fldChar w:fldCharType="end"/>
      </w:r>
      <w:r>
        <w:t xml:space="preserve"> above : e.g DMI,BTM, TIU, etc…</w:t>
      </w:r>
    </w:p>
    <w:p w:rsidR="003F0EAE" w:rsidRDefault="003F0EAE" w:rsidP="00F406E8">
      <w:pPr>
        <w:pStyle w:val="Corpsdetexte"/>
        <w:numPr>
          <w:ilvl w:val="0"/>
          <w:numId w:val="9"/>
        </w:numPr>
      </w:pPr>
      <w:r>
        <w:t>services which are needed in order to achieve the communication between the OpenETCS application and the various peripheral functions</w:t>
      </w:r>
      <w:r w:rsidRPr="003F0EAE">
        <w:t xml:space="preserve"> </w:t>
      </w:r>
      <w:r>
        <w:t>and modules of the ETCS Onboard that are specific to the implementation of some constructor</w:t>
      </w:r>
      <w:r w:rsidR="00EA0E1B">
        <w:t xml:space="preserve"> (</w:t>
      </w:r>
      <w:r w:rsidR="002477A7">
        <w:t>ALSTOM</w:t>
      </w:r>
      <w:r w:rsidR="00EA0E1B">
        <w:t xml:space="preserve"> </w:t>
      </w:r>
      <w:r w:rsidR="00FF66D7">
        <w:t>for instance</w:t>
      </w:r>
      <w:r w:rsidR="002477A7">
        <w:t>)</w:t>
      </w:r>
      <w:r>
        <w:t xml:space="preserve"> : e.g DRU, Key management, …</w:t>
      </w:r>
      <w:r w:rsidR="002C3A9D">
        <w:t xml:space="preserve"> (In this document, </w:t>
      </w:r>
      <w:r w:rsidR="00F406E8">
        <w:t>s</w:t>
      </w:r>
      <w:r w:rsidR="00F406E8" w:rsidRPr="00F406E8">
        <w:t>ome of these "constructor specific" services will simply be listed for information only</w:t>
      </w:r>
      <w:r w:rsidR="002C3A9D">
        <w:t>)</w:t>
      </w:r>
    </w:p>
    <w:p w:rsidR="003F0EAE" w:rsidRPr="00895547" w:rsidRDefault="003F0EAE" w:rsidP="00FE393C">
      <w:pPr>
        <w:pStyle w:val="Corpsdetexte"/>
        <w:numPr>
          <w:ilvl w:val="0"/>
          <w:numId w:val="9"/>
        </w:numPr>
      </w:pPr>
      <w:r>
        <w:t xml:space="preserve">services which </w:t>
      </w:r>
      <w:r w:rsidR="00DB49CA">
        <w:t xml:space="preserve">are </w:t>
      </w:r>
      <w:r>
        <w:t xml:space="preserve">typically needed in order to implement any </w:t>
      </w:r>
      <w:r w:rsidR="005B2BB9">
        <w:t>Application SW</w:t>
      </w:r>
      <w:r>
        <w:t xml:space="preserve"> on a target such as : configuration, initialisation, activation, providing the time, error management, …</w:t>
      </w:r>
    </w:p>
    <w:p w:rsidR="003F0EAE" w:rsidRDefault="003F0EAE" w:rsidP="000208A1">
      <w:pPr>
        <w:pStyle w:val="Retraitcorpsdetexte"/>
        <w:ind w:left="0"/>
        <w:rPr>
          <w:lang w:val="en-GB"/>
        </w:rPr>
      </w:pPr>
    </w:p>
    <w:p w:rsidR="003F0EAE" w:rsidRPr="003F0EAE" w:rsidRDefault="00402828" w:rsidP="003F0EAE">
      <w:pPr>
        <w:pStyle w:val="Retraitcorpsdetexte"/>
        <w:rPr>
          <w:lang w:val="en-GB"/>
        </w:rPr>
      </w:pPr>
      <w:r>
        <w:rPr>
          <w:noProof/>
          <w:lang w:val="fr-BE" w:eastAsia="fr-BE"/>
        </w:rPr>
        <w:lastRenderedPageBreak/>
        <w:drawing>
          <wp:inline distT="0" distB="0" distL="0" distR="0" wp14:anchorId="761EED4D" wp14:editId="1B828A27">
            <wp:extent cx="5808980" cy="4280535"/>
            <wp:effectExtent l="0" t="0" r="127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8980" cy="4280535"/>
                    </a:xfrm>
                    <a:prstGeom prst="rect">
                      <a:avLst/>
                    </a:prstGeom>
                    <a:noFill/>
                  </pic:spPr>
                </pic:pic>
              </a:graphicData>
            </a:graphic>
          </wp:inline>
        </w:drawing>
      </w:r>
    </w:p>
    <w:p w:rsidR="00895547" w:rsidRDefault="00895547" w:rsidP="000716E9"/>
    <w:p w:rsidR="00F614AA" w:rsidRDefault="000716E9" w:rsidP="00F614AA">
      <w:r>
        <w:t xml:space="preserve">In the present document, the following services will not be specified because they are specific to </w:t>
      </w:r>
      <w:r w:rsidR="00D432D6">
        <w:t xml:space="preserve">the Alstom </w:t>
      </w:r>
      <w:r>
        <w:t>implementation of the ETCS Onboard : the DRU interface, Packet 44 and Key management.</w:t>
      </w:r>
    </w:p>
    <w:p w:rsidR="00F614AA" w:rsidRDefault="00F614AA" w:rsidP="00F614AA">
      <w:pPr>
        <w:pStyle w:val="Corpsdetexte"/>
      </w:pPr>
    </w:p>
    <w:p w:rsidR="004A57E5" w:rsidRPr="00F614AA" w:rsidRDefault="004A57E5" w:rsidP="00F614AA">
      <w:pPr>
        <w:pStyle w:val="Corpsdetexte"/>
      </w:pPr>
    </w:p>
    <w:p w:rsidR="008E3BD9" w:rsidRDefault="00F614AA" w:rsidP="00F614AA">
      <w:pPr>
        <w:pStyle w:val="Titre2"/>
      </w:pPr>
      <w:r>
        <w:t xml:space="preserve"> </w:t>
      </w:r>
      <w:bookmarkStart w:id="1266" w:name="_Toc397948208"/>
      <w:r w:rsidR="008E3BD9">
        <w:t>General princip</w:t>
      </w:r>
      <w:r w:rsidR="00691DDB">
        <w:t>les</w:t>
      </w:r>
      <w:r w:rsidR="00E8753D">
        <w:t xml:space="preserve"> and rules</w:t>
      </w:r>
      <w:bookmarkEnd w:id="1266"/>
    </w:p>
    <w:p w:rsidR="008E3BD9" w:rsidRDefault="007B1B3E" w:rsidP="008E3BD9">
      <w:pPr>
        <w:pStyle w:val="Titre3"/>
      </w:pPr>
      <w:bookmarkStart w:id="1267" w:name="_Ref378176037"/>
      <w:bookmarkStart w:id="1268" w:name="_Ref378693272"/>
      <w:bookmarkStart w:id="1269" w:name="_Toc397948209"/>
      <w:r>
        <w:t xml:space="preserve">CORE board </w:t>
      </w:r>
      <w:r w:rsidR="00292B83">
        <w:t xml:space="preserve">: </w:t>
      </w:r>
      <w:r w:rsidR="008E3BD9">
        <w:t>SW architecture</w:t>
      </w:r>
      <w:bookmarkEnd w:id="1267"/>
      <w:r w:rsidR="00913AEF">
        <w:t xml:space="preserve"> overview</w:t>
      </w:r>
      <w:bookmarkEnd w:id="1268"/>
      <w:bookmarkEnd w:id="1269"/>
    </w:p>
    <w:p w:rsidR="008E3BD9" w:rsidRDefault="008E3BD9" w:rsidP="008E3BD9">
      <w:r>
        <w:t xml:space="preserve">From a structural point of view, the </w:t>
      </w:r>
      <w:r w:rsidR="005B2BB9">
        <w:t>Basic Software</w:t>
      </w:r>
      <w:r>
        <w:t xml:space="preserve"> is in charge of calling all services of the </w:t>
      </w:r>
      <w:r w:rsidR="005B2BB9">
        <w:t>Application SW</w:t>
      </w:r>
      <w:r>
        <w:t xml:space="preserve"> (through the API). </w:t>
      </w:r>
    </w:p>
    <w:p w:rsidR="008E3BD9" w:rsidRDefault="008E3BD9" w:rsidP="008E3BD9">
      <w:r>
        <w:t xml:space="preserve">The </w:t>
      </w:r>
      <w:r w:rsidR="005B2BB9">
        <w:t>Application SW</w:t>
      </w:r>
      <w:r>
        <w:t xml:space="preserve"> then must execute the actions related to the services requested by the </w:t>
      </w:r>
      <w:r w:rsidR="005B2BB9">
        <w:t>Basic SW</w:t>
      </w:r>
      <w:r w:rsidR="0092108E">
        <w:t xml:space="preserve"> and provide back the results to the Basic SW</w:t>
      </w:r>
      <w:r>
        <w:t>.</w:t>
      </w:r>
    </w:p>
    <w:p w:rsidR="008E3BD9" w:rsidRDefault="0092108E" w:rsidP="008E3BD9">
      <w:r>
        <w:t xml:space="preserve">In no case shall the </w:t>
      </w:r>
      <w:r w:rsidR="005B2BB9">
        <w:t>Application SW</w:t>
      </w:r>
      <w:r>
        <w:t xml:space="preserve"> call any service of the </w:t>
      </w:r>
      <w:r w:rsidR="005B2BB9">
        <w:t>Basic SW</w:t>
      </w:r>
      <w:r>
        <w:t xml:space="preserve"> except </w:t>
      </w:r>
      <w:r w:rsidR="00F648C7">
        <w:t>for</w:t>
      </w:r>
      <w:r>
        <w:t xml:space="preserve"> 2 cases :</w:t>
      </w:r>
    </w:p>
    <w:p w:rsidR="0092108E" w:rsidRDefault="0092108E" w:rsidP="00FE393C">
      <w:pPr>
        <w:pStyle w:val="Corpsdetexte"/>
        <w:numPr>
          <w:ilvl w:val="0"/>
          <w:numId w:val="10"/>
        </w:numPr>
      </w:pPr>
      <w:r>
        <w:t xml:space="preserve">The “TYPES” SW component is providing </w:t>
      </w:r>
      <w:r w:rsidR="00D773C9">
        <w:t xml:space="preserve">basic </w:t>
      </w:r>
      <w:r>
        <w:t xml:space="preserve">services </w:t>
      </w:r>
      <w:r w:rsidR="00D773C9">
        <w:t xml:space="preserve">that have to be </w:t>
      </w:r>
      <w:r>
        <w:t>us</w:t>
      </w:r>
      <w:r w:rsidR="00D773C9">
        <w:t>ed</w:t>
      </w:r>
      <w:r>
        <w:t xml:space="preserve"> by the </w:t>
      </w:r>
      <w:r w:rsidR="005B2BB9">
        <w:t>Application SW</w:t>
      </w:r>
      <w:r>
        <w:t xml:space="preserve"> (e.g elementary data types such as </w:t>
      </w:r>
      <w:r w:rsidR="00D773C9">
        <w:t>I</w:t>
      </w:r>
      <w:r>
        <w:t>nteger type, Boolean type, … and the related elementary operations such as “+”, “-“, “or”, “and”, …)</w:t>
      </w:r>
      <w:r w:rsidR="00A06CD1">
        <w:t xml:space="preserve">. </w:t>
      </w:r>
      <w:r w:rsidR="00A06CD1">
        <w:br/>
        <w:t>Floating point calculation must be supported by the platform</w:t>
      </w:r>
      <w:r w:rsidR="00A50760">
        <w:t xml:space="preserve"> (either by HW or SW)</w:t>
      </w:r>
      <w:r w:rsidR="00A06CD1">
        <w:t>.</w:t>
      </w:r>
    </w:p>
    <w:p w:rsidR="0092108E" w:rsidRDefault="0092108E" w:rsidP="00FE393C">
      <w:pPr>
        <w:pStyle w:val="Corpsdetexte"/>
        <w:numPr>
          <w:ilvl w:val="0"/>
          <w:numId w:val="10"/>
        </w:numPr>
      </w:pPr>
      <w:r>
        <w:lastRenderedPageBreak/>
        <w:t xml:space="preserve">The </w:t>
      </w:r>
      <w:r w:rsidR="00622A81">
        <w:t>“</w:t>
      </w:r>
      <w:r>
        <w:t>ERROR_MANAGER</w:t>
      </w:r>
      <w:r w:rsidR="00622A81">
        <w:t>”</w:t>
      </w:r>
      <w:r>
        <w:t xml:space="preserve"> </w:t>
      </w:r>
      <w:r w:rsidR="00622A81">
        <w:t xml:space="preserve">SW </w:t>
      </w:r>
      <w:r>
        <w:t xml:space="preserve">component </w:t>
      </w:r>
      <w:r w:rsidR="00D773C9">
        <w:t xml:space="preserve">that has to be used by the </w:t>
      </w:r>
      <w:r w:rsidR="005B2BB9">
        <w:t>Application SW</w:t>
      </w:r>
      <w:r w:rsidR="00D773C9">
        <w:t xml:space="preserve"> </w:t>
      </w:r>
      <w:r>
        <w:t xml:space="preserve">in order to communicate the faults to the </w:t>
      </w:r>
      <w:r w:rsidR="005B2BB9">
        <w:t>Basic SW</w:t>
      </w:r>
      <w:r>
        <w:t xml:space="preserve"> and possibly request actions such as </w:t>
      </w:r>
      <w:r w:rsidR="00D773C9">
        <w:t xml:space="preserve">safe </w:t>
      </w:r>
      <w:r>
        <w:t>platform shutdown, etc…</w:t>
      </w:r>
    </w:p>
    <w:p w:rsidR="003C6A5D" w:rsidRPr="0092108E" w:rsidRDefault="003C6A5D" w:rsidP="003C6A5D">
      <w:pPr>
        <w:pStyle w:val="Corpsdetexte"/>
        <w:ind w:left="360"/>
      </w:pPr>
    </w:p>
    <w:p w:rsidR="0092108E" w:rsidRDefault="00402828" w:rsidP="0092108E">
      <w:pPr>
        <w:pStyle w:val="Corpsdetexte"/>
      </w:pPr>
      <w:r>
        <w:rPr>
          <w:noProof/>
          <w:lang w:val="fr-BE" w:eastAsia="fr-BE"/>
        </w:rPr>
        <w:drawing>
          <wp:inline distT="0" distB="0" distL="0" distR="0" wp14:anchorId="79FAB249" wp14:editId="21969C99">
            <wp:extent cx="5278755" cy="226441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755" cy="2264410"/>
                    </a:xfrm>
                    <a:prstGeom prst="rect">
                      <a:avLst/>
                    </a:prstGeom>
                    <a:noFill/>
                  </pic:spPr>
                </pic:pic>
              </a:graphicData>
            </a:graphic>
          </wp:inline>
        </w:drawing>
      </w:r>
    </w:p>
    <w:p w:rsidR="0092108E" w:rsidRDefault="0092108E" w:rsidP="0092108E">
      <w:pPr>
        <w:pStyle w:val="Corpsdetexte"/>
      </w:pPr>
    </w:p>
    <w:p w:rsidR="003C6A5D" w:rsidRDefault="003C6A5D" w:rsidP="003C6A5D">
      <w:pPr>
        <w:pStyle w:val="Corpsdetexte"/>
      </w:pPr>
      <w:r>
        <w:t>Remark: T</w:t>
      </w:r>
      <w:r w:rsidRPr="00C11117">
        <w:t xml:space="preserve">he </w:t>
      </w:r>
      <w:r w:rsidR="005B2BB9">
        <w:t>Application SW</w:t>
      </w:r>
      <w:r w:rsidR="00965C46">
        <w:t xml:space="preserve"> has minimum depende</w:t>
      </w:r>
      <w:r w:rsidRPr="00C11117">
        <w:t>ncies with other SW components</w:t>
      </w:r>
      <w:r w:rsidR="00BD0D97">
        <w:t xml:space="preserve"> and the Hardware</w:t>
      </w:r>
      <w:r>
        <w:t>. Therefore</w:t>
      </w:r>
      <w:r w:rsidRPr="00C11117">
        <w:t xml:space="preserve"> </w:t>
      </w:r>
      <w:r>
        <w:t>t</w:t>
      </w:r>
      <w:r w:rsidRPr="00C11117">
        <w:t xml:space="preserve">his SW </w:t>
      </w:r>
      <w:r>
        <w:t>a</w:t>
      </w:r>
      <w:r w:rsidRPr="00C11117">
        <w:t xml:space="preserve">rchitecture allows portability of the </w:t>
      </w:r>
      <w:r w:rsidR="00EE129B">
        <w:t>Application Software</w:t>
      </w:r>
      <w:r w:rsidRPr="00C11117">
        <w:t xml:space="preserve"> on </w:t>
      </w:r>
      <w:r w:rsidR="00BD0D97">
        <w:t xml:space="preserve">other </w:t>
      </w:r>
      <w:r w:rsidRPr="00C11117">
        <w:t>platforms (PC, others, ..).</w:t>
      </w:r>
    </w:p>
    <w:p w:rsidR="008E3BD9" w:rsidRDefault="008E3BD9" w:rsidP="008E3BD9">
      <w:pPr>
        <w:pStyle w:val="Corpsdetexte"/>
      </w:pPr>
    </w:p>
    <w:p w:rsidR="00854440" w:rsidRDefault="00854440" w:rsidP="00854440">
      <w:pPr>
        <w:pStyle w:val="Titre3"/>
      </w:pPr>
      <w:bookmarkStart w:id="1270" w:name="_Ref378240914"/>
      <w:bookmarkStart w:id="1271" w:name="_Toc397948210"/>
      <w:r>
        <w:t xml:space="preserve">CORE board : </w:t>
      </w:r>
      <w:r w:rsidR="00913AEF">
        <w:t>SW execution</w:t>
      </w:r>
      <w:r w:rsidR="00451D90">
        <w:t xml:space="preserve"> overview</w:t>
      </w:r>
      <w:bookmarkEnd w:id="1270"/>
      <w:bookmarkEnd w:id="1271"/>
    </w:p>
    <w:p w:rsidR="00BD0AF3" w:rsidRDefault="006E1EAC" w:rsidP="00BD0AF3">
      <w:pPr>
        <w:pStyle w:val="Corpsdetexte"/>
      </w:pPr>
      <w:r>
        <w:t xml:space="preserve">The CORE board </w:t>
      </w:r>
      <w:r w:rsidR="005B2BB9">
        <w:t>Basic SW</w:t>
      </w:r>
      <w:r w:rsidR="005B1456">
        <w:t xml:space="preserve"> </w:t>
      </w:r>
      <w:r w:rsidR="0028267E">
        <w:t xml:space="preserve">execution is </w:t>
      </w:r>
      <w:r w:rsidR="004618B7">
        <w:t>essentially</w:t>
      </w:r>
      <w:r>
        <w:t xml:space="preserve"> sequen</w:t>
      </w:r>
      <w:r w:rsidR="004618B7">
        <w:t>t</w:t>
      </w:r>
      <w:r>
        <w:t>ia</w:t>
      </w:r>
      <w:r w:rsidR="0028267E">
        <w:t>l</w:t>
      </w:r>
      <w:r w:rsidR="005B1456">
        <w:t xml:space="preserve"> </w:t>
      </w:r>
      <w:r>
        <w:t xml:space="preserve">at </w:t>
      </w:r>
      <w:r w:rsidR="005B1456">
        <w:t>the level of the background task</w:t>
      </w:r>
      <w:r w:rsidR="00960095">
        <w:t xml:space="preserve"> </w:t>
      </w:r>
      <w:r w:rsidR="00BD0AF3">
        <w:t xml:space="preserve">(for information, in the </w:t>
      </w:r>
      <w:r w:rsidR="005B2BB9">
        <w:t>Basic SW</w:t>
      </w:r>
      <w:r w:rsidR="00867B5E">
        <w:t>,</w:t>
      </w:r>
      <w:r w:rsidR="00BD0AF3">
        <w:t xml:space="preserve"> some elementary I/O acquisition and </w:t>
      </w:r>
      <w:r w:rsidR="009E4A19">
        <w:t xml:space="preserve">low level </w:t>
      </w:r>
      <w:r w:rsidR="00BD0AF3">
        <w:t>HW interface tasks run in parallel at higher priority levels</w:t>
      </w:r>
      <w:r w:rsidR="006E16F3">
        <w:t xml:space="preserve"> but this has no </w:t>
      </w:r>
      <w:r w:rsidR="007203C8">
        <w:t>direct relation</w:t>
      </w:r>
      <w:r w:rsidR="006E16F3">
        <w:t xml:space="preserve"> </w:t>
      </w:r>
      <w:r w:rsidR="007203C8">
        <w:t xml:space="preserve">with </w:t>
      </w:r>
      <w:r w:rsidR="006E16F3">
        <w:t xml:space="preserve">the </w:t>
      </w:r>
      <w:r w:rsidR="005B2BB9">
        <w:t>Application SW</w:t>
      </w:r>
      <w:r w:rsidR="00BD0AF3">
        <w:t>)</w:t>
      </w:r>
      <w:r w:rsidR="00960095">
        <w:t>.</w:t>
      </w:r>
    </w:p>
    <w:p w:rsidR="00960095" w:rsidRDefault="00960095" w:rsidP="00960095">
      <w:pPr>
        <w:pStyle w:val="Corpsdetexte"/>
      </w:pPr>
      <w:r>
        <w:t xml:space="preserve">The CORE board OpenETCS </w:t>
      </w:r>
      <w:r w:rsidR="005B2BB9">
        <w:t>Application SW</w:t>
      </w:r>
      <w:r>
        <w:t xml:space="preserve">, which is activated by the </w:t>
      </w:r>
      <w:r w:rsidR="005B2BB9">
        <w:t>Basic SW</w:t>
      </w:r>
      <w:r>
        <w:t xml:space="preserve"> (see above at §</w:t>
      </w:r>
      <w:r>
        <w:fldChar w:fldCharType="begin"/>
      </w:r>
      <w:r>
        <w:instrText xml:space="preserve"> REF _Ref378176037 \r \h </w:instrText>
      </w:r>
      <w:r>
        <w:fldChar w:fldCharType="separate"/>
      </w:r>
      <w:r w:rsidR="006D6783">
        <w:t>3.3.1</w:t>
      </w:r>
      <w:r>
        <w:fldChar w:fldCharType="end"/>
      </w:r>
      <w:r>
        <w:t xml:space="preserve">), </w:t>
      </w:r>
      <w:r w:rsidR="004618B7">
        <w:t>shall therefore be fully sequent</w:t>
      </w:r>
      <w:r>
        <w:t>ial at the level of the background task.</w:t>
      </w:r>
    </w:p>
    <w:p w:rsidR="0043482F" w:rsidRDefault="0043482F" w:rsidP="00BD0AF3">
      <w:pPr>
        <w:pStyle w:val="Corpsdetexte"/>
      </w:pPr>
    </w:p>
    <w:p w:rsidR="00960095" w:rsidRDefault="0043482F" w:rsidP="00BD0AF3">
      <w:pPr>
        <w:pStyle w:val="Corpsdetexte"/>
      </w:pPr>
      <w:r>
        <w:t xml:space="preserve">The </w:t>
      </w:r>
      <w:r w:rsidR="00995D4F">
        <w:t xml:space="preserve">main phases of the </w:t>
      </w:r>
      <w:r>
        <w:t xml:space="preserve">SW execution sequence, driven by the </w:t>
      </w:r>
      <w:r w:rsidR="005B2BB9">
        <w:t>Basic Software</w:t>
      </w:r>
      <w:r>
        <w:t>, will be :</w:t>
      </w:r>
    </w:p>
    <w:p w:rsidR="0043482F" w:rsidRDefault="0043482F" w:rsidP="00FE393C">
      <w:pPr>
        <w:numPr>
          <w:ilvl w:val="0"/>
          <w:numId w:val="12"/>
        </w:numPr>
      </w:pPr>
      <w:bookmarkStart w:id="1272" w:name="_Ref337191391"/>
      <w:r>
        <w:t>The Initialisation :</w:t>
      </w:r>
    </w:p>
    <w:p w:rsidR="0043482F" w:rsidRDefault="00E749AB" w:rsidP="0043482F">
      <w:pPr>
        <w:ind w:left="360"/>
      </w:pPr>
      <w:r>
        <w:t xml:space="preserve">At power on, the </w:t>
      </w:r>
      <w:r w:rsidR="005B2BB9">
        <w:t>Basic SW</w:t>
      </w:r>
      <w:r w:rsidR="0043482F">
        <w:t xml:space="preserve"> </w:t>
      </w:r>
      <w:r>
        <w:t>shall first perform internal power-up tests (test of ROM, RAM, …)</w:t>
      </w:r>
      <w:bookmarkEnd w:id="1272"/>
      <w:r>
        <w:t xml:space="preserve"> and low level initialisation.</w:t>
      </w:r>
      <w:r w:rsidR="0043482F">
        <w:t xml:space="preserve"> </w:t>
      </w:r>
    </w:p>
    <w:p w:rsidR="00E749AB" w:rsidRPr="00040B0F" w:rsidRDefault="0043482F" w:rsidP="0043482F">
      <w:pPr>
        <w:ind w:left="360"/>
      </w:pPr>
      <w:r>
        <w:t xml:space="preserve">Then </w:t>
      </w:r>
      <w:r w:rsidR="00E749AB">
        <w:t xml:space="preserve">the </w:t>
      </w:r>
      <w:r w:rsidR="005B2BB9">
        <w:t>Basic SW</w:t>
      </w:r>
      <w:r w:rsidR="00E749AB">
        <w:t xml:space="preserve"> shall initialise the OpenETCS SW </w:t>
      </w:r>
      <w:r w:rsidR="00192E72" w:rsidRPr="00691DDB">
        <w:t>(</w:t>
      </w:r>
      <w:r w:rsidR="00192E72" w:rsidRPr="00854440">
        <w:rPr>
          <w:u w:val="single"/>
        </w:rPr>
        <w:t xml:space="preserve">using the </w:t>
      </w:r>
      <w:r w:rsidR="00192E72" w:rsidRPr="00854440">
        <w:rPr>
          <w:bCs/>
          <w:u w:val="single"/>
        </w:rPr>
        <w:t>API services</w:t>
      </w:r>
      <w:r w:rsidR="00192E72" w:rsidRPr="00691DDB">
        <w:t>)</w:t>
      </w:r>
      <w:r w:rsidR="00192E72">
        <w:t xml:space="preserve"> </w:t>
      </w:r>
      <w:r w:rsidR="00E749AB">
        <w:t>by providing this later with its configuration and with its saved NOVRAM data (</w:t>
      </w:r>
      <w:r w:rsidR="004C75F6">
        <w:t>“</w:t>
      </w:r>
      <w:r w:rsidR="00E749AB">
        <w:t>permanent data</w:t>
      </w:r>
      <w:r w:rsidR="004C75F6">
        <w:t>”</w:t>
      </w:r>
      <w:r w:rsidR="00E749AB">
        <w:t xml:space="preserve"> </w:t>
      </w:r>
      <w:r w:rsidR="004C75F6">
        <w:t xml:space="preserve">is the application data </w:t>
      </w:r>
      <w:r w:rsidR="00E749AB">
        <w:t>saved from the previous mission</w:t>
      </w:r>
      <w:r w:rsidR="00151FAD">
        <w:t xml:space="preserve"> and restored to the application at initialisation</w:t>
      </w:r>
      <w:r w:rsidR="00E749AB">
        <w:t>)</w:t>
      </w:r>
      <w:r>
        <w:t>.</w:t>
      </w:r>
    </w:p>
    <w:p w:rsidR="00E749AB" w:rsidRDefault="00E749AB" w:rsidP="0043482F">
      <w:pPr>
        <w:ind w:left="360"/>
      </w:pPr>
      <w:r>
        <w:t xml:space="preserve">The </w:t>
      </w:r>
      <w:r w:rsidR="005B2BB9">
        <w:t>Basic SW</w:t>
      </w:r>
      <w:r>
        <w:t xml:space="preserve"> </w:t>
      </w:r>
      <w:r w:rsidR="0043482F">
        <w:t xml:space="preserve">then </w:t>
      </w:r>
      <w:r>
        <w:t xml:space="preserve">finishes its own initialisation and verifies the communication with all the peripheral </w:t>
      </w:r>
      <w:r w:rsidR="0043482F">
        <w:t>boards</w:t>
      </w:r>
      <w:r>
        <w:t>.</w:t>
      </w:r>
    </w:p>
    <w:p w:rsidR="00867B5E" w:rsidRDefault="0043482F" w:rsidP="00FE393C">
      <w:pPr>
        <w:pStyle w:val="Corpsdetexte"/>
        <w:numPr>
          <w:ilvl w:val="0"/>
          <w:numId w:val="12"/>
        </w:numPr>
      </w:pPr>
      <w:r>
        <w:t>Cycle (normal working) :</w:t>
      </w:r>
    </w:p>
    <w:p w:rsidR="0043482F" w:rsidRDefault="0043482F" w:rsidP="007C3F00">
      <w:pPr>
        <w:pStyle w:val="Corpsdetexte"/>
        <w:ind w:left="360"/>
      </w:pPr>
      <w:r>
        <w:lastRenderedPageBreak/>
        <w:t xml:space="preserve">After successful initialisation, the </w:t>
      </w:r>
      <w:r w:rsidR="005B2BB9">
        <w:t>Basic SW</w:t>
      </w:r>
      <w:r>
        <w:t xml:space="preserve"> will start to run in cycles</w:t>
      </w:r>
      <w:r w:rsidR="007C3F00">
        <w:t xml:space="preserve">. There shall be a </w:t>
      </w:r>
      <w:r w:rsidR="00363F1D">
        <w:t xml:space="preserve">repetitive </w:t>
      </w:r>
      <w:r w:rsidR="007C3F00">
        <w:t>and sequen</w:t>
      </w:r>
      <w:r w:rsidR="004618B7">
        <w:t>t</w:t>
      </w:r>
      <w:r w:rsidR="007C3F00">
        <w:t xml:space="preserve">ial </w:t>
      </w:r>
      <w:r>
        <w:t xml:space="preserve">execution of </w:t>
      </w:r>
      <w:r w:rsidR="007C3F00">
        <w:t xml:space="preserve">the same actions at each cycle </w:t>
      </w:r>
      <w:r w:rsidR="00E72149">
        <w:t xml:space="preserve">(also called the “mainloop”) </w:t>
      </w:r>
      <w:r w:rsidR="007C3F00">
        <w:t>:</w:t>
      </w:r>
    </w:p>
    <w:p w:rsidR="0043482F" w:rsidRPr="00691DDB" w:rsidRDefault="007C3F00" w:rsidP="0043482F">
      <w:pPr>
        <w:pStyle w:val="Corpsdetexte"/>
        <w:ind w:left="851"/>
      </w:pPr>
      <w:r>
        <w:t xml:space="preserve">1. </w:t>
      </w:r>
      <w:r w:rsidR="0043482F">
        <w:t xml:space="preserve">the </w:t>
      </w:r>
      <w:r w:rsidR="005B2BB9">
        <w:t>Basic SW</w:t>
      </w:r>
      <w:r w:rsidR="0043482F">
        <w:t xml:space="preserve"> shall r</w:t>
      </w:r>
      <w:r w:rsidR="0043482F" w:rsidRPr="00691DDB">
        <w:t>ead the inputs</w:t>
      </w:r>
      <w:r w:rsidR="0043482F">
        <w:t xml:space="preserve"> f</w:t>
      </w:r>
      <w:r w:rsidR="0043482F" w:rsidRPr="00691DDB">
        <w:t xml:space="preserve">rom </w:t>
      </w:r>
      <w:r w:rsidR="0043482F">
        <w:t xml:space="preserve">HW I/O </w:t>
      </w:r>
      <w:r w:rsidR="0043482F" w:rsidRPr="00691DDB">
        <w:t>interfaces</w:t>
      </w:r>
    </w:p>
    <w:p w:rsidR="0043482F" w:rsidRPr="00691DDB" w:rsidRDefault="007C3F00" w:rsidP="0043482F">
      <w:pPr>
        <w:pStyle w:val="Corpsdetexte"/>
        <w:ind w:left="851"/>
      </w:pPr>
      <w:r>
        <w:t xml:space="preserve">2. </w:t>
      </w:r>
      <w:r w:rsidR="0043482F">
        <w:t xml:space="preserve">the </w:t>
      </w:r>
      <w:r w:rsidR="005B2BB9">
        <w:t>Basic SW</w:t>
      </w:r>
      <w:r w:rsidR="0043482F">
        <w:t xml:space="preserve"> shall prepare and p</w:t>
      </w:r>
      <w:r w:rsidR="0043482F" w:rsidRPr="00691DDB">
        <w:t xml:space="preserve">rovide the </w:t>
      </w:r>
      <w:r w:rsidR="0043482F">
        <w:t>i</w:t>
      </w:r>
      <w:r w:rsidR="0043482F" w:rsidRPr="00691DDB">
        <w:t>nputs to the O</w:t>
      </w:r>
      <w:r w:rsidR="0043482F">
        <w:t>pen</w:t>
      </w:r>
      <w:r w:rsidR="0043482F" w:rsidRPr="00691DDB">
        <w:t>ETCS ASW (</w:t>
      </w:r>
      <w:r w:rsidR="0043482F" w:rsidRPr="00854440">
        <w:rPr>
          <w:u w:val="single"/>
        </w:rPr>
        <w:t xml:space="preserve">using the </w:t>
      </w:r>
      <w:r w:rsidR="0043482F" w:rsidRPr="00854440">
        <w:rPr>
          <w:bCs/>
          <w:u w:val="single"/>
        </w:rPr>
        <w:t>API services</w:t>
      </w:r>
      <w:r w:rsidR="0043482F" w:rsidRPr="00691DDB">
        <w:t>)</w:t>
      </w:r>
    </w:p>
    <w:p w:rsidR="0043482F" w:rsidRPr="00691DDB" w:rsidRDefault="007C3F00" w:rsidP="0043482F">
      <w:pPr>
        <w:pStyle w:val="Corpsdetexte"/>
        <w:ind w:left="851"/>
      </w:pPr>
      <w:r>
        <w:t xml:space="preserve">3. </w:t>
      </w:r>
      <w:r w:rsidR="0043482F">
        <w:t xml:space="preserve">the </w:t>
      </w:r>
      <w:r w:rsidR="005B2BB9">
        <w:t>Basic SW</w:t>
      </w:r>
      <w:r w:rsidR="0043482F">
        <w:t xml:space="preserve"> shall e</w:t>
      </w:r>
      <w:r w:rsidR="0043482F" w:rsidRPr="00691DDB">
        <w:t>xecutes</w:t>
      </w:r>
      <w:r w:rsidR="0043482F">
        <w:t xml:space="preserve"> </w:t>
      </w:r>
      <w:r w:rsidR="009F4887">
        <w:t xml:space="preserve">(activate) </w:t>
      </w:r>
      <w:r w:rsidR="0043482F" w:rsidRPr="00691DDB">
        <w:t>the OETCS ASW</w:t>
      </w:r>
      <w:r w:rsidR="0043482F">
        <w:t xml:space="preserve"> </w:t>
      </w:r>
      <w:r w:rsidR="0043482F" w:rsidRPr="00691DDB">
        <w:t>(</w:t>
      </w:r>
      <w:r w:rsidR="0043482F" w:rsidRPr="00854440">
        <w:rPr>
          <w:u w:val="single"/>
        </w:rPr>
        <w:t xml:space="preserve">using the </w:t>
      </w:r>
      <w:r w:rsidR="0043482F" w:rsidRPr="00854440">
        <w:rPr>
          <w:bCs/>
          <w:u w:val="single"/>
        </w:rPr>
        <w:t>API services</w:t>
      </w:r>
      <w:r w:rsidR="0043482F" w:rsidRPr="00691DDB">
        <w:t>)</w:t>
      </w:r>
    </w:p>
    <w:p w:rsidR="0043482F" w:rsidRPr="00691DDB" w:rsidRDefault="007C3F00" w:rsidP="0043482F">
      <w:pPr>
        <w:pStyle w:val="Corpsdetexte"/>
        <w:ind w:left="851"/>
      </w:pPr>
      <w:r>
        <w:t xml:space="preserve">4. </w:t>
      </w:r>
      <w:r w:rsidR="0043482F">
        <w:t xml:space="preserve">the </w:t>
      </w:r>
      <w:r w:rsidR="005B2BB9">
        <w:t>Basic SW</w:t>
      </w:r>
      <w:r w:rsidR="0043482F">
        <w:t xml:space="preserve"> shall collect </w:t>
      </w:r>
      <w:r w:rsidR="0043482F" w:rsidRPr="00691DDB">
        <w:t>the</w:t>
      </w:r>
      <w:r w:rsidR="0043482F">
        <w:t xml:space="preserve"> o</w:t>
      </w:r>
      <w:r w:rsidR="0043482F" w:rsidRPr="00691DDB">
        <w:t>utputs from</w:t>
      </w:r>
      <w:r w:rsidR="0043482F">
        <w:t xml:space="preserve"> </w:t>
      </w:r>
      <w:r w:rsidR="0043482F" w:rsidRPr="00691DDB">
        <w:t>OETCS ASW</w:t>
      </w:r>
      <w:r w:rsidR="0043482F">
        <w:t xml:space="preserve"> </w:t>
      </w:r>
      <w:r w:rsidR="0043482F" w:rsidRPr="00691DDB">
        <w:t>(</w:t>
      </w:r>
      <w:r w:rsidR="0043482F" w:rsidRPr="00854440">
        <w:rPr>
          <w:u w:val="single"/>
        </w:rPr>
        <w:t xml:space="preserve">using the </w:t>
      </w:r>
      <w:r w:rsidR="0043482F" w:rsidRPr="00854440">
        <w:rPr>
          <w:bCs/>
          <w:u w:val="single"/>
        </w:rPr>
        <w:t>API services</w:t>
      </w:r>
      <w:r w:rsidR="0043482F" w:rsidRPr="00691DDB">
        <w:t>)</w:t>
      </w:r>
    </w:p>
    <w:p w:rsidR="0043482F" w:rsidRPr="00691DDB" w:rsidRDefault="007C3F00" w:rsidP="0043482F">
      <w:pPr>
        <w:pStyle w:val="Corpsdetexte"/>
        <w:ind w:left="851"/>
      </w:pPr>
      <w:r>
        <w:t xml:space="preserve">5. </w:t>
      </w:r>
      <w:r w:rsidR="0043482F">
        <w:t xml:space="preserve">the </w:t>
      </w:r>
      <w:r w:rsidR="005B2BB9">
        <w:t>Basic SW</w:t>
      </w:r>
      <w:r w:rsidR="0043482F">
        <w:t xml:space="preserve"> shall prepare and w</w:t>
      </w:r>
      <w:r w:rsidR="0043482F" w:rsidRPr="00691DDB">
        <w:t>rite the outputs</w:t>
      </w:r>
      <w:r w:rsidR="0043482F">
        <w:t xml:space="preserve"> t</w:t>
      </w:r>
      <w:r w:rsidR="0043482F" w:rsidRPr="00691DDB">
        <w:t xml:space="preserve">o </w:t>
      </w:r>
      <w:r w:rsidR="0043482F">
        <w:t xml:space="preserve">the HW I/O </w:t>
      </w:r>
      <w:r w:rsidR="0043482F" w:rsidRPr="00691DDB">
        <w:t>interfaces</w:t>
      </w:r>
    </w:p>
    <w:p w:rsidR="00713FFD" w:rsidRDefault="0043482F" w:rsidP="00FE393C">
      <w:pPr>
        <w:pStyle w:val="Corpsdetexte"/>
        <w:numPr>
          <w:ilvl w:val="0"/>
          <w:numId w:val="12"/>
        </w:numPr>
      </w:pPr>
      <w:r>
        <w:t>Failure</w:t>
      </w:r>
      <w:r w:rsidR="00363F1D">
        <w:t xml:space="preserve"> : the normal working cycles shall be interrupted in case of failure </w:t>
      </w:r>
      <w:r w:rsidR="00C9595D">
        <w:t xml:space="preserve">(HW failure, System failure, …) </w:t>
      </w:r>
      <w:r w:rsidR="00C8340B">
        <w:t>detected by the B</w:t>
      </w:r>
      <w:r w:rsidR="00363F1D">
        <w:t xml:space="preserve">asic or the </w:t>
      </w:r>
      <w:r w:rsidR="005B2BB9">
        <w:t>Application SW</w:t>
      </w:r>
      <w:r w:rsidR="00363F1D">
        <w:t>.</w:t>
      </w:r>
    </w:p>
    <w:p w:rsidR="00867B5E" w:rsidRDefault="00713FFD" w:rsidP="00982ABA">
      <w:pPr>
        <w:pStyle w:val="Corpsdetexte"/>
        <w:ind w:left="360"/>
      </w:pPr>
      <w:r>
        <w:t xml:space="preserve">In case the Basic SW or the Application SW detects that the platform is not safely operational anymore, a failure manager routine shall be called. This failure manager shall execute minimal treatment (e.g record the failure code in NOVRAM) and then shall </w:t>
      </w:r>
      <w:r w:rsidR="00A12E65">
        <w:t>enter into a safe failure mode in which the Emergency Brake shall be safely applied. Besides that, no other treatment shall be achieved (no call to Basic SW routines, no call to Application routines). To exit this failure mode, the platform needs to powered-down and then powered-up again.</w:t>
      </w:r>
    </w:p>
    <w:p w:rsidR="00C6387F" w:rsidRDefault="00C6387F" w:rsidP="000B2C41">
      <w:pPr>
        <w:pStyle w:val="Titre3"/>
      </w:pPr>
      <w:bookmarkStart w:id="1273" w:name="_Ref378583167"/>
      <w:bookmarkStart w:id="1274" w:name="_Toc397948211"/>
      <w:r>
        <w:t>OpenETCS API services</w:t>
      </w:r>
      <w:r w:rsidR="007203C8">
        <w:t xml:space="preserve"> and calling sequence</w:t>
      </w:r>
      <w:bookmarkEnd w:id="1273"/>
      <w:bookmarkEnd w:id="1274"/>
    </w:p>
    <w:p w:rsidR="00C6387F" w:rsidRDefault="00C6387F" w:rsidP="00C6387F">
      <w:r>
        <w:t xml:space="preserve">There are </w:t>
      </w:r>
      <w:r w:rsidR="00965C46">
        <w:t>basically</w:t>
      </w:r>
      <w:r>
        <w:t xml:space="preserve"> 3 types of API services that are invoked by the </w:t>
      </w:r>
      <w:r w:rsidR="005B2BB9">
        <w:t>Basic SW</w:t>
      </w:r>
      <w:r>
        <w:t xml:space="preserve"> : </w:t>
      </w:r>
    </w:p>
    <w:p w:rsidR="00C6387F" w:rsidRDefault="00C6387F" w:rsidP="00FE393C">
      <w:pPr>
        <w:numPr>
          <w:ilvl w:val="0"/>
          <w:numId w:val="12"/>
        </w:numPr>
      </w:pPr>
      <w:r>
        <w:t xml:space="preserve">Services called by the Basic SW to provide the input data to the </w:t>
      </w:r>
      <w:r w:rsidR="005B2BB9">
        <w:t>Application SW</w:t>
      </w:r>
      <w:r>
        <w:t xml:space="preserve"> </w:t>
      </w:r>
      <w:r w:rsidR="00305273">
        <w:t>(“input routines” in the following figure</w:t>
      </w:r>
      <w:r w:rsidR="007C1846">
        <w:t xml:space="preserve">; </w:t>
      </w:r>
      <w:r w:rsidR="00EF5FBB">
        <w:t xml:space="preserve">from SW architecture point of view </w:t>
      </w:r>
      <w:r w:rsidR="007C1846">
        <w:t xml:space="preserve">“Input Memory” belongs to </w:t>
      </w:r>
      <w:r w:rsidR="00EF5FBB">
        <w:t xml:space="preserve">the </w:t>
      </w:r>
      <w:r w:rsidR="007C1846">
        <w:t>application SW</w:t>
      </w:r>
      <w:r w:rsidR="00305273">
        <w:t>)</w:t>
      </w:r>
    </w:p>
    <w:p w:rsidR="00C6387F" w:rsidRDefault="00C6387F" w:rsidP="00FE393C">
      <w:pPr>
        <w:numPr>
          <w:ilvl w:val="0"/>
          <w:numId w:val="12"/>
        </w:numPr>
      </w:pPr>
      <w:r>
        <w:t xml:space="preserve">Services called by the </w:t>
      </w:r>
      <w:r w:rsidR="005B2BB9">
        <w:t>Basic SW</w:t>
      </w:r>
      <w:r>
        <w:t xml:space="preserve"> to activate functions of the </w:t>
      </w:r>
      <w:r w:rsidR="005B2BB9">
        <w:t>Application SW</w:t>
      </w:r>
      <w:r w:rsidR="00305273">
        <w:t xml:space="preserve"> (“control routines” in the following figure)</w:t>
      </w:r>
    </w:p>
    <w:p w:rsidR="00C6387F" w:rsidRDefault="00C6387F" w:rsidP="00FE393C">
      <w:pPr>
        <w:numPr>
          <w:ilvl w:val="0"/>
          <w:numId w:val="12"/>
        </w:numPr>
      </w:pPr>
      <w:r>
        <w:t xml:space="preserve">Services called by the </w:t>
      </w:r>
      <w:r w:rsidR="005B2BB9">
        <w:t>Basic SW</w:t>
      </w:r>
      <w:r>
        <w:t xml:space="preserve"> to collect the outputs of the </w:t>
      </w:r>
      <w:r w:rsidR="005B2BB9">
        <w:t>Application SW</w:t>
      </w:r>
      <w:r w:rsidR="00305273">
        <w:t xml:space="preserve"> (“output routines” in the following figure</w:t>
      </w:r>
      <w:r w:rsidR="00734E79">
        <w:t>;</w:t>
      </w:r>
      <w:r w:rsidR="00EF5FBB">
        <w:t xml:space="preserve"> from SW architecture point of view</w:t>
      </w:r>
      <w:r w:rsidR="00734E79">
        <w:t xml:space="preserve"> “O</w:t>
      </w:r>
      <w:r w:rsidR="00887492">
        <w:t>ut</w:t>
      </w:r>
      <w:r w:rsidR="00734E79">
        <w:t xml:space="preserve">put Memory” belongs to </w:t>
      </w:r>
      <w:r w:rsidR="00EF5FBB">
        <w:t xml:space="preserve">the </w:t>
      </w:r>
      <w:r w:rsidR="00734E79">
        <w:t>application SW</w:t>
      </w:r>
      <w:r w:rsidR="00305273">
        <w:t>)</w:t>
      </w:r>
    </w:p>
    <w:p w:rsidR="008C4F50" w:rsidRDefault="006F0946" w:rsidP="008E3BD9">
      <w:pPr>
        <w:pStyle w:val="Corpsdetexte"/>
      </w:pPr>
      <w:r>
        <w:t>A fourth type is the calling of the ERROR_MANAGER</w:t>
      </w:r>
      <w:r w:rsidR="00035A25">
        <w:t xml:space="preserve"> </w:t>
      </w:r>
      <w:r>
        <w:t xml:space="preserve">by the </w:t>
      </w:r>
      <w:r w:rsidR="005B2BB9">
        <w:t>Application SW</w:t>
      </w:r>
      <w:r w:rsidR="001B307B">
        <w:t xml:space="preserve"> (“error reporting routines” in the following figure)</w:t>
      </w:r>
      <w:r w:rsidR="00FC62B9">
        <w:t>.</w:t>
      </w:r>
      <w:r w:rsidR="00FF47EE">
        <w:t xml:space="preserve"> The calling to the ERROR_MANAGER shall be used to shutdown the platform in case a safety failure is detected</w:t>
      </w:r>
      <w:r w:rsidR="00E76076">
        <w:t xml:space="preserve"> (parameter set to “shutdown request”); see also §</w:t>
      </w:r>
      <w:r w:rsidR="00E76076">
        <w:fldChar w:fldCharType="begin"/>
      </w:r>
      <w:r w:rsidR="00E76076">
        <w:instrText xml:space="preserve"> REF _Ref378240914 \r \h </w:instrText>
      </w:r>
      <w:r w:rsidR="00E76076">
        <w:fldChar w:fldCharType="separate"/>
      </w:r>
      <w:r w:rsidR="006D6783">
        <w:t>3.3.2</w:t>
      </w:r>
      <w:r w:rsidR="00E76076">
        <w:fldChar w:fldCharType="end"/>
      </w:r>
      <w:r w:rsidR="00FF47EE">
        <w:t xml:space="preserve">. Simple events (diagnostic information) can also be reported by the application </w:t>
      </w:r>
      <w:r w:rsidR="00E76076">
        <w:t xml:space="preserve">SW </w:t>
      </w:r>
      <w:r w:rsidR="00FF47EE">
        <w:t>using this service</w:t>
      </w:r>
      <w:r w:rsidR="00E76076">
        <w:t xml:space="preserve"> (in that case, there is no request to shutdown the platform and</w:t>
      </w:r>
      <w:r w:rsidR="000C5A13">
        <w:t>,</w:t>
      </w:r>
      <w:r w:rsidR="000C5A13" w:rsidRPr="000C5A13">
        <w:t xml:space="preserve"> </w:t>
      </w:r>
      <w:r w:rsidR="000C5A13">
        <w:t>after its treatment,</w:t>
      </w:r>
      <w:r w:rsidR="00E76076">
        <w:t xml:space="preserve"> the </w:t>
      </w:r>
      <w:r w:rsidR="000C5A13">
        <w:t>Basic SW returns to the Application SW)</w:t>
      </w:r>
      <w:r w:rsidR="00FF47EE">
        <w:t>.</w:t>
      </w:r>
    </w:p>
    <w:p w:rsidR="004F46AE" w:rsidRDefault="007C1846" w:rsidP="008E3BD9">
      <w:pPr>
        <w:pStyle w:val="Corpsdetexte"/>
      </w:pPr>
      <w:r>
        <w:t>In the following figure, t</w:t>
      </w:r>
      <w:r w:rsidR="004F46AE">
        <w:t xml:space="preserve">he “monitor” </w:t>
      </w:r>
      <w:r>
        <w:t xml:space="preserve">is a part of the </w:t>
      </w:r>
      <w:r w:rsidR="004F46AE">
        <w:t xml:space="preserve">Basic SW </w:t>
      </w:r>
      <w:r w:rsidR="00D47A63">
        <w:t xml:space="preserve">: </w:t>
      </w:r>
      <w:r w:rsidR="004F46AE">
        <w:t xml:space="preserve">it </w:t>
      </w:r>
      <w:r w:rsidR="00D47A63">
        <w:t xml:space="preserve">achieves the interface between the platform </w:t>
      </w:r>
      <w:r>
        <w:t xml:space="preserve">HW </w:t>
      </w:r>
      <w:r w:rsidR="00D47A63">
        <w:t xml:space="preserve">and the application. It is also </w:t>
      </w:r>
      <w:r w:rsidR="004F46AE">
        <w:t xml:space="preserve">the scheduler of the </w:t>
      </w:r>
      <w:r w:rsidR="00D47A63">
        <w:t>SW</w:t>
      </w:r>
      <w:r w:rsidR="004F46AE">
        <w:t>.</w:t>
      </w:r>
    </w:p>
    <w:p w:rsidR="00BD26F4" w:rsidRDefault="00BD26F4" w:rsidP="008E3BD9">
      <w:pPr>
        <w:pStyle w:val="Corpsdetexte"/>
      </w:pPr>
      <w:r>
        <w:t>In the following figure, the arrows represent “control flows” (calling of routines).</w:t>
      </w:r>
    </w:p>
    <w:p w:rsidR="008C4F50" w:rsidRDefault="009C2626" w:rsidP="009C2626">
      <w:pPr>
        <w:pStyle w:val="Corpsdetexte"/>
        <w:jc w:val="center"/>
      </w:pPr>
      <w:r w:rsidRPr="00623C9D">
        <w:object w:dxaOrig="5655" w:dyaOrig="5325">
          <v:shape id="_x0000_i1026" type="#_x0000_t75" style="width:244.45pt;height:230.25pt" o:ole="" fillcolor="window">
            <v:imagedata r:id="rId15" o:title=""/>
          </v:shape>
          <o:OLEObject Type="Embed" ProgID="Word.Picture.8" ShapeID="_x0000_i1026" DrawAspect="Content" ObjectID="_1472280957" r:id="rId16"/>
        </w:object>
      </w:r>
    </w:p>
    <w:p w:rsidR="007203C8" w:rsidRDefault="007203C8" w:rsidP="00F22E3F"/>
    <w:p w:rsidR="007203C8" w:rsidRDefault="007203C8" w:rsidP="007203C8">
      <w:pPr>
        <w:pStyle w:val="Corpsdetexte"/>
      </w:pPr>
      <w:r>
        <w:t>The main phases of the SW execution (see §</w:t>
      </w:r>
      <w:r>
        <w:fldChar w:fldCharType="begin"/>
      </w:r>
      <w:r>
        <w:instrText xml:space="preserve"> REF _Ref378240914 \r \h </w:instrText>
      </w:r>
      <w:r>
        <w:fldChar w:fldCharType="separate"/>
      </w:r>
      <w:r w:rsidR="006D6783">
        <w:t>3.3.2</w:t>
      </w:r>
      <w:r>
        <w:fldChar w:fldCharType="end"/>
      </w:r>
      <w:r>
        <w:t xml:space="preserve">), as well as the calling sequence of the API services, are illustrated </w:t>
      </w:r>
      <w:r w:rsidR="00713FFD">
        <w:t xml:space="preserve">(not formal) </w:t>
      </w:r>
      <w:r>
        <w:t xml:space="preserve">here after </w:t>
      </w:r>
      <w:r w:rsidR="00713FFD">
        <w:t xml:space="preserve"> </w:t>
      </w:r>
      <w:r>
        <w:t>:</w:t>
      </w:r>
    </w:p>
    <w:p w:rsidR="007203C8" w:rsidRDefault="00402828" w:rsidP="00F22E3F">
      <w:r>
        <w:rPr>
          <w:noProof/>
          <w:lang w:val="fr-BE" w:eastAsia="fr-BE"/>
        </w:rPr>
        <w:lastRenderedPageBreak/>
        <w:drawing>
          <wp:inline distT="0" distB="0" distL="0" distR="0" wp14:anchorId="2A0259A6" wp14:editId="3735F465">
            <wp:extent cx="6801485" cy="5417820"/>
            <wp:effectExtent l="0" t="0" r="0" b="0"/>
            <wp:docPr id="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1485" cy="5417820"/>
                    </a:xfrm>
                    <a:prstGeom prst="rect">
                      <a:avLst/>
                    </a:prstGeom>
                    <a:noFill/>
                  </pic:spPr>
                </pic:pic>
              </a:graphicData>
            </a:graphic>
          </wp:inline>
        </w:drawing>
      </w:r>
    </w:p>
    <w:p w:rsidR="003A4594" w:rsidRDefault="003A4594" w:rsidP="00F22E3F"/>
    <w:p w:rsidR="00C9595D" w:rsidRDefault="00C9595D" w:rsidP="00F22E3F">
      <w:r>
        <w:t xml:space="preserve">The order into which the inputs and output services of the </w:t>
      </w:r>
      <w:r w:rsidR="00EE129B">
        <w:t>Application Software</w:t>
      </w:r>
      <w:r>
        <w:t xml:space="preserve"> are called is </w:t>
      </w:r>
      <w:r w:rsidRPr="00C9595D">
        <w:t>NOT</w:t>
      </w:r>
      <w:r>
        <w:t xml:space="preserve"> defined. </w:t>
      </w:r>
      <w:r w:rsidR="006F41BF">
        <w:t>It does not have to be formally defined because t</w:t>
      </w:r>
      <w:r>
        <w:t xml:space="preserve">he </w:t>
      </w:r>
      <w:r w:rsidR="00EE129B">
        <w:t>Application Software</w:t>
      </w:r>
      <w:r>
        <w:t xml:space="preserve"> </w:t>
      </w:r>
      <w:r w:rsidR="006F41BF">
        <w:t>shall not</w:t>
      </w:r>
      <w:r>
        <w:t xml:space="preserve"> take hypothesis on that order.</w:t>
      </w:r>
    </w:p>
    <w:p w:rsidR="00C9595D" w:rsidRDefault="00C9595D" w:rsidP="00F22E3F">
      <w:r>
        <w:t>Therefore, most of the processing should be performed when the application is activated</w:t>
      </w:r>
      <w:r w:rsidR="00317BA3">
        <w:t xml:space="preserve"> (ACTIVATE_CYCLE)</w:t>
      </w:r>
      <w:r>
        <w:t xml:space="preserve">. </w:t>
      </w:r>
    </w:p>
    <w:p w:rsidR="00C9595D" w:rsidRDefault="00C9595D" w:rsidP="00F22E3F">
      <w:r>
        <w:t>For each “Write inputs” service, it is advised to implement simple treatment such as e.g input data buffering and possibly some filtering; and in all cases, to implement treatment that does not rely on the reception of the data of other “write inputs” services.</w:t>
      </w:r>
    </w:p>
    <w:p w:rsidR="009F4887" w:rsidRDefault="009A1D1E" w:rsidP="009F4887">
      <w:pPr>
        <w:pStyle w:val="Corpsdetexte"/>
      </w:pPr>
      <w:r>
        <w:t xml:space="preserve">The main </w:t>
      </w:r>
      <w:r w:rsidR="009F4887">
        <w:t xml:space="preserve">application processing </w:t>
      </w:r>
      <w:r>
        <w:t xml:space="preserve">shall </w:t>
      </w:r>
      <w:r w:rsidR="009F4887">
        <w:t xml:space="preserve">be executed </w:t>
      </w:r>
      <w:r>
        <w:t xml:space="preserve">(when the </w:t>
      </w:r>
      <w:r w:rsidR="005B2BB9">
        <w:t>Basic Software</w:t>
      </w:r>
      <w:r>
        <w:t xml:space="preserve"> calls the “application activation” procedure) </w:t>
      </w:r>
      <w:r w:rsidR="009F4887">
        <w:t xml:space="preserve">only after all “write inputs” have been called by the </w:t>
      </w:r>
      <w:r w:rsidR="005B2BB9">
        <w:t>Basic Software</w:t>
      </w:r>
      <w:r w:rsidR="009F4887">
        <w:t xml:space="preserve"> meaning that all the newest input data of the current cycle are p</w:t>
      </w:r>
      <w:r>
        <w:t>rovided</w:t>
      </w:r>
      <w:r w:rsidR="009F4887">
        <w:t xml:space="preserve"> </w:t>
      </w:r>
      <w:r>
        <w:t>to the application</w:t>
      </w:r>
      <w:r w:rsidR="009F4887">
        <w:t>.</w:t>
      </w:r>
    </w:p>
    <w:p w:rsidR="00524819" w:rsidRPr="009F4887" w:rsidRDefault="00524819" w:rsidP="009F4887">
      <w:pPr>
        <w:pStyle w:val="Corpsdetexte"/>
      </w:pPr>
      <w:r>
        <w:t xml:space="preserve">See </w:t>
      </w:r>
      <w:r w:rsidR="00965C46">
        <w:t>another</w:t>
      </w:r>
      <w:r>
        <w:t xml:space="preserve"> illustration on the following figure :</w:t>
      </w:r>
    </w:p>
    <w:p w:rsidR="0092653A" w:rsidRDefault="0092653A" w:rsidP="008E3BD9"/>
    <w:p w:rsidR="0092653A" w:rsidRDefault="00402828" w:rsidP="008E3BD9">
      <w:r>
        <w:rPr>
          <w:noProof/>
          <w:lang w:val="fr-BE" w:eastAsia="fr-BE"/>
        </w:rPr>
        <w:lastRenderedPageBreak/>
        <w:drawing>
          <wp:inline distT="0" distB="0" distL="0" distR="0" wp14:anchorId="2BED9E49" wp14:editId="55DE16F5">
            <wp:extent cx="5562600" cy="40360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36060"/>
                    </a:xfrm>
                    <a:prstGeom prst="rect">
                      <a:avLst/>
                    </a:prstGeom>
                    <a:noFill/>
                  </pic:spPr>
                </pic:pic>
              </a:graphicData>
            </a:graphic>
          </wp:inline>
        </w:drawing>
      </w:r>
    </w:p>
    <w:p w:rsidR="009A1D1E" w:rsidRPr="009A1D1E" w:rsidRDefault="009A1D1E" w:rsidP="009A1D1E">
      <w:pPr>
        <w:pStyle w:val="Corpsdetexte"/>
      </w:pPr>
    </w:p>
    <w:p w:rsidR="00681719" w:rsidRDefault="00701A8E" w:rsidP="00354489">
      <w:pPr>
        <w:pStyle w:val="Titre3"/>
      </w:pPr>
      <w:bookmarkStart w:id="1275" w:name="_Toc397948212"/>
      <w:r>
        <w:t>D</w:t>
      </w:r>
      <w:r w:rsidR="00354489">
        <w:t>ynamic behaviour and performances</w:t>
      </w:r>
      <w:bookmarkEnd w:id="1275"/>
    </w:p>
    <w:p w:rsidR="00681719" w:rsidRDefault="00681719" w:rsidP="00681719">
      <w:r>
        <w:t>The following figure provides an overview of the dynamic behaviour of the CORE board, the EVC and the other Trainborne sub-systems :</w:t>
      </w:r>
    </w:p>
    <w:p w:rsidR="00681719" w:rsidRDefault="00681719" w:rsidP="00681719"/>
    <w:p w:rsidR="00681719" w:rsidRDefault="00402828" w:rsidP="00681719">
      <w:pPr>
        <w:pStyle w:val="Corpsdetexte"/>
      </w:pPr>
      <w:r>
        <w:rPr>
          <w:noProof/>
          <w:lang w:val="fr-BE" w:eastAsia="fr-BE"/>
        </w:rPr>
        <w:lastRenderedPageBreak/>
        <w:drawing>
          <wp:inline distT="0" distB="0" distL="0" distR="0" wp14:anchorId="442396EF" wp14:editId="2462382D">
            <wp:extent cx="5886450" cy="34963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6450" cy="3496310"/>
                    </a:xfrm>
                    <a:prstGeom prst="rect">
                      <a:avLst/>
                    </a:prstGeom>
                    <a:noFill/>
                  </pic:spPr>
                </pic:pic>
              </a:graphicData>
            </a:graphic>
          </wp:inline>
        </w:drawing>
      </w:r>
    </w:p>
    <w:p w:rsidR="001727D9" w:rsidRPr="001727D9" w:rsidRDefault="001727D9" w:rsidP="001727D9">
      <w:pPr>
        <w:pStyle w:val="Corpsdetexte"/>
      </w:pPr>
    </w:p>
    <w:p w:rsidR="007634E7" w:rsidRPr="00E37F94" w:rsidRDefault="007634E7" w:rsidP="007634E7">
      <w:r w:rsidRPr="00E37F94">
        <w:t xml:space="preserve">The total execution time taken by the </w:t>
      </w:r>
      <w:r>
        <w:t xml:space="preserve">OpenETCS </w:t>
      </w:r>
      <w:r w:rsidR="005B2BB9">
        <w:t>Application SW</w:t>
      </w:r>
      <w:r>
        <w:t xml:space="preserve"> during initialisation</w:t>
      </w:r>
      <w:r w:rsidRPr="00E37F94">
        <w:t xml:space="preserve"> shall be limited to </w:t>
      </w:r>
      <w:r>
        <w:t>100ms.</w:t>
      </w:r>
    </w:p>
    <w:p w:rsidR="007634E7" w:rsidRPr="00E37F94" w:rsidRDefault="007634E7" w:rsidP="007634E7">
      <w:r w:rsidRPr="00E37F94">
        <w:t xml:space="preserve">The total execution time taken by the </w:t>
      </w:r>
      <w:r>
        <w:t xml:space="preserve">OpenETCS </w:t>
      </w:r>
      <w:r w:rsidR="005B2BB9">
        <w:t>Application SW</w:t>
      </w:r>
      <w:r>
        <w:t xml:space="preserve"> </w:t>
      </w:r>
      <w:r w:rsidRPr="00E37F94">
        <w:t xml:space="preserve">in one cycle shall be limited to </w:t>
      </w:r>
      <w:r>
        <w:t xml:space="preserve">100ms. </w:t>
      </w:r>
      <w:r w:rsidRPr="00E37F94">
        <w:t xml:space="preserve">This duration includes all </w:t>
      </w:r>
      <w:r w:rsidR="00C04C7D">
        <w:t>Application SW</w:t>
      </w:r>
      <w:r w:rsidRPr="00E37F94">
        <w:t xml:space="preserve"> services to be executed during 1 cycle.</w:t>
      </w:r>
    </w:p>
    <w:p w:rsidR="00615A4B" w:rsidRDefault="00615A4B" w:rsidP="00615A4B">
      <w:r>
        <w:t xml:space="preserve">The nominal (typical) CORE board cycle duration shall be </w:t>
      </w:r>
      <w:r w:rsidRPr="00681719">
        <w:t xml:space="preserve">300ms on </w:t>
      </w:r>
      <w:r>
        <w:t xml:space="preserve">the </w:t>
      </w:r>
      <w:r w:rsidRPr="00681719">
        <w:t>A</w:t>
      </w:r>
      <w:r>
        <w:t>LSTOM</w:t>
      </w:r>
      <w:r w:rsidRPr="00681719">
        <w:t xml:space="preserve"> EVC</w:t>
      </w:r>
      <w:r>
        <w:t xml:space="preserve">. </w:t>
      </w:r>
    </w:p>
    <w:p w:rsidR="00681719" w:rsidRDefault="00681719" w:rsidP="00681719">
      <w:r w:rsidRPr="00681719">
        <w:t>The duration of the CORE board cycle does not have to be constant</w:t>
      </w:r>
      <w:r w:rsidR="00FB7144">
        <w:t xml:space="preserve"> (It can be constant, it can be variable)</w:t>
      </w:r>
      <w:r>
        <w:t>.</w:t>
      </w:r>
      <w:r w:rsidRPr="00681719">
        <w:t xml:space="preserve"> The </w:t>
      </w:r>
      <w:r w:rsidR="005B2BB9">
        <w:t>Application SW</w:t>
      </w:r>
      <w:r w:rsidR="005C53E6">
        <w:t xml:space="preserve"> </w:t>
      </w:r>
      <w:r w:rsidRPr="00681719">
        <w:t xml:space="preserve">shall </w:t>
      </w:r>
      <w:r w:rsidR="005C53E6">
        <w:t xml:space="preserve">be able to </w:t>
      </w:r>
      <w:r w:rsidRPr="00681719">
        <w:t xml:space="preserve">manage </w:t>
      </w:r>
      <w:r w:rsidR="00A52EC4">
        <w:t xml:space="preserve">constant and </w:t>
      </w:r>
      <w:r w:rsidRPr="00681719">
        <w:t>variable cycle duration.</w:t>
      </w:r>
    </w:p>
    <w:p w:rsidR="008A059A" w:rsidRPr="00E3088B" w:rsidRDefault="008A059A" w:rsidP="008A059A">
      <w:bookmarkStart w:id="1276" w:name="_Ref337191649"/>
      <w:r>
        <w:t>The user of the ALSTOM EVC has to be aware that, exceptionally, c</w:t>
      </w:r>
      <w:r w:rsidRPr="00E3088B">
        <w:t>ycle duration</w:t>
      </w:r>
      <w:r>
        <w:t>s</w:t>
      </w:r>
      <w:r w:rsidRPr="00E3088B">
        <w:t xml:space="preserve"> of the CORE </w:t>
      </w:r>
      <w:r w:rsidR="006354FD">
        <w:t xml:space="preserve">board </w:t>
      </w:r>
      <w:r>
        <w:t>(</w:t>
      </w:r>
      <w:r w:rsidRPr="00E3088B">
        <w:t xml:space="preserve">and </w:t>
      </w:r>
      <w:r>
        <w:t xml:space="preserve">the other boards of the EVC) could be </w:t>
      </w:r>
      <w:r w:rsidRPr="00E3088B">
        <w:t xml:space="preserve">higher than the nominal values in case of </w:t>
      </w:r>
      <w:r>
        <w:t xml:space="preserve">un-probable </w:t>
      </w:r>
      <w:r w:rsidRPr="00E3088B">
        <w:t>happening of several simultaneous conditions</w:t>
      </w:r>
      <w:r>
        <w:t xml:space="preserve">. In those cases, </w:t>
      </w:r>
      <w:r w:rsidRPr="00E3088B">
        <w:t xml:space="preserve">a peak of load </w:t>
      </w:r>
      <w:r>
        <w:t xml:space="preserve">could be observed </w:t>
      </w:r>
      <w:r w:rsidRPr="00E3088B">
        <w:t xml:space="preserve">due to </w:t>
      </w:r>
      <w:r>
        <w:t xml:space="preserve">e.g. </w:t>
      </w:r>
      <w:r w:rsidRPr="00E3088B">
        <w:t>;</w:t>
      </w:r>
      <w:bookmarkEnd w:id="1276"/>
    </w:p>
    <w:p w:rsidR="008A059A" w:rsidRPr="00E3088B" w:rsidRDefault="008A059A" w:rsidP="00FE393C">
      <w:pPr>
        <w:numPr>
          <w:ilvl w:val="0"/>
          <w:numId w:val="13"/>
        </w:numPr>
      </w:pPr>
      <w:r w:rsidRPr="00E3088B">
        <w:t>exceptional amount of input</w:t>
      </w:r>
      <w:r>
        <w:t>/output</w:t>
      </w:r>
      <w:r w:rsidRPr="00E3088B">
        <w:t xml:space="preserve"> data</w:t>
      </w:r>
      <w:r>
        <w:t xml:space="preserve"> to treat</w:t>
      </w:r>
      <w:r w:rsidRPr="00E3088B">
        <w:t>;</w:t>
      </w:r>
    </w:p>
    <w:p w:rsidR="008A059A" w:rsidRPr="00EA0808" w:rsidRDefault="008A059A" w:rsidP="00FE393C">
      <w:pPr>
        <w:numPr>
          <w:ilvl w:val="0"/>
          <w:numId w:val="13"/>
        </w:numPr>
      </w:pPr>
      <w:r w:rsidRPr="00EA0808">
        <w:t>exceptional loa</w:t>
      </w:r>
      <w:r>
        <w:t>d on the buses and serial lines.</w:t>
      </w:r>
    </w:p>
    <w:p w:rsidR="008A059A" w:rsidRPr="00EB6B3E" w:rsidRDefault="008A059A" w:rsidP="008A059A">
      <w:r>
        <w:t>In any case, t</w:t>
      </w:r>
      <w:r w:rsidRPr="00681719">
        <w:t xml:space="preserve">he maximum duration of the </w:t>
      </w:r>
      <w:r w:rsidR="004A629E">
        <w:t>Onboard ETCS</w:t>
      </w:r>
      <w:r w:rsidRPr="00681719">
        <w:t xml:space="preserve"> (and therefore the maximum duration of the </w:t>
      </w:r>
      <w:r>
        <w:t xml:space="preserve">OpenETCS </w:t>
      </w:r>
      <w:r w:rsidRPr="00681719">
        <w:t>application too) shall be compliant to Unisig Subset-41 performance constraints.</w:t>
      </w:r>
    </w:p>
    <w:p w:rsidR="008A059A" w:rsidRDefault="008A059A" w:rsidP="008A059A">
      <w:r>
        <w:t>T</w:t>
      </w:r>
      <w:r w:rsidRPr="00EB6B3E">
        <w:t xml:space="preserve">he cycle duration of the CORE </w:t>
      </w:r>
      <w:r>
        <w:t>board (as well as the other EVC boards)</w:t>
      </w:r>
      <w:r w:rsidRPr="00EB6B3E">
        <w:t xml:space="preserve"> are s</w:t>
      </w:r>
      <w:r>
        <w:t xml:space="preserve">afely and permanently monitored </w:t>
      </w:r>
      <w:r w:rsidR="00F73F14">
        <w:t xml:space="preserve">(by the safe EVC platform) </w:t>
      </w:r>
      <w:r>
        <w:t xml:space="preserve">not to be greater than the safe limits, channel by channel </w:t>
      </w:r>
      <w:r w:rsidR="00543FD4">
        <w:t xml:space="preserve">(for instance, </w:t>
      </w:r>
      <w:r>
        <w:t xml:space="preserve">in the </w:t>
      </w:r>
      <w:r w:rsidR="00543FD4">
        <w:t xml:space="preserve">ALSTOM </w:t>
      </w:r>
      <w:r>
        <w:t>EVC safe 2 out of 3 architecture</w:t>
      </w:r>
      <w:r w:rsidR="00543FD4">
        <w:t>)</w:t>
      </w:r>
      <w:r>
        <w:t>. In</w:t>
      </w:r>
      <w:r w:rsidRPr="00EB6B3E">
        <w:t xml:space="preserve"> case of overpassing these limits, the </w:t>
      </w:r>
      <w:r>
        <w:t xml:space="preserve">faulty </w:t>
      </w:r>
      <w:r w:rsidR="0018423E">
        <w:t>component(s)/</w:t>
      </w:r>
      <w:r>
        <w:t>channel(s) shall be safely shut-</w:t>
      </w:r>
      <w:r w:rsidRPr="00EB6B3E">
        <w:t>down</w:t>
      </w:r>
      <w:r>
        <w:t xml:space="preserve"> </w:t>
      </w:r>
      <w:r w:rsidR="00F73F14">
        <w:t xml:space="preserve">by the safe EVC platform </w:t>
      </w:r>
      <w:r>
        <w:t>(and possibly the whole EVC shall be shut-down if required)</w:t>
      </w:r>
      <w:r w:rsidRPr="00EB6B3E">
        <w:t>.</w:t>
      </w:r>
    </w:p>
    <w:p w:rsidR="007634E7" w:rsidRDefault="007634E7" w:rsidP="007634E7"/>
    <w:p w:rsidR="0018423E" w:rsidRDefault="0018423E" w:rsidP="007634E7"/>
    <w:p w:rsidR="0018423E" w:rsidRDefault="0018423E" w:rsidP="007634E7"/>
    <w:p w:rsidR="0018423E" w:rsidRDefault="0018423E" w:rsidP="0018423E">
      <w:pPr>
        <w:pStyle w:val="Titre3"/>
      </w:pPr>
      <w:bookmarkStart w:id="1277" w:name="_Toc397948213"/>
      <w:r>
        <w:t>Asynchronous behaviour</w:t>
      </w:r>
      <w:bookmarkEnd w:id="1277"/>
    </w:p>
    <w:p w:rsidR="007634E7" w:rsidRPr="007634E7" w:rsidRDefault="007634E7" w:rsidP="007634E7">
      <w:r>
        <w:t>In addition to the “cyclic execution” principle</w:t>
      </w:r>
      <w:r w:rsidR="0018423E">
        <w:t xml:space="preserve"> (§</w:t>
      </w:r>
      <w:r w:rsidR="0018423E">
        <w:fldChar w:fldCharType="begin"/>
      </w:r>
      <w:r w:rsidR="0018423E">
        <w:instrText xml:space="preserve"> REF _Ref378240914 \r \h </w:instrText>
      </w:r>
      <w:r w:rsidR="0018423E">
        <w:fldChar w:fldCharType="separate"/>
      </w:r>
      <w:r w:rsidR="006D6783">
        <w:t>3.3.2</w:t>
      </w:r>
      <w:r w:rsidR="0018423E">
        <w:fldChar w:fldCharType="end"/>
      </w:r>
      <w:r w:rsidR="0018423E">
        <w:t>, §</w:t>
      </w:r>
      <w:r w:rsidR="0018423E">
        <w:fldChar w:fldCharType="begin"/>
      </w:r>
      <w:r w:rsidR="0018423E">
        <w:instrText xml:space="preserve"> REF _Ref378583167 \r \h </w:instrText>
      </w:r>
      <w:r w:rsidR="0018423E">
        <w:fldChar w:fldCharType="separate"/>
      </w:r>
      <w:r w:rsidR="006D6783">
        <w:t>3.3.3</w:t>
      </w:r>
      <w:r w:rsidR="0018423E">
        <w:fldChar w:fldCharType="end"/>
      </w:r>
      <w:r w:rsidR="0018423E">
        <w:t>)</w:t>
      </w:r>
      <w:r>
        <w:t>, t</w:t>
      </w:r>
      <w:r w:rsidRPr="007634E7">
        <w:t>he applicati</w:t>
      </w:r>
      <w:r>
        <w:t xml:space="preserve">on must take into account that </w:t>
      </w:r>
      <w:r w:rsidRPr="007634E7">
        <w:t>the various peripheral boards/sub-systems in charge of the input/output</w:t>
      </w:r>
      <w:r>
        <w:t xml:space="preserve"> treatment are not synchronised and that </w:t>
      </w:r>
      <w:r w:rsidRPr="007634E7">
        <w:t>their performance</w:t>
      </w:r>
      <w:r w:rsidR="00A734C2">
        <w:t>s</w:t>
      </w:r>
      <w:r w:rsidRPr="007634E7">
        <w:t xml:space="preserve"> </w:t>
      </w:r>
      <w:r w:rsidR="00A734C2">
        <w:t xml:space="preserve">are not identical, </w:t>
      </w:r>
      <w:r w:rsidR="00CA4C55">
        <w:t>no</w:t>
      </w:r>
      <w:r w:rsidR="00A734C2">
        <w:t>r</w:t>
      </w:r>
      <w:r w:rsidR="00CA4C55">
        <w:t xml:space="preserve"> constant</w:t>
      </w:r>
      <w:r w:rsidR="00A734C2">
        <w:t xml:space="preserve"> in time</w:t>
      </w:r>
      <w:r w:rsidRPr="007634E7">
        <w:t>;</w:t>
      </w:r>
    </w:p>
    <w:p w:rsidR="007634E7" w:rsidRPr="007634E7" w:rsidRDefault="007634E7" w:rsidP="00FE393C">
      <w:pPr>
        <w:numPr>
          <w:ilvl w:val="0"/>
          <w:numId w:val="15"/>
        </w:numPr>
      </w:pPr>
      <w:r w:rsidRPr="007634E7">
        <w:t>e.g filtering of analog data such as GEOS sensors, train digital inputs, …</w:t>
      </w:r>
    </w:p>
    <w:p w:rsidR="007634E7" w:rsidRPr="007634E7" w:rsidRDefault="007634E7" w:rsidP="00FE393C">
      <w:pPr>
        <w:numPr>
          <w:ilvl w:val="0"/>
          <w:numId w:val="14"/>
        </w:numPr>
      </w:pPr>
      <w:r w:rsidRPr="007634E7">
        <w:t>e.g normal propagation durations on buses for which the performance can vary</w:t>
      </w:r>
      <w:r w:rsidR="00C81692">
        <w:t xml:space="preserve"> (chained treatments)</w:t>
      </w:r>
      <w:r w:rsidRPr="007634E7">
        <w:t>.</w:t>
      </w:r>
    </w:p>
    <w:p w:rsidR="007634E7" w:rsidRPr="007634E7" w:rsidRDefault="007634E7" w:rsidP="007634E7">
      <w:r w:rsidRPr="007634E7">
        <w:t xml:space="preserve">Therefore, </w:t>
      </w:r>
    </w:p>
    <w:p w:rsidR="007634E7" w:rsidRPr="007634E7" w:rsidRDefault="007634E7" w:rsidP="00FE393C">
      <w:pPr>
        <w:numPr>
          <w:ilvl w:val="0"/>
          <w:numId w:val="14"/>
        </w:numPr>
      </w:pPr>
      <w:r w:rsidRPr="007634E7">
        <w:t>The input data pres</w:t>
      </w:r>
      <w:r>
        <w:t>ent at the interface of the Onboard ETCS</w:t>
      </w:r>
      <w:r w:rsidR="00A734C2">
        <w:t>/EVC</w:t>
      </w:r>
      <w:r>
        <w:t xml:space="preserve"> will be </w:t>
      </w:r>
      <w:r w:rsidRPr="007634E7">
        <w:t>provided with a variable delay to the application</w:t>
      </w:r>
      <w:r>
        <w:t xml:space="preserve"> (delay, jitter)</w:t>
      </w:r>
      <w:r w:rsidRPr="007634E7">
        <w:t>;</w:t>
      </w:r>
    </w:p>
    <w:p w:rsidR="007634E7" w:rsidRPr="007634E7" w:rsidRDefault="007634E7" w:rsidP="00FE393C">
      <w:pPr>
        <w:numPr>
          <w:ilvl w:val="0"/>
          <w:numId w:val="14"/>
        </w:numPr>
      </w:pPr>
      <w:r w:rsidRPr="007634E7">
        <w:t>The application outp</w:t>
      </w:r>
      <w:r>
        <w:t xml:space="preserve">ut data are provided to the </w:t>
      </w:r>
      <w:r w:rsidR="00A734C2">
        <w:t>EVC</w:t>
      </w:r>
      <w:r>
        <w:t>/Onboard ETCS</w:t>
      </w:r>
      <w:r w:rsidRPr="007634E7">
        <w:t xml:space="preserve"> interface with a variable delay</w:t>
      </w:r>
      <w:r>
        <w:t xml:space="preserve"> (delay, jitter)</w:t>
      </w:r>
      <w:r w:rsidRPr="007634E7">
        <w:t>.</w:t>
      </w:r>
    </w:p>
    <w:p w:rsidR="007634E7" w:rsidRPr="007634E7" w:rsidRDefault="007634E7" w:rsidP="007634E7">
      <w:r w:rsidRPr="007634E7">
        <w:t>For each input and for each output data, a T_min (minimum delay of EVC input/output treatment) and a T_max (maximum delay of EVC input/ou</w:t>
      </w:r>
      <w:r>
        <w:t>tput treatment) will be defined as shown on the following diagrams :</w:t>
      </w:r>
    </w:p>
    <w:p w:rsidR="007634E7" w:rsidRDefault="007634E7" w:rsidP="007634E7"/>
    <w:p w:rsidR="007634E7" w:rsidRDefault="00402828" w:rsidP="007634E7">
      <w:pPr>
        <w:pStyle w:val="Corpsdetexte"/>
      </w:pPr>
      <w:r>
        <w:rPr>
          <w:noProof/>
          <w:lang w:val="fr-BE" w:eastAsia="fr-BE"/>
        </w:rPr>
        <w:drawing>
          <wp:inline distT="0" distB="0" distL="0" distR="0" wp14:anchorId="6711D8A8" wp14:editId="32B19BB8">
            <wp:extent cx="5704840" cy="19970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4840" cy="1997075"/>
                    </a:xfrm>
                    <a:prstGeom prst="rect">
                      <a:avLst/>
                    </a:prstGeom>
                    <a:noFill/>
                  </pic:spPr>
                </pic:pic>
              </a:graphicData>
            </a:graphic>
          </wp:inline>
        </w:drawing>
      </w:r>
    </w:p>
    <w:p w:rsidR="007634E7" w:rsidRDefault="007634E7" w:rsidP="007634E7">
      <w:pPr>
        <w:pStyle w:val="Corpsdetexte"/>
      </w:pPr>
    </w:p>
    <w:p w:rsidR="007634E7" w:rsidRDefault="007634E7" w:rsidP="007634E7">
      <w:pPr>
        <w:pStyle w:val="Corpsdetexte"/>
      </w:pPr>
    </w:p>
    <w:p w:rsidR="007634E7" w:rsidRPr="007634E7" w:rsidRDefault="00402828" w:rsidP="007634E7">
      <w:pPr>
        <w:pStyle w:val="Corpsdetexte"/>
      </w:pPr>
      <w:r>
        <w:rPr>
          <w:noProof/>
          <w:lang w:val="fr-BE" w:eastAsia="fr-BE"/>
        </w:rPr>
        <w:lastRenderedPageBreak/>
        <w:drawing>
          <wp:inline distT="0" distB="0" distL="0" distR="0" wp14:anchorId="62AFB0E4" wp14:editId="09220CDF">
            <wp:extent cx="5686425" cy="18923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1892300"/>
                    </a:xfrm>
                    <a:prstGeom prst="rect">
                      <a:avLst/>
                    </a:prstGeom>
                    <a:noFill/>
                  </pic:spPr>
                </pic:pic>
              </a:graphicData>
            </a:graphic>
          </wp:inline>
        </w:drawing>
      </w:r>
    </w:p>
    <w:p w:rsidR="007634E7" w:rsidRDefault="007634E7" w:rsidP="007634E7">
      <w:pPr>
        <w:pStyle w:val="Corpsdetexte"/>
      </w:pPr>
    </w:p>
    <w:p w:rsidR="00C81692" w:rsidRDefault="00C81692" w:rsidP="00C81692">
      <w:r>
        <w:t xml:space="preserve">The </w:t>
      </w:r>
      <w:r w:rsidR="00EE129B">
        <w:t>Application Software</w:t>
      </w:r>
      <w:r>
        <w:t xml:space="preserve"> shall have to deal with the various input and output data that are not synchronised as shown in the following example :</w:t>
      </w:r>
    </w:p>
    <w:p w:rsidR="00FC0CC2" w:rsidRPr="00FC0CC2" w:rsidRDefault="00402828" w:rsidP="00FC0CC2">
      <w:pPr>
        <w:pStyle w:val="Corpsdetexte"/>
      </w:pPr>
      <w:r>
        <w:rPr>
          <w:noProof/>
          <w:lang w:val="fr-BE" w:eastAsia="fr-BE"/>
        </w:rPr>
        <w:drawing>
          <wp:inline distT="0" distB="0" distL="0" distR="0" wp14:anchorId="7A548C04" wp14:editId="188C80D3">
            <wp:extent cx="5813425" cy="3541395"/>
            <wp:effectExtent l="0" t="0" r="0" b="1905"/>
            <wp:docPr id="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3425" cy="3541395"/>
                    </a:xfrm>
                    <a:prstGeom prst="rect">
                      <a:avLst/>
                    </a:prstGeom>
                    <a:noFill/>
                  </pic:spPr>
                </pic:pic>
              </a:graphicData>
            </a:graphic>
          </wp:inline>
        </w:drawing>
      </w:r>
    </w:p>
    <w:p w:rsidR="007634E7" w:rsidRDefault="007634E7" w:rsidP="007634E7">
      <w:pPr>
        <w:pStyle w:val="Corpsdetexte"/>
      </w:pPr>
    </w:p>
    <w:p w:rsidR="00374800" w:rsidRDefault="00374800" w:rsidP="00374800">
      <w:r>
        <w:t>Notice that when the input data are time-stamped at the moment they are produced (by the source), the receiving applications may apply a correction in order to manage the delay of transmission of the data</w:t>
      </w:r>
      <w:r w:rsidR="00A335D5">
        <w:t xml:space="preserve">; </w:t>
      </w:r>
      <w:r>
        <w:t xml:space="preserve">assuming that the </w:t>
      </w:r>
      <w:r w:rsidR="0078329B">
        <w:t>clocks of the various calculators are synchronised</w:t>
      </w:r>
      <w:r w:rsidR="00A335D5">
        <w:t xml:space="preserve"> (e.g. the accuracy of the clock synchronisation within the ALSTOM EVC is 1ms</w:t>
      </w:r>
      <w:r w:rsidR="0078329B">
        <w:t>)</w:t>
      </w:r>
      <w:r>
        <w:t>.</w:t>
      </w:r>
    </w:p>
    <w:p w:rsidR="00C81692" w:rsidRDefault="00C81692" w:rsidP="007634E7">
      <w:pPr>
        <w:pStyle w:val="Corpsdetexte"/>
      </w:pPr>
    </w:p>
    <w:p w:rsidR="00171A74" w:rsidRDefault="00171A74" w:rsidP="008E3BD9"/>
    <w:p w:rsidR="004626FD" w:rsidRPr="00623C9D" w:rsidRDefault="004626FD" w:rsidP="000A67EB">
      <w:pPr>
        <w:pStyle w:val="Titre1"/>
      </w:pPr>
      <w:bookmarkStart w:id="1278" w:name="_Toc397948214"/>
      <w:r w:rsidRPr="00623C9D">
        <w:lastRenderedPageBreak/>
        <w:t>INTERFACE SPECIFICATIONS</w:t>
      </w:r>
      <w:bookmarkEnd w:id="1259"/>
      <w:bookmarkEnd w:id="1260"/>
      <w:bookmarkEnd w:id="1278"/>
    </w:p>
    <w:p w:rsidR="0082400E" w:rsidRDefault="0082400E" w:rsidP="0082400E">
      <w:pPr>
        <w:pStyle w:val="Titre2"/>
      </w:pPr>
      <w:bookmarkStart w:id="1279" w:name="_Toc369185889"/>
      <w:bookmarkStart w:id="1280" w:name="_Ref378603819"/>
      <w:bookmarkStart w:id="1281" w:name="_Toc397948215"/>
      <w:r>
        <w:t>General usage of message lists</w:t>
      </w:r>
      <w:bookmarkEnd w:id="1279"/>
      <w:bookmarkEnd w:id="1280"/>
      <w:bookmarkEnd w:id="1281"/>
    </w:p>
    <w:p w:rsidR="00980485" w:rsidRPr="00980485" w:rsidRDefault="0082400E" w:rsidP="00980485">
      <w:r>
        <w:t>The present paragraph presents a general explanation about the OpenETCS_API services related to reading and writing lists of messages (message stacks).</w:t>
      </w:r>
    </w:p>
    <w:p w:rsidR="0082400E" w:rsidRDefault="0082400E" w:rsidP="0082400E">
      <w:pPr>
        <w:pStyle w:val="Titre3"/>
      </w:pPr>
      <w:bookmarkStart w:id="1282" w:name="_Ref335233690"/>
      <w:bookmarkStart w:id="1283" w:name="_Toc369185890"/>
      <w:bookmarkStart w:id="1284" w:name="_Toc397948216"/>
      <w:r>
        <w:t>Message lists related to EUROCAB peripherals input/output data</w:t>
      </w:r>
      <w:bookmarkEnd w:id="1282"/>
      <w:bookmarkEnd w:id="1283"/>
      <w:bookmarkEnd w:id="1284"/>
    </w:p>
    <w:p w:rsidR="0082400E" w:rsidRDefault="0082400E" w:rsidP="0082400E">
      <w:r>
        <w:t>The message lists concerned by this paragraph are:</w:t>
      </w:r>
    </w:p>
    <w:p w:rsidR="0082400E" w:rsidRDefault="0082400E" w:rsidP="00FE393C">
      <w:pPr>
        <w:numPr>
          <w:ilvl w:val="0"/>
          <w:numId w:val="16"/>
        </w:numPr>
      </w:pPr>
      <w:r>
        <w:t>application data from/to the DMI peripheral</w:t>
      </w:r>
    </w:p>
    <w:p w:rsidR="0082400E" w:rsidRDefault="0082400E" w:rsidP="00FE393C">
      <w:pPr>
        <w:numPr>
          <w:ilvl w:val="0"/>
          <w:numId w:val="16"/>
        </w:numPr>
      </w:pPr>
      <w:r>
        <w:t>application data from/to the JRU</w:t>
      </w:r>
      <w:r w:rsidRPr="00AB57E4">
        <w:t xml:space="preserve"> </w:t>
      </w:r>
      <w:r>
        <w:t>peripheral</w:t>
      </w:r>
    </w:p>
    <w:p w:rsidR="0082400E" w:rsidRPr="0082400E" w:rsidRDefault="0082400E" w:rsidP="0082400E">
      <w:pPr>
        <w:numPr>
          <w:ilvl w:val="0"/>
          <w:numId w:val="16"/>
        </w:numPr>
      </w:pPr>
      <w:r>
        <w:t>application data from/to the STM</w:t>
      </w:r>
      <w:r w:rsidRPr="00AB57E4">
        <w:t xml:space="preserve"> </w:t>
      </w:r>
      <w:r>
        <w:t>peripheral</w:t>
      </w:r>
    </w:p>
    <w:p w:rsidR="0082400E" w:rsidRDefault="0082400E" w:rsidP="0082400E">
      <w:r>
        <w:t xml:space="preserve">Those data links include a </w:t>
      </w:r>
      <w:r w:rsidR="0036579C">
        <w:t xml:space="preserve">common </w:t>
      </w:r>
      <w:r>
        <w:t xml:space="preserve">connection/disconnection procedure which </w:t>
      </w:r>
      <w:r w:rsidR="0036579C">
        <w:t xml:space="preserve">is managed by the </w:t>
      </w:r>
      <w:r w:rsidR="00EE129B">
        <w:t>Application Software</w:t>
      </w:r>
      <w:r w:rsidR="0036579C">
        <w:t xml:space="preserve"> and by the </w:t>
      </w:r>
      <w:r w:rsidR="005B2BB9">
        <w:t>Basic Software</w:t>
      </w:r>
      <w:r w:rsidR="0036579C">
        <w:t xml:space="preserve"> </w:t>
      </w:r>
      <w:r>
        <w:t>as explained afterwards.</w:t>
      </w:r>
    </w:p>
    <w:p w:rsidR="0082400E" w:rsidRPr="004848C5" w:rsidRDefault="0082400E" w:rsidP="0082400E">
      <w:r w:rsidRPr="00A57FAE">
        <w:t xml:space="preserve">The </w:t>
      </w:r>
      <w:r w:rsidR="005B2BB9">
        <w:t>Basic Software</w:t>
      </w:r>
      <w:r w:rsidRPr="003A32D5">
        <w:t xml:space="preserve"> </w:t>
      </w:r>
      <w:r w:rsidR="00AD18BD">
        <w:t xml:space="preserve">shall </w:t>
      </w:r>
      <w:r w:rsidRPr="003A32D5">
        <w:t>establish the connection with the peripherals during the initialisation of the trainborne system and maintain it during the normal working of the system.</w:t>
      </w:r>
    </w:p>
    <w:p w:rsidR="0082400E" w:rsidRPr="00E3088B" w:rsidRDefault="0082400E" w:rsidP="0082400E">
      <w:r w:rsidRPr="00E3088B">
        <w:t xml:space="preserve">The </w:t>
      </w:r>
      <w:r w:rsidR="005B2BB9">
        <w:t>Basic Software</w:t>
      </w:r>
      <w:r w:rsidRPr="00E3088B">
        <w:t xml:space="preserve"> will start to request the first connection with the </w:t>
      </w:r>
      <w:r w:rsidR="00FE55FC">
        <w:t xml:space="preserve">peripherals </w:t>
      </w:r>
      <w:r w:rsidRPr="00E3088B">
        <w:t xml:space="preserve">not sooner than 20s and not later than </w:t>
      </w:r>
      <w:r>
        <w:t>80</w:t>
      </w:r>
      <w:r w:rsidRPr="00E3088B">
        <w:t>s after power-up.</w:t>
      </w:r>
    </w:p>
    <w:p w:rsidR="0082400E" w:rsidRDefault="0082400E" w:rsidP="0082400E">
      <w:r>
        <w:t xml:space="preserve">Both </w:t>
      </w:r>
      <w:r w:rsidR="00FE55FC">
        <w:t xml:space="preserve">the basic and the </w:t>
      </w:r>
      <w:r w:rsidR="005B2BB9">
        <w:t>Application SW</w:t>
      </w:r>
      <w:r w:rsidR="00FE55FC">
        <w:t xml:space="preserve"> </w:t>
      </w:r>
      <w:r>
        <w:t>can request a disconnection.</w:t>
      </w:r>
    </w:p>
    <w:p w:rsidR="0036579C" w:rsidRDefault="0036579C" w:rsidP="0082400E"/>
    <w:p w:rsidR="0082400E" w:rsidRDefault="0082400E" w:rsidP="0082400E">
      <w:r>
        <w:t>The following states are defined for each link:</w:t>
      </w:r>
    </w:p>
    <w:p w:rsidR="0082400E" w:rsidRDefault="0082400E" w:rsidP="00FE393C">
      <w:pPr>
        <w:numPr>
          <w:ilvl w:val="0"/>
          <w:numId w:val="17"/>
        </w:numPr>
      </w:pPr>
      <w:r>
        <w:t>Initial state</w:t>
      </w:r>
    </w:p>
    <w:p w:rsidR="0082400E" w:rsidRDefault="0082400E" w:rsidP="00FE393C">
      <w:pPr>
        <w:numPr>
          <w:ilvl w:val="0"/>
          <w:numId w:val="17"/>
        </w:numPr>
      </w:pPr>
      <w:r>
        <w:t>Connected state</w:t>
      </w:r>
    </w:p>
    <w:p w:rsidR="0082400E" w:rsidRDefault="0082400E" w:rsidP="00FE393C">
      <w:pPr>
        <w:numPr>
          <w:ilvl w:val="0"/>
          <w:numId w:val="17"/>
        </w:numPr>
      </w:pPr>
      <w:r>
        <w:t>Temporary_disconnected state</w:t>
      </w:r>
    </w:p>
    <w:p w:rsidR="0082400E" w:rsidRDefault="0082400E" w:rsidP="00FE393C">
      <w:pPr>
        <w:numPr>
          <w:ilvl w:val="0"/>
          <w:numId w:val="17"/>
        </w:numPr>
      </w:pPr>
      <w:r>
        <w:t>Disconnected state</w:t>
      </w:r>
    </w:p>
    <w:p w:rsidR="00FE55FC" w:rsidRDefault="00FE55FC" w:rsidP="0082400E"/>
    <w:p w:rsidR="0082400E" w:rsidRDefault="0082400E" w:rsidP="0082400E">
      <w:r>
        <w:t xml:space="preserve">The following state transitions shall be expected </w:t>
      </w:r>
      <w:r w:rsidR="00FE55FC">
        <w:t xml:space="preserve">(see the following figure) </w:t>
      </w:r>
      <w:r>
        <w:t>:</w:t>
      </w:r>
    </w:p>
    <w:p w:rsidR="0082400E" w:rsidRDefault="00402828" w:rsidP="0082400E">
      <w:r>
        <w:rPr>
          <w:noProof/>
          <w:lang w:val="fr-BE" w:eastAsia="fr-BE"/>
        </w:rPr>
        <w:lastRenderedPageBreak/>
        <w:drawing>
          <wp:inline distT="0" distB="0" distL="0" distR="0" wp14:anchorId="75C30E65" wp14:editId="570C1E5F">
            <wp:extent cx="5422900" cy="3166110"/>
            <wp:effectExtent l="0" t="0" r="0" b="0"/>
            <wp:docPr id="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3166110"/>
                    </a:xfrm>
                    <a:prstGeom prst="rect">
                      <a:avLst/>
                    </a:prstGeom>
                    <a:noFill/>
                  </pic:spPr>
                </pic:pic>
              </a:graphicData>
            </a:graphic>
          </wp:inline>
        </w:drawing>
      </w:r>
    </w:p>
    <w:p w:rsidR="00FE55FC" w:rsidRPr="00FE55FC" w:rsidRDefault="00FE55FC" w:rsidP="00FE55FC">
      <w:pPr>
        <w:pStyle w:val="Corpsdetexte"/>
      </w:pPr>
    </w:p>
    <w:p w:rsidR="0082400E" w:rsidRDefault="006A76E2" w:rsidP="0082400E">
      <w:r>
        <w:t>In each state, t</w:t>
      </w:r>
      <w:r w:rsidR="0082400E">
        <w:t xml:space="preserve">he following actions shall be executed </w:t>
      </w:r>
      <w:r w:rsidR="0082400E" w:rsidRPr="00E3088B">
        <w:rPr>
          <w:u w:val="single"/>
        </w:rPr>
        <w:t>in the current cycle</w:t>
      </w:r>
      <w:r>
        <w:rPr>
          <w:u w:val="single"/>
        </w:rPr>
        <w:t xml:space="preserve"> </w:t>
      </w:r>
      <w:r w:rsidRPr="006A76E2">
        <w:t xml:space="preserve">by the </w:t>
      </w:r>
      <w:r w:rsidR="005B2BB9">
        <w:t>Basic SW</w:t>
      </w:r>
      <w:r w:rsidRPr="006A76E2">
        <w:t xml:space="preserve"> and </w:t>
      </w:r>
      <w:r w:rsidR="001444E8">
        <w:t xml:space="preserve">by </w:t>
      </w:r>
      <w:r w:rsidRPr="006A76E2">
        <w:t xml:space="preserve">the </w:t>
      </w:r>
      <w:r w:rsidR="005B2BB9">
        <w:t>Application SW</w:t>
      </w:r>
      <w:r w:rsidR="0082400E">
        <w:t>:</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3118"/>
        <w:gridCol w:w="3402"/>
      </w:tblGrid>
      <w:tr w:rsidR="0082400E" w:rsidRPr="00F05D5F" w:rsidTr="00CB7BBC">
        <w:tc>
          <w:tcPr>
            <w:tcW w:w="2268" w:type="dxa"/>
            <w:shd w:val="clear" w:color="auto" w:fill="auto"/>
          </w:tcPr>
          <w:p w:rsidR="0082400E" w:rsidRPr="00CB7BBC" w:rsidRDefault="0082400E" w:rsidP="0082400E">
            <w:pPr>
              <w:rPr>
                <w:sz w:val="16"/>
                <w:szCs w:val="16"/>
              </w:rPr>
            </w:pPr>
            <w:r w:rsidRPr="00CB7BBC">
              <w:rPr>
                <w:sz w:val="16"/>
                <w:szCs w:val="16"/>
              </w:rPr>
              <w:t>State</w:t>
            </w:r>
          </w:p>
        </w:tc>
        <w:tc>
          <w:tcPr>
            <w:tcW w:w="3118" w:type="dxa"/>
            <w:shd w:val="clear" w:color="auto" w:fill="auto"/>
          </w:tcPr>
          <w:p w:rsidR="0082400E" w:rsidRPr="00CB7BBC" w:rsidRDefault="006A76E2" w:rsidP="006A76E2">
            <w:pPr>
              <w:rPr>
                <w:sz w:val="16"/>
                <w:szCs w:val="16"/>
              </w:rPr>
            </w:pPr>
            <w:r w:rsidRPr="00CB7BBC">
              <w:rPr>
                <w:sz w:val="16"/>
                <w:szCs w:val="16"/>
              </w:rPr>
              <w:t>Basic SW</w:t>
            </w:r>
          </w:p>
        </w:tc>
        <w:tc>
          <w:tcPr>
            <w:tcW w:w="3402" w:type="dxa"/>
            <w:shd w:val="clear" w:color="auto" w:fill="auto"/>
          </w:tcPr>
          <w:p w:rsidR="0082400E" w:rsidRPr="00CB7BBC" w:rsidRDefault="006A76E2" w:rsidP="006A76E2">
            <w:pPr>
              <w:rPr>
                <w:sz w:val="16"/>
                <w:szCs w:val="16"/>
              </w:rPr>
            </w:pPr>
            <w:r w:rsidRPr="00CB7BBC">
              <w:rPr>
                <w:sz w:val="16"/>
                <w:szCs w:val="16"/>
              </w:rPr>
              <w:t>OpenETCS</w:t>
            </w:r>
            <w:r w:rsidR="0082400E" w:rsidRPr="00CB7BBC">
              <w:rPr>
                <w:sz w:val="16"/>
                <w:szCs w:val="16"/>
              </w:rPr>
              <w:t xml:space="preserve"> application</w:t>
            </w:r>
            <w:r w:rsidRPr="00CB7BBC">
              <w:rPr>
                <w:sz w:val="16"/>
                <w:szCs w:val="16"/>
              </w:rPr>
              <w:t xml:space="preserve"> SW</w:t>
            </w:r>
          </w:p>
        </w:tc>
      </w:tr>
      <w:tr w:rsidR="0082400E" w:rsidRPr="00F05D5F" w:rsidTr="00CB7BBC">
        <w:tc>
          <w:tcPr>
            <w:tcW w:w="2268" w:type="dxa"/>
            <w:shd w:val="clear" w:color="auto" w:fill="auto"/>
          </w:tcPr>
          <w:p w:rsidR="0082400E" w:rsidRPr="00CB7BBC" w:rsidRDefault="0082400E" w:rsidP="0082400E">
            <w:pPr>
              <w:rPr>
                <w:sz w:val="16"/>
                <w:szCs w:val="16"/>
              </w:rPr>
            </w:pPr>
            <w:r w:rsidRPr="00CB7BBC">
              <w:rPr>
                <w:sz w:val="16"/>
                <w:szCs w:val="16"/>
              </w:rPr>
              <w:t>Connected</w:t>
            </w:r>
          </w:p>
        </w:tc>
        <w:tc>
          <w:tcPr>
            <w:tcW w:w="3118" w:type="dxa"/>
            <w:shd w:val="clear" w:color="auto" w:fill="auto"/>
          </w:tcPr>
          <w:p w:rsidR="0082400E" w:rsidRPr="00CB7BBC" w:rsidRDefault="0082400E" w:rsidP="0082400E">
            <w:pPr>
              <w:rPr>
                <w:sz w:val="16"/>
                <w:szCs w:val="16"/>
              </w:rPr>
            </w:pPr>
            <w:r w:rsidRPr="00CB7BBC">
              <w:rPr>
                <w:sz w:val="16"/>
                <w:szCs w:val="16"/>
              </w:rPr>
              <w:t xml:space="preserve">- </w:t>
            </w:r>
            <w:r w:rsidR="001444E8">
              <w:rPr>
                <w:sz w:val="16"/>
                <w:szCs w:val="16"/>
              </w:rPr>
              <w:t xml:space="preserve">before ACTIVATE_CYCLE, </w:t>
            </w:r>
            <w:r w:rsidRPr="00CB7BBC">
              <w:rPr>
                <w:sz w:val="16"/>
                <w:szCs w:val="16"/>
              </w:rPr>
              <w:t>will provide all input data available to the application (</w:t>
            </w:r>
            <w:r w:rsidRPr="00CB7BBC">
              <w:rPr>
                <w:sz w:val="16"/>
                <w:szCs w:val="16"/>
                <w:u w:val="single"/>
              </w:rPr>
              <w:t>potentially several calls to the WRITE_INPUT service</w:t>
            </w:r>
            <w:r w:rsidRPr="00CB7BBC">
              <w:rPr>
                <w:sz w:val="16"/>
                <w:szCs w:val="16"/>
              </w:rPr>
              <w:t>)</w:t>
            </w:r>
          </w:p>
          <w:p w:rsidR="0082400E" w:rsidRPr="00CB7BBC" w:rsidRDefault="0082400E" w:rsidP="0082400E">
            <w:pPr>
              <w:rPr>
                <w:sz w:val="16"/>
                <w:szCs w:val="16"/>
              </w:rPr>
            </w:pPr>
            <w:r w:rsidRPr="00CB7BBC">
              <w:rPr>
                <w:sz w:val="16"/>
                <w:szCs w:val="16"/>
              </w:rPr>
              <w:t xml:space="preserve">- </w:t>
            </w:r>
            <w:r w:rsidR="001444E8">
              <w:rPr>
                <w:sz w:val="16"/>
                <w:szCs w:val="16"/>
              </w:rPr>
              <w:t xml:space="preserve">after ACTIVATE_CYCLE, </w:t>
            </w:r>
            <w:r w:rsidRPr="00CB7BBC">
              <w:rPr>
                <w:sz w:val="16"/>
                <w:szCs w:val="16"/>
              </w:rPr>
              <w:t>will read all application output data available (</w:t>
            </w:r>
            <w:r w:rsidRPr="00CB7BBC">
              <w:rPr>
                <w:sz w:val="16"/>
                <w:szCs w:val="16"/>
                <w:u w:val="single"/>
              </w:rPr>
              <w:t>potentially several calls to the READ_OUTPUT service</w:t>
            </w:r>
            <w:r w:rsidRPr="00CB7BBC">
              <w:rPr>
                <w:sz w:val="16"/>
                <w:szCs w:val="16"/>
              </w:rPr>
              <w:t xml:space="preserve"> until the output stack is emptied). </w:t>
            </w:r>
          </w:p>
          <w:p w:rsidR="0082400E" w:rsidRPr="00CB7BBC" w:rsidRDefault="0082400E" w:rsidP="0082400E">
            <w:pPr>
              <w:rPr>
                <w:sz w:val="16"/>
                <w:szCs w:val="16"/>
              </w:rPr>
            </w:pPr>
            <w:r w:rsidRPr="00CB7BBC">
              <w:rPr>
                <w:sz w:val="16"/>
                <w:szCs w:val="16"/>
              </w:rPr>
              <w:t>In case no output data is available (the output stack is empty), no call to the READ_OUTPUT will be achieved.</w:t>
            </w:r>
          </w:p>
        </w:tc>
        <w:tc>
          <w:tcPr>
            <w:tcW w:w="3402" w:type="dxa"/>
            <w:shd w:val="clear" w:color="auto" w:fill="auto"/>
          </w:tcPr>
          <w:p w:rsidR="0082400E" w:rsidRPr="00CB7BBC" w:rsidRDefault="0082400E" w:rsidP="0082400E">
            <w:pPr>
              <w:rPr>
                <w:sz w:val="16"/>
                <w:szCs w:val="16"/>
              </w:rPr>
            </w:pPr>
            <w:r w:rsidRPr="00CB7BBC">
              <w:rPr>
                <w:sz w:val="16"/>
                <w:szCs w:val="16"/>
              </w:rPr>
              <w:t xml:space="preserve">- </w:t>
            </w:r>
            <w:r w:rsidR="001444E8">
              <w:rPr>
                <w:sz w:val="16"/>
                <w:szCs w:val="16"/>
              </w:rPr>
              <w:t xml:space="preserve">during ACTIVATE_CYCLE, </w:t>
            </w:r>
            <w:r w:rsidRPr="00CB7BBC">
              <w:rPr>
                <w:sz w:val="16"/>
                <w:szCs w:val="16"/>
              </w:rPr>
              <w:t xml:space="preserve">will treat all input data provided by </w:t>
            </w:r>
            <w:r w:rsidR="006A76E2" w:rsidRPr="00CB7BBC">
              <w:rPr>
                <w:sz w:val="16"/>
                <w:szCs w:val="16"/>
              </w:rPr>
              <w:t>basic SW</w:t>
            </w:r>
            <w:r w:rsidRPr="00CB7BBC">
              <w:rPr>
                <w:sz w:val="16"/>
                <w:szCs w:val="16"/>
              </w:rPr>
              <w:t>. After treatment, the input stack is supposed to be empty.</w:t>
            </w:r>
          </w:p>
          <w:p w:rsidR="0082400E" w:rsidRPr="00CB7BBC" w:rsidRDefault="0082400E" w:rsidP="006A76E2">
            <w:pPr>
              <w:rPr>
                <w:color w:val="008000"/>
                <w:sz w:val="16"/>
                <w:szCs w:val="16"/>
              </w:rPr>
            </w:pPr>
            <w:r w:rsidRPr="00CB7BBC">
              <w:rPr>
                <w:sz w:val="16"/>
                <w:szCs w:val="16"/>
              </w:rPr>
              <w:t xml:space="preserve">- </w:t>
            </w:r>
            <w:r w:rsidR="001444E8">
              <w:rPr>
                <w:sz w:val="16"/>
                <w:szCs w:val="16"/>
              </w:rPr>
              <w:t xml:space="preserve">during ACTIVATE_CYCLE, </w:t>
            </w:r>
            <w:r w:rsidRPr="00CB7BBC">
              <w:rPr>
                <w:sz w:val="16"/>
                <w:szCs w:val="16"/>
              </w:rPr>
              <w:t>will generate the output data</w:t>
            </w:r>
          </w:p>
        </w:tc>
      </w:tr>
      <w:tr w:rsidR="0082400E" w:rsidRPr="00F05D5F" w:rsidTr="00CB7BBC">
        <w:tc>
          <w:tcPr>
            <w:tcW w:w="2268" w:type="dxa"/>
            <w:shd w:val="clear" w:color="auto" w:fill="auto"/>
          </w:tcPr>
          <w:p w:rsidR="0082400E" w:rsidRPr="00CB7BBC" w:rsidRDefault="0082400E" w:rsidP="0082400E">
            <w:pPr>
              <w:rPr>
                <w:sz w:val="16"/>
                <w:szCs w:val="16"/>
              </w:rPr>
            </w:pPr>
          </w:p>
          <w:p w:rsidR="0082400E" w:rsidRPr="00CB7BBC" w:rsidRDefault="0082400E" w:rsidP="0082400E">
            <w:pPr>
              <w:rPr>
                <w:sz w:val="16"/>
                <w:szCs w:val="16"/>
              </w:rPr>
            </w:pPr>
            <w:r w:rsidRPr="00CB7BBC">
              <w:rPr>
                <w:sz w:val="16"/>
                <w:szCs w:val="16"/>
              </w:rPr>
              <w:t xml:space="preserve">Initial state </w:t>
            </w:r>
          </w:p>
          <w:p w:rsidR="0082400E" w:rsidRPr="00CB7BBC" w:rsidRDefault="0082400E" w:rsidP="0082400E">
            <w:pPr>
              <w:rPr>
                <w:sz w:val="16"/>
                <w:szCs w:val="16"/>
              </w:rPr>
            </w:pPr>
            <w:r w:rsidRPr="00CB7BBC">
              <w:rPr>
                <w:sz w:val="16"/>
                <w:szCs w:val="16"/>
              </w:rPr>
              <w:t>/</w:t>
            </w:r>
          </w:p>
          <w:p w:rsidR="0082400E" w:rsidRPr="00CB7BBC" w:rsidRDefault="0082400E" w:rsidP="0082400E">
            <w:pPr>
              <w:rPr>
                <w:sz w:val="16"/>
                <w:szCs w:val="16"/>
              </w:rPr>
            </w:pPr>
            <w:r w:rsidRPr="00CB7BBC">
              <w:rPr>
                <w:sz w:val="16"/>
                <w:szCs w:val="16"/>
              </w:rPr>
              <w:t>Temporary_Disconnected</w:t>
            </w:r>
          </w:p>
          <w:p w:rsidR="0082400E" w:rsidRPr="00CB7BBC" w:rsidRDefault="0082400E" w:rsidP="0082400E">
            <w:pPr>
              <w:rPr>
                <w:sz w:val="16"/>
                <w:szCs w:val="16"/>
              </w:rPr>
            </w:pPr>
            <w:r w:rsidRPr="00CB7BBC">
              <w:rPr>
                <w:sz w:val="16"/>
                <w:szCs w:val="16"/>
              </w:rPr>
              <w:t>/</w:t>
            </w:r>
          </w:p>
          <w:p w:rsidR="0082400E" w:rsidRPr="00CB7BBC" w:rsidRDefault="0082400E" w:rsidP="0082400E">
            <w:pPr>
              <w:rPr>
                <w:sz w:val="16"/>
                <w:szCs w:val="16"/>
              </w:rPr>
            </w:pPr>
            <w:r w:rsidRPr="00CB7BBC">
              <w:rPr>
                <w:sz w:val="16"/>
                <w:szCs w:val="16"/>
              </w:rPr>
              <w:t>Disconnected</w:t>
            </w:r>
          </w:p>
        </w:tc>
        <w:tc>
          <w:tcPr>
            <w:tcW w:w="3118" w:type="dxa"/>
            <w:shd w:val="clear" w:color="auto" w:fill="auto"/>
          </w:tcPr>
          <w:p w:rsidR="0082400E" w:rsidRPr="00CB7BBC" w:rsidRDefault="0082400E" w:rsidP="0082400E">
            <w:pPr>
              <w:rPr>
                <w:sz w:val="16"/>
                <w:szCs w:val="16"/>
              </w:rPr>
            </w:pPr>
            <w:r w:rsidRPr="00CB7BBC">
              <w:rPr>
                <w:sz w:val="16"/>
                <w:szCs w:val="16"/>
              </w:rPr>
              <w:t>The same actions as for the “connected state” will be executed except that:</w:t>
            </w:r>
          </w:p>
          <w:p w:rsidR="0082400E" w:rsidRPr="00CB7BBC" w:rsidRDefault="0082400E" w:rsidP="0082400E">
            <w:pPr>
              <w:rPr>
                <w:sz w:val="16"/>
                <w:szCs w:val="16"/>
              </w:rPr>
            </w:pPr>
            <w:r w:rsidRPr="00CB7BBC">
              <w:rPr>
                <w:sz w:val="16"/>
                <w:szCs w:val="16"/>
              </w:rPr>
              <w:t xml:space="preserve">- The </w:t>
            </w:r>
            <w:r w:rsidR="006A76E2" w:rsidRPr="00CB7BBC">
              <w:rPr>
                <w:sz w:val="16"/>
                <w:szCs w:val="16"/>
              </w:rPr>
              <w:t xml:space="preserve">Basic SW </w:t>
            </w:r>
            <w:r w:rsidRPr="00CB7BBC">
              <w:rPr>
                <w:sz w:val="16"/>
                <w:szCs w:val="16"/>
              </w:rPr>
              <w:t>will not provide any useful DATA to the application ; only connection or disconnection indication will be provided.</w:t>
            </w:r>
          </w:p>
          <w:p w:rsidR="0082400E" w:rsidRPr="00CB7BBC" w:rsidRDefault="0082400E" w:rsidP="006A76E2">
            <w:pPr>
              <w:rPr>
                <w:sz w:val="16"/>
                <w:szCs w:val="16"/>
              </w:rPr>
            </w:pPr>
            <w:r w:rsidRPr="00CB7BBC">
              <w:rPr>
                <w:sz w:val="16"/>
                <w:szCs w:val="16"/>
              </w:rPr>
              <w:t xml:space="preserve">- The </w:t>
            </w:r>
            <w:r w:rsidR="006A76E2" w:rsidRPr="00CB7BBC">
              <w:rPr>
                <w:sz w:val="16"/>
                <w:szCs w:val="16"/>
              </w:rPr>
              <w:t xml:space="preserve">Basic SW </w:t>
            </w:r>
            <w:r w:rsidRPr="00CB7BBC">
              <w:rPr>
                <w:sz w:val="16"/>
                <w:szCs w:val="16"/>
              </w:rPr>
              <w:t>will read the application output data but useful DATA are not expected; if existing useful DATA would be discarded.</w:t>
            </w:r>
          </w:p>
        </w:tc>
        <w:tc>
          <w:tcPr>
            <w:tcW w:w="3402" w:type="dxa"/>
            <w:shd w:val="clear" w:color="auto" w:fill="auto"/>
          </w:tcPr>
          <w:p w:rsidR="0082400E" w:rsidRPr="00CB7BBC" w:rsidRDefault="0082400E" w:rsidP="0082400E">
            <w:pPr>
              <w:rPr>
                <w:color w:val="008000"/>
                <w:sz w:val="16"/>
                <w:szCs w:val="16"/>
              </w:rPr>
            </w:pPr>
            <w:r w:rsidRPr="00CB7BBC">
              <w:rPr>
                <w:sz w:val="16"/>
                <w:szCs w:val="16"/>
              </w:rPr>
              <w:t>The same actions as for the “connected state” will be executed except that:</w:t>
            </w:r>
          </w:p>
          <w:p w:rsidR="0082400E" w:rsidRPr="00CB7BBC" w:rsidRDefault="0082400E" w:rsidP="006A76E2">
            <w:pPr>
              <w:rPr>
                <w:sz w:val="16"/>
                <w:szCs w:val="16"/>
              </w:rPr>
            </w:pPr>
            <w:r w:rsidRPr="00CB7BBC">
              <w:rPr>
                <w:sz w:val="16"/>
                <w:szCs w:val="16"/>
              </w:rPr>
              <w:t xml:space="preserve">- </w:t>
            </w:r>
            <w:r w:rsidR="006A76E2" w:rsidRPr="00CB7BBC">
              <w:rPr>
                <w:sz w:val="16"/>
                <w:szCs w:val="16"/>
              </w:rPr>
              <w:t>t</w:t>
            </w:r>
            <w:r w:rsidRPr="00CB7BBC">
              <w:rPr>
                <w:sz w:val="16"/>
                <w:szCs w:val="16"/>
              </w:rPr>
              <w:t>he application shall not generate any output DATA; only disconnect request could be generated</w:t>
            </w:r>
          </w:p>
        </w:tc>
      </w:tr>
    </w:tbl>
    <w:p w:rsidR="0082400E" w:rsidRDefault="0082400E" w:rsidP="0082400E"/>
    <w:p w:rsidR="0022623F" w:rsidRDefault="0022623F" w:rsidP="0022623F">
      <w:pPr>
        <w:pStyle w:val="Corpsdetexte"/>
      </w:pPr>
    </w:p>
    <w:p w:rsidR="0022623F" w:rsidRPr="0022623F" w:rsidRDefault="0022623F" w:rsidP="0022623F">
      <w:pPr>
        <w:pStyle w:val="Corpsdetexte"/>
      </w:pPr>
    </w:p>
    <w:p w:rsidR="000263BB" w:rsidRDefault="000263BB" w:rsidP="000263BB">
      <w:pPr>
        <w:pStyle w:val="Titre3"/>
      </w:pPr>
      <w:bookmarkStart w:id="1285" w:name="_Toc397948217"/>
      <w:r>
        <w:t>Message lists related to EURORADIO input/output data</w:t>
      </w:r>
      <w:bookmarkEnd w:id="1285"/>
    </w:p>
    <w:p w:rsidR="000263BB" w:rsidRDefault="000263BB" w:rsidP="000263BB">
      <w:pPr>
        <w:pStyle w:val="Corpsdetexte"/>
      </w:pPr>
      <w:r>
        <w:lastRenderedPageBreak/>
        <w:t>Concerning the RTM (radio), the connection/disconnection procedure</w:t>
      </w:r>
      <w:r w:rsidRPr="00197597">
        <w:t xml:space="preserve"> </w:t>
      </w:r>
      <w:r>
        <w:t xml:space="preserve">is specific : it is managed by the application and the </w:t>
      </w:r>
      <w:r w:rsidR="005B2BB9">
        <w:t>Basic SW</w:t>
      </w:r>
      <w:r>
        <w:t xml:space="preserve"> and it is described in the related paragraph further in this document </w:t>
      </w:r>
      <w:r w:rsidRPr="00D91A16">
        <w:t xml:space="preserve">(see </w:t>
      </w:r>
      <w:r w:rsidR="0022623F">
        <w:t>§</w:t>
      </w:r>
      <w:r w:rsidR="00D91A16" w:rsidRPr="00D91A16">
        <w:fldChar w:fldCharType="begin"/>
      </w:r>
      <w:r w:rsidR="00D91A16" w:rsidRPr="00D91A16">
        <w:instrText xml:space="preserve"> REF _Ref378596614 \r \h </w:instrText>
      </w:r>
      <w:r w:rsidR="00D91A16">
        <w:instrText xml:space="preserve"> \* MERGEFORMAT </w:instrText>
      </w:r>
      <w:r w:rsidR="00D91A16" w:rsidRPr="00D91A16">
        <w:fldChar w:fldCharType="separate"/>
      </w:r>
      <w:r w:rsidR="006D6783">
        <w:t>4.14</w:t>
      </w:r>
      <w:r w:rsidR="00D91A16" w:rsidRPr="00D91A16">
        <w:fldChar w:fldCharType="end"/>
      </w:r>
      <w:r w:rsidRPr="00D91A16">
        <w:t>)</w:t>
      </w:r>
      <w:r>
        <w:t>.</w:t>
      </w:r>
    </w:p>
    <w:p w:rsidR="0082400E" w:rsidRDefault="0082400E" w:rsidP="00197597">
      <w:pPr>
        <w:pStyle w:val="Titre3"/>
      </w:pPr>
      <w:bookmarkStart w:id="1286" w:name="_Ref335233890"/>
      <w:bookmarkStart w:id="1287" w:name="_Toc369185891"/>
      <w:bookmarkStart w:id="1288" w:name="_Toc397948218"/>
      <w:r>
        <w:t>Other message lists</w:t>
      </w:r>
      <w:bookmarkEnd w:id="1286"/>
      <w:bookmarkEnd w:id="1287"/>
      <w:bookmarkEnd w:id="1288"/>
    </w:p>
    <w:p w:rsidR="0082400E" w:rsidRDefault="0082400E" w:rsidP="0082400E">
      <w:r>
        <w:t xml:space="preserve">The </w:t>
      </w:r>
      <w:r w:rsidR="00197597">
        <w:t xml:space="preserve">other </w:t>
      </w:r>
      <w:r>
        <w:t>message lists concerned by this paragraph are:</w:t>
      </w:r>
    </w:p>
    <w:p w:rsidR="00197597" w:rsidRDefault="0082400E" w:rsidP="00FE393C">
      <w:pPr>
        <w:numPr>
          <w:ilvl w:val="0"/>
          <w:numId w:val="18"/>
        </w:numPr>
      </w:pPr>
      <w:r>
        <w:t xml:space="preserve">application </w:t>
      </w:r>
      <w:r w:rsidR="00197597">
        <w:t>data from/to TIU</w:t>
      </w:r>
    </w:p>
    <w:p w:rsidR="00197597" w:rsidRDefault="00197597" w:rsidP="00FE393C">
      <w:pPr>
        <w:pStyle w:val="Corpsdetexte"/>
        <w:numPr>
          <w:ilvl w:val="0"/>
          <w:numId w:val="18"/>
        </w:numPr>
      </w:pPr>
      <w:r>
        <w:t>application data from BTM (Eurobalise)</w:t>
      </w:r>
    </w:p>
    <w:p w:rsidR="00197597" w:rsidRPr="00197597" w:rsidRDefault="00197597" w:rsidP="00FE393C">
      <w:pPr>
        <w:pStyle w:val="Corpsdetexte"/>
        <w:numPr>
          <w:ilvl w:val="0"/>
          <w:numId w:val="18"/>
        </w:numPr>
      </w:pPr>
      <w:r>
        <w:t>application data from LTM (Euroloop)</w:t>
      </w:r>
    </w:p>
    <w:p w:rsidR="0082400E" w:rsidRDefault="0082400E" w:rsidP="0082400E"/>
    <w:p w:rsidR="00197597" w:rsidRDefault="00197597" w:rsidP="00197597">
      <w:pPr>
        <w:pStyle w:val="Corpsdetexte"/>
      </w:pPr>
      <w:r>
        <w:t xml:space="preserve">The TIU, BTM and LTM data links may include a connection/disconnection procedure but, if existing, the management of that procedure is fully achieved by the </w:t>
      </w:r>
      <w:r w:rsidR="005B2BB9">
        <w:t>Basic SW</w:t>
      </w:r>
      <w:r>
        <w:t>.</w:t>
      </w:r>
    </w:p>
    <w:p w:rsidR="006B78F6" w:rsidRDefault="009132FC" w:rsidP="00197597">
      <w:pPr>
        <w:pStyle w:val="Corpsdetexte"/>
      </w:pPr>
      <w:r>
        <w:t>The following usage rules are a</w:t>
      </w:r>
      <w:r w:rsidR="000263BB">
        <w:t>p</w:t>
      </w:r>
      <w:r>
        <w:t>plicable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3402"/>
      </w:tblGrid>
      <w:tr w:rsidR="009132FC" w:rsidRPr="00CB7BBC" w:rsidTr="00CB7BBC">
        <w:tc>
          <w:tcPr>
            <w:tcW w:w="3118" w:type="dxa"/>
            <w:shd w:val="clear" w:color="auto" w:fill="auto"/>
          </w:tcPr>
          <w:p w:rsidR="009132FC" w:rsidRPr="00CB7BBC" w:rsidRDefault="009132FC" w:rsidP="00196E00">
            <w:pPr>
              <w:rPr>
                <w:sz w:val="16"/>
                <w:szCs w:val="16"/>
              </w:rPr>
            </w:pPr>
            <w:r w:rsidRPr="00CB7BBC">
              <w:rPr>
                <w:sz w:val="16"/>
                <w:szCs w:val="16"/>
              </w:rPr>
              <w:t>Basic SW</w:t>
            </w:r>
          </w:p>
        </w:tc>
        <w:tc>
          <w:tcPr>
            <w:tcW w:w="3402" w:type="dxa"/>
            <w:shd w:val="clear" w:color="auto" w:fill="auto"/>
          </w:tcPr>
          <w:p w:rsidR="009132FC" w:rsidRPr="00CB7BBC" w:rsidRDefault="009132FC" w:rsidP="00196E00">
            <w:pPr>
              <w:rPr>
                <w:sz w:val="16"/>
                <w:szCs w:val="16"/>
              </w:rPr>
            </w:pPr>
            <w:r w:rsidRPr="00CB7BBC">
              <w:rPr>
                <w:sz w:val="16"/>
                <w:szCs w:val="16"/>
              </w:rPr>
              <w:t>OpenETCS application SW</w:t>
            </w:r>
          </w:p>
        </w:tc>
      </w:tr>
      <w:tr w:rsidR="009132FC" w:rsidRPr="00CB7BBC" w:rsidTr="00CB7BBC">
        <w:tc>
          <w:tcPr>
            <w:tcW w:w="3118" w:type="dxa"/>
            <w:shd w:val="clear" w:color="auto" w:fill="auto"/>
          </w:tcPr>
          <w:p w:rsidR="009132FC" w:rsidRPr="00CB7BBC" w:rsidRDefault="009132FC" w:rsidP="00196E00">
            <w:pPr>
              <w:rPr>
                <w:sz w:val="16"/>
                <w:szCs w:val="16"/>
              </w:rPr>
            </w:pPr>
            <w:r w:rsidRPr="00CB7BBC">
              <w:rPr>
                <w:sz w:val="16"/>
                <w:szCs w:val="16"/>
              </w:rPr>
              <w:t xml:space="preserve">- </w:t>
            </w:r>
            <w:r w:rsidR="0022623F">
              <w:rPr>
                <w:sz w:val="16"/>
                <w:szCs w:val="16"/>
              </w:rPr>
              <w:t xml:space="preserve">before ACTIVATE_CYCLE, </w:t>
            </w:r>
            <w:r w:rsidRPr="00CB7BBC">
              <w:rPr>
                <w:sz w:val="16"/>
                <w:szCs w:val="16"/>
              </w:rPr>
              <w:t>will provide all input data available to the application (</w:t>
            </w:r>
            <w:r w:rsidRPr="00CB7BBC">
              <w:rPr>
                <w:sz w:val="16"/>
                <w:szCs w:val="16"/>
                <w:u w:val="single"/>
              </w:rPr>
              <w:t>potentially several calls to the WRITE_INPUT service</w:t>
            </w:r>
            <w:r w:rsidRPr="00CB7BBC">
              <w:rPr>
                <w:sz w:val="16"/>
                <w:szCs w:val="16"/>
              </w:rPr>
              <w:t>)</w:t>
            </w:r>
          </w:p>
          <w:p w:rsidR="009132FC" w:rsidRPr="00CB7BBC" w:rsidRDefault="009132FC" w:rsidP="00196E00">
            <w:pPr>
              <w:rPr>
                <w:sz w:val="16"/>
                <w:szCs w:val="16"/>
              </w:rPr>
            </w:pPr>
            <w:r w:rsidRPr="00CB7BBC">
              <w:rPr>
                <w:sz w:val="16"/>
                <w:szCs w:val="16"/>
              </w:rPr>
              <w:t xml:space="preserve">- </w:t>
            </w:r>
            <w:r w:rsidR="0022623F">
              <w:rPr>
                <w:sz w:val="16"/>
                <w:szCs w:val="16"/>
              </w:rPr>
              <w:t xml:space="preserve">after ACTIVATE_CYCLE, </w:t>
            </w:r>
            <w:r w:rsidRPr="00CB7BBC">
              <w:rPr>
                <w:sz w:val="16"/>
                <w:szCs w:val="16"/>
              </w:rPr>
              <w:t>will read all application output data available (</w:t>
            </w:r>
            <w:r w:rsidRPr="00CB7BBC">
              <w:rPr>
                <w:sz w:val="16"/>
                <w:szCs w:val="16"/>
                <w:u w:val="single"/>
              </w:rPr>
              <w:t>potentially several calls to the READ_OUTPUT service</w:t>
            </w:r>
            <w:r w:rsidRPr="00CB7BBC">
              <w:rPr>
                <w:sz w:val="16"/>
                <w:szCs w:val="16"/>
              </w:rPr>
              <w:t xml:space="preserve"> until the output stack is emptied). </w:t>
            </w:r>
          </w:p>
          <w:p w:rsidR="009132FC" w:rsidRPr="00CB7BBC" w:rsidRDefault="009132FC" w:rsidP="00196E00">
            <w:pPr>
              <w:rPr>
                <w:sz w:val="16"/>
                <w:szCs w:val="16"/>
              </w:rPr>
            </w:pPr>
            <w:r w:rsidRPr="00CB7BBC">
              <w:rPr>
                <w:sz w:val="16"/>
                <w:szCs w:val="16"/>
              </w:rPr>
              <w:t>In case no output data is available (the output stack is empty), no call to the READ_OUTPUT will be achieved.</w:t>
            </w:r>
          </w:p>
        </w:tc>
        <w:tc>
          <w:tcPr>
            <w:tcW w:w="3402" w:type="dxa"/>
            <w:shd w:val="clear" w:color="auto" w:fill="auto"/>
          </w:tcPr>
          <w:p w:rsidR="009132FC" w:rsidRPr="00CB7BBC" w:rsidRDefault="009132FC" w:rsidP="00196E00">
            <w:pPr>
              <w:rPr>
                <w:sz w:val="16"/>
                <w:szCs w:val="16"/>
              </w:rPr>
            </w:pPr>
            <w:r w:rsidRPr="00CB7BBC">
              <w:rPr>
                <w:sz w:val="16"/>
                <w:szCs w:val="16"/>
              </w:rPr>
              <w:t xml:space="preserve">- </w:t>
            </w:r>
            <w:r w:rsidR="00584E76">
              <w:rPr>
                <w:sz w:val="16"/>
                <w:szCs w:val="16"/>
              </w:rPr>
              <w:t xml:space="preserve">during ACTIVATE_CYCLE, </w:t>
            </w:r>
            <w:r w:rsidRPr="00CB7BBC">
              <w:rPr>
                <w:sz w:val="16"/>
                <w:szCs w:val="16"/>
              </w:rPr>
              <w:t xml:space="preserve">will treat all input data provided by </w:t>
            </w:r>
            <w:r w:rsidR="00584E76">
              <w:rPr>
                <w:sz w:val="16"/>
                <w:szCs w:val="16"/>
              </w:rPr>
              <w:t xml:space="preserve">the </w:t>
            </w:r>
            <w:r w:rsidRPr="00CB7BBC">
              <w:rPr>
                <w:sz w:val="16"/>
                <w:szCs w:val="16"/>
              </w:rPr>
              <w:t>basic SW. After treatment, the input stack is supposed to be empty.</w:t>
            </w:r>
          </w:p>
          <w:p w:rsidR="009132FC" w:rsidRPr="00CB7BBC" w:rsidRDefault="009132FC" w:rsidP="00196E00">
            <w:pPr>
              <w:rPr>
                <w:color w:val="008000"/>
                <w:sz w:val="16"/>
                <w:szCs w:val="16"/>
              </w:rPr>
            </w:pPr>
            <w:r w:rsidRPr="00CB7BBC">
              <w:rPr>
                <w:sz w:val="16"/>
                <w:szCs w:val="16"/>
              </w:rPr>
              <w:t xml:space="preserve">- </w:t>
            </w:r>
            <w:r w:rsidR="00584E76">
              <w:rPr>
                <w:sz w:val="16"/>
                <w:szCs w:val="16"/>
              </w:rPr>
              <w:t xml:space="preserve">during ACTIVATE_CYCLE, </w:t>
            </w:r>
            <w:r w:rsidRPr="00CB7BBC">
              <w:rPr>
                <w:sz w:val="16"/>
                <w:szCs w:val="16"/>
              </w:rPr>
              <w:t>will generate the output data</w:t>
            </w:r>
          </w:p>
        </w:tc>
      </w:tr>
    </w:tbl>
    <w:p w:rsidR="009132FC" w:rsidRDefault="009132FC" w:rsidP="00197597">
      <w:pPr>
        <w:pStyle w:val="Corpsdetexte"/>
      </w:pPr>
    </w:p>
    <w:p w:rsidR="009132FC" w:rsidRDefault="009132FC" w:rsidP="00197597">
      <w:pPr>
        <w:pStyle w:val="Corpsdetexte"/>
      </w:pPr>
    </w:p>
    <w:p w:rsidR="009132FC" w:rsidRDefault="009132FC" w:rsidP="00197597">
      <w:pPr>
        <w:pStyle w:val="Corpsdetexte"/>
      </w:pPr>
    </w:p>
    <w:p w:rsidR="004626FD" w:rsidRDefault="004626FD" w:rsidP="000A67EB">
      <w:pPr>
        <w:pStyle w:val="Titre2"/>
      </w:pPr>
      <w:bookmarkStart w:id="1289" w:name="_Toc486318677"/>
      <w:bookmarkStart w:id="1290" w:name="_Toc397948219"/>
      <w:bookmarkStart w:id="1291" w:name="_Toc481479252"/>
      <w:r w:rsidRPr="00623C9D">
        <w:t>Control</w:t>
      </w:r>
      <w:bookmarkEnd w:id="1289"/>
      <w:r w:rsidR="005F55BC">
        <w:t xml:space="preserve"> interface</w:t>
      </w:r>
      <w:bookmarkEnd w:id="1290"/>
    </w:p>
    <w:p w:rsidR="00470BC6" w:rsidRDefault="00470BC6" w:rsidP="003B20C7">
      <w:pPr>
        <w:pStyle w:val="Titre3"/>
      </w:pPr>
      <w:bookmarkStart w:id="1292" w:name="_Toc397948220"/>
      <w:r>
        <w:t>Introduction</w:t>
      </w:r>
      <w:bookmarkEnd w:id="1292"/>
    </w:p>
    <w:p w:rsidR="00470BC6" w:rsidRPr="00623C9D" w:rsidRDefault="00470BC6" w:rsidP="00470BC6">
      <w:r w:rsidRPr="00623C9D">
        <w:t xml:space="preserve">The control interface allows the </w:t>
      </w:r>
      <w:r w:rsidR="005B2BB9">
        <w:t>Basic SW</w:t>
      </w:r>
      <w:r>
        <w:t xml:space="preserve"> </w:t>
      </w:r>
      <w:r w:rsidRPr="00623C9D">
        <w:t xml:space="preserve">to initialise and activate the application at the right times. </w:t>
      </w:r>
      <w:r>
        <w:t xml:space="preserve">The </w:t>
      </w:r>
      <w:r w:rsidR="005B2BB9">
        <w:t>Basic SW</w:t>
      </w:r>
      <w:r>
        <w:t xml:space="preserve"> </w:t>
      </w:r>
      <w:r w:rsidRPr="00623C9D">
        <w:t>activates the application on a cy</w:t>
      </w:r>
      <w:r>
        <w:t>cle base, typically 300ms. (please refer to §</w:t>
      </w:r>
      <w:r>
        <w:fldChar w:fldCharType="begin"/>
      </w:r>
      <w:r>
        <w:instrText xml:space="preserve"> REF _Ref378583167 \r \h </w:instrText>
      </w:r>
      <w:r>
        <w:fldChar w:fldCharType="separate"/>
      </w:r>
      <w:r w:rsidR="006D6783">
        <w:t>3.3.3</w:t>
      </w:r>
      <w:r>
        <w:fldChar w:fldCharType="end"/>
      </w:r>
      <w:r>
        <w:t xml:space="preserve"> for more explanation)</w:t>
      </w:r>
    </w:p>
    <w:p w:rsidR="00470BC6" w:rsidRDefault="00470BC6" w:rsidP="00470BC6">
      <w:pPr>
        <w:pStyle w:val="Retraitcorpsdetexte"/>
        <w:ind w:left="0"/>
        <w:rPr>
          <w:lang w:val="en-GB"/>
        </w:rPr>
      </w:pPr>
    </w:p>
    <w:p w:rsidR="00470BC6" w:rsidRPr="00F51479" w:rsidRDefault="00470BC6" w:rsidP="00470BC6">
      <w:pPr>
        <w:pStyle w:val="Titre3"/>
      </w:pPr>
      <w:bookmarkStart w:id="1293" w:name="_Toc397948221"/>
      <w:r>
        <w:t>Functional data flows</w:t>
      </w:r>
      <w:r w:rsidR="00DB1EBE">
        <w:rPr>
          <w:szCs w:val="22"/>
        </w:rPr>
        <w:t xml:space="preserve">(see </w:t>
      </w:r>
      <w:r w:rsidR="00DB1EBE">
        <w:rPr>
          <w:szCs w:val="22"/>
        </w:rPr>
        <w:fldChar w:fldCharType="begin"/>
      </w:r>
      <w:r w:rsidR="00DB1EBE">
        <w:rPr>
          <w:szCs w:val="22"/>
        </w:rPr>
        <w:instrText xml:space="preserve"> REF _Ref378683057 \r \h </w:instrText>
      </w:r>
      <w:r w:rsidR="00DB1EBE">
        <w:rPr>
          <w:szCs w:val="22"/>
        </w:rPr>
      </w:r>
      <w:r w:rsidR="00DB1EBE">
        <w:rPr>
          <w:szCs w:val="22"/>
        </w:rPr>
        <w:fldChar w:fldCharType="separate"/>
      </w:r>
      <w:r w:rsidR="006D6783">
        <w:rPr>
          <w:szCs w:val="22"/>
        </w:rPr>
        <w:t>/6/</w:t>
      </w:r>
      <w:r w:rsidR="00DB1EBE">
        <w:rPr>
          <w:szCs w:val="22"/>
        </w:rPr>
        <w:fldChar w:fldCharType="end"/>
      </w:r>
      <w:r w:rsidR="00DB1EBE">
        <w:rPr>
          <w:szCs w:val="22"/>
        </w:rPr>
        <w:t>)</w:t>
      </w:r>
      <w:bookmarkEnd w:id="1293"/>
    </w:p>
    <w:p w:rsidR="00470BC6" w:rsidRDefault="00470BC6" w:rsidP="00470BC6">
      <w:pPr>
        <w:pStyle w:val="Titre4"/>
      </w:pPr>
      <w:r>
        <w:t>Input</w:t>
      </w:r>
    </w:p>
    <w:p w:rsidR="00470BC6" w:rsidRDefault="00904F8A" w:rsidP="00470BC6">
      <w:r>
        <w:t>None.</w:t>
      </w:r>
    </w:p>
    <w:p w:rsidR="00470BC6" w:rsidRDefault="00470BC6" w:rsidP="00470BC6">
      <w:pPr>
        <w:pStyle w:val="Titre4"/>
      </w:pPr>
      <w:r>
        <w:t>Output</w:t>
      </w:r>
    </w:p>
    <w:p w:rsidR="00470BC6" w:rsidRDefault="00904F8A" w:rsidP="00470BC6">
      <w:r>
        <w:t>None.</w:t>
      </w:r>
    </w:p>
    <w:p w:rsidR="00470BC6" w:rsidRPr="003824A8" w:rsidRDefault="00470BC6" w:rsidP="00470BC6">
      <w:pPr>
        <w:pStyle w:val="Corpsdetexte"/>
      </w:pPr>
    </w:p>
    <w:p w:rsidR="00470BC6" w:rsidRDefault="00470BC6" w:rsidP="00470BC6">
      <w:pPr>
        <w:pStyle w:val="Titre3"/>
      </w:pPr>
      <w:bookmarkStart w:id="1294" w:name="_Ref378586259"/>
      <w:bookmarkStart w:id="1295" w:name="_Toc397948222"/>
      <w:r>
        <w:t>Service INITIALIZE</w:t>
      </w:r>
      <w:bookmarkEnd w:id="1294"/>
      <w:bookmarkEnd w:id="1295"/>
    </w:p>
    <w:p w:rsidR="00470BC6" w:rsidRDefault="00470BC6" w:rsidP="00470BC6">
      <w:pPr>
        <w:pStyle w:val="Titre4"/>
      </w:pPr>
      <w:r>
        <w:t>Description</w:t>
      </w:r>
    </w:p>
    <w:p w:rsidR="00CC3796" w:rsidRDefault="00CC3796" w:rsidP="00CC3796">
      <w:pPr>
        <w:pStyle w:val="Corpsdetexte"/>
      </w:pPr>
      <w:r>
        <w:t xml:space="preserve">This aim of this service for the </w:t>
      </w:r>
      <w:r w:rsidR="005B2BB9">
        <w:t>Application SW</w:t>
      </w:r>
      <w:r>
        <w:t xml:space="preserve"> is to elaborate its internal </w:t>
      </w:r>
      <w:r w:rsidR="00EB68E5">
        <w:t xml:space="preserve">SW </w:t>
      </w:r>
      <w:r>
        <w:t>data.</w:t>
      </w:r>
    </w:p>
    <w:p w:rsidR="00470BC6" w:rsidRDefault="00470BC6" w:rsidP="00470BC6">
      <w:pPr>
        <w:pStyle w:val="Titre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70BC6" w:rsidRPr="002231B1" w:rsidTr="00FE393C">
        <w:tc>
          <w:tcPr>
            <w:tcW w:w="1843" w:type="dxa"/>
            <w:shd w:val="clear" w:color="auto" w:fill="auto"/>
          </w:tcPr>
          <w:p w:rsidR="00470BC6" w:rsidRPr="00363CB1" w:rsidRDefault="00470BC6" w:rsidP="00FE393C">
            <w:pPr>
              <w:rPr>
                <w:sz w:val="16"/>
                <w:szCs w:val="16"/>
              </w:rPr>
            </w:pPr>
            <w:r w:rsidRPr="00363CB1">
              <w:rPr>
                <w:sz w:val="16"/>
                <w:szCs w:val="16"/>
              </w:rPr>
              <w:t>Name</w:t>
            </w:r>
          </w:p>
        </w:tc>
        <w:tc>
          <w:tcPr>
            <w:tcW w:w="3666" w:type="dxa"/>
            <w:shd w:val="clear" w:color="auto" w:fill="auto"/>
          </w:tcPr>
          <w:p w:rsidR="00470BC6" w:rsidRPr="00363CB1" w:rsidRDefault="00470BC6" w:rsidP="00FE393C">
            <w:pPr>
              <w:rPr>
                <w:sz w:val="16"/>
                <w:szCs w:val="16"/>
              </w:rPr>
            </w:pPr>
            <w:r w:rsidRPr="00363CB1">
              <w:rPr>
                <w:sz w:val="16"/>
                <w:szCs w:val="16"/>
              </w:rPr>
              <w:t>Type</w:t>
            </w:r>
          </w:p>
        </w:tc>
        <w:tc>
          <w:tcPr>
            <w:tcW w:w="870" w:type="dxa"/>
            <w:shd w:val="clear" w:color="auto" w:fill="auto"/>
          </w:tcPr>
          <w:p w:rsidR="00470BC6" w:rsidRPr="00363CB1" w:rsidRDefault="00470BC6" w:rsidP="00FE393C">
            <w:pPr>
              <w:rPr>
                <w:sz w:val="16"/>
                <w:szCs w:val="16"/>
              </w:rPr>
            </w:pPr>
            <w:r w:rsidRPr="00363CB1">
              <w:rPr>
                <w:sz w:val="16"/>
                <w:szCs w:val="16"/>
              </w:rPr>
              <w:t>Direction</w:t>
            </w:r>
          </w:p>
        </w:tc>
        <w:tc>
          <w:tcPr>
            <w:tcW w:w="3650" w:type="dxa"/>
            <w:shd w:val="clear" w:color="auto" w:fill="auto"/>
          </w:tcPr>
          <w:p w:rsidR="00470BC6" w:rsidRPr="00363CB1" w:rsidRDefault="00470BC6" w:rsidP="00FE393C">
            <w:pPr>
              <w:rPr>
                <w:sz w:val="16"/>
                <w:szCs w:val="16"/>
              </w:rPr>
            </w:pPr>
            <w:r w:rsidRPr="00363CB1">
              <w:rPr>
                <w:sz w:val="16"/>
                <w:szCs w:val="16"/>
              </w:rPr>
              <w:t>Description</w:t>
            </w:r>
          </w:p>
        </w:tc>
      </w:tr>
      <w:tr w:rsidR="00470BC6" w:rsidRPr="002231B1" w:rsidTr="00FE393C">
        <w:tc>
          <w:tcPr>
            <w:tcW w:w="1843" w:type="dxa"/>
            <w:shd w:val="clear" w:color="auto" w:fill="auto"/>
          </w:tcPr>
          <w:p w:rsidR="00470BC6" w:rsidRPr="00363CB1" w:rsidRDefault="00470BC6" w:rsidP="00FE393C">
            <w:pPr>
              <w:tabs>
                <w:tab w:val="center" w:pos="955"/>
              </w:tabs>
              <w:rPr>
                <w:sz w:val="16"/>
                <w:szCs w:val="16"/>
              </w:rPr>
            </w:pPr>
            <w:r w:rsidRPr="00363CB1">
              <w:rPr>
                <w:sz w:val="16"/>
                <w:szCs w:val="16"/>
              </w:rPr>
              <w:t>-</w:t>
            </w:r>
          </w:p>
        </w:tc>
        <w:tc>
          <w:tcPr>
            <w:tcW w:w="3666" w:type="dxa"/>
            <w:shd w:val="clear" w:color="auto" w:fill="auto"/>
          </w:tcPr>
          <w:p w:rsidR="00470BC6" w:rsidRPr="00363CB1" w:rsidRDefault="00470BC6" w:rsidP="00FE393C">
            <w:pPr>
              <w:rPr>
                <w:sz w:val="16"/>
                <w:szCs w:val="16"/>
              </w:rPr>
            </w:pPr>
            <w:r w:rsidRPr="00363CB1">
              <w:rPr>
                <w:sz w:val="16"/>
                <w:szCs w:val="16"/>
              </w:rPr>
              <w:t>-</w:t>
            </w:r>
          </w:p>
        </w:tc>
        <w:tc>
          <w:tcPr>
            <w:tcW w:w="870" w:type="dxa"/>
            <w:shd w:val="clear" w:color="auto" w:fill="auto"/>
          </w:tcPr>
          <w:p w:rsidR="00470BC6" w:rsidRPr="00363CB1" w:rsidRDefault="00470BC6" w:rsidP="00FE393C">
            <w:pPr>
              <w:rPr>
                <w:sz w:val="16"/>
                <w:szCs w:val="16"/>
              </w:rPr>
            </w:pPr>
            <w:r w:rsidRPr="00363CB1">
              <w:rPr>
                <w:sz w:val="16"/>
                <w:szCs w:val="16"/>
              </w:rPr>
              <w:t>-</w:t>
            </w:r>
          </w:p>
        </w:tc>
        <w:tc>
          <w:tcPr>
            <w:tcW w:w="3650" w:type="dxa"/>
            <w:shd w:val="clear" w:color="auto" w:fill="auto"/>
          </w:tcPr>
          <w:p w:rsidR="00470BC6" w:rsidRPr="00363CB1" w:rsidRDefault="00470BC6" w:rsidP="00FE393C">
            <w:pPr>
              <w:rPr>
                <w:sz w:val="16"/>
                <w:szCs w:val="16"/>
              </w:rPr>
            </w:pPr>
            <w:r w:rsidRPr="00363CB1">
              <w:rPr>
                <w:sz w:val="16"/>
                <w:szCs w:val="16"/>
              </w:rPr>
              <w:t>-</w:t>
            </w:r>
          </w:p>
        </w:tc>
      </w:tr>
    </w:tbl>
    <w:p w:rsidR="00470BC6" w:rsidRDefault="00470BC6" w:rsidP="00470BC6">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70BC6" w:rsidRPr="002231B1" w:rsidTr="00FE393C">
        <w:tc>
          <w:tcPr>
            <w:tcW w:w="1843" w:type="dxa"/>
            <w:shd w:val="clear" w:color="auto" w:fill="auto"/>
          </w:tcPr>
          <w:p w:rsidR="00470BC6" w:rsidRPr="00363CB1" w:rsidRDefault="00470BC6" w:rsidP="00FE393C">
            <w:pPr>
              <w:rPr>
                <w:sz w:val="16"/>
                <w:szCs w:val="16"/>
              </w:rPr>
            </w:pPr>
            <w:r w:rsidRPr="00363CB1">
              <w:rPr>
                <w:sz w:val="16"/>
                <w:szCs w:val="16"/>
              </w:rPr>
              <w:t>Name</w:t>
            </w:r>
          </w:p>
        </w:tc>
        <w:tc>
          <w:tcPr>
            <w:tcW w:w="3666" w:type="dxa"/>
            <w:shd w:val="clear" w:color="auto" w:fill="auto"/>
          </w:tcPr>
          <w:p w:rsidR="00470BC6" w:rsidRPr="00363CB1" w:rsidRDefault="00470BC6" w:rsidP="00FE393C">
            <w:pPr>
              <w:rPr>
                <w:sz w:val="16"/>
                <w:szCs w:val="16"/>
              </w:rPr>
            </w:pPr>
            <w:r w:rsidRPr="00363CB1">
              <w:rPr>
                <w:sz w:val="16"/>
                <w:szCs w:val="16"/>
              </w:rPr>
              <w:t>Type</w:t>
            </w:r>
          </w:p>
        </w:tc>
        <w:tc>
          <w:tcPr>
            <w:tcW w:w="870" w:type="dxa"/>
            <w:shd w:val="clear" w:color="auto" w:fill="auto"/>
          </w:tcPr>
          <w:p w:rsidR="00470BC6" w:rsidRPr="00363CB1" w:rsidRDefault="00470BC6" w:rsidP="00FE393C">
            <w:pPr>
              <w:rPr>
                <w:sz w:val="16"/>
                <w:szCs w:val="16"/>
              </w:rPr>
            </w:pPr>
            <w:r w:rsidRPr="00363CB1">
              <w:rPr>
                <w:sz w:val="16"/>
                <w:szCs w:val="16"/>
              </w:rPr>
              <w:t>Direction</w:t>
            </w:r>
          </w:p>
        </w:tc>
        <w:tc>
          <w:tcPr>
            <w:tcW w:w="3650" w:type="dxa"/>
            <w:shd w:val="clear" w:color="auto" w:fill="auto"/>
          </w:tcPr>
          <w:p w:rsidR="00470BC6" w:rsidRPr="00363CB1" w:rsidRDefault="00470BC6" w:rsidP="00FE393C">
            <w:pPr>
              <w:rPr>
                <w:sz w:val="16"/>
                <w:szCs w:val="16"/>
              </w:rPr>
            </w:pPr>
            <w:r w:rsidRPr="00363CB1">
              <w:rPr>
                <w:sz w:val="16"/>
                <w:szCs w:val="16"/>
              </w:rPr>
              <w:t>Description</w:t>
            </w:r>
          </w:p>
        </w:tc>
      </w:tr>
      <w:tr w:rsidR="00470BC6" w:rsidRPr="002231B1" w:rsidTr="00FE393C">
        <w:tc>
          <w:tcPr>
            <w:tcW w:w="1843" w:type="dxa"/>
            <w:shd w:val="clear" w:color="auto" w:fill="auto"/>
          </w:tcPr>
          <w:p w:rsidR="00470BC6" w:rsidRPr="00363CB1" w:rsidRDefault="00470BC6" w:rsidP="00FE393C">
            <w:pPr>
              <w:tabs>
                <w:tab w:val="center" w:pos="955"/>
              </w:tabs>
              <w:rPr>
                <w:sz w:val="16"/>
                <w:szCs w:val="16"/>
              </w:rPr>
            </w:pPr>
            <w:r w:rsidRPr="00363CB1">
              <w:rPr>
                <w:sz w:val="16"/>
                <w:szCs w:val="16"/>
              </w:rPr>
              <w:t>-</w:t>
            </w:r>
          </w:p>
        </w:tc>
        <w:tc>
          <w:tcPr>
            <w:tcW w:w="3666" w:type="dxa"/>
            <w:shd w:val="clear" w:color="auto" w:fill="auto"/>
          </w:tcPr>
          <w:p w:rsidR="00470BC6" w:rsidRPr="00363CB1" w:rsidRDefault="00470BC6" w:rsidP="00FE393C">
            <w:pPr>
              <w:rPr>
                <w:sz w:val="16"/>
                <w:szCs w:val="16"/>
              </w:rPr>
            </w:pPr>
            <w:r w:rsidRPr="00363CB1">
              <w:rPr>
                <w:sz w:val="16"/>
                <w:szCs w:val="16"/>
              </w:rPr>
              <w:t>-</w:t>
            </w:r>
          </w:p>
        </w:tc>
        <w:tc>
          <w:tcPr>
            <w:tcW w:w="870" w:type="dxa"/>
            <w:shd w:val="clear" w:color="auto" w:fill="auto"/>
          </w:tcPr>
          <w:p w:rsidR="00470BC6" w:rsidRPr="00363CB1" w:rsidRDefault="00470BC6" w:rsidP="00FE393C">
            <w:pPr>
              <w:rPr>
                <w:sz w:val="16"/>
                <w:szCs w:val="16"/>
              </w:rPr>
            </w:pPr>
            <w:r w:rsidRPr="00363CB1">
              <w:rPr>
                <w:sz w:val="16"/>
                <w:szCs w:val="16"/>
              </w:rPr>
              <w:t>-</w:t>
            </w:r>
          </w:p>
        </w:tc>
        <w:tc>
          <w:tcPr>
            <w:tcW w:w="3650" w:type="dxa"/>
            <w:shd w:val="clear" w:color="auto" w:fill="auto"/>
          </w:tcPr>
          <w:p w:rsidR="00470BC6" w:rsidRPr="00363CB1" w:rsidRDefault="00470BC6" w:rsidP="00FE393C">
            <w:pPr>
              <w:rPr>
                <w:sz w:val="16"/>
                <w:szCs w:val="16"/>
              </w:rPr>
            </w:pPr>
            <w:r w:rsidRPr="00363CB1">
              <w:rPr>
                <w:sz w:val="16"/>
                <w:szCs w:val="16"/>
              </w:rPr>
              <w:t>-</w:t>
            </w:r>
          </w:p>
        </w:tc>
      </w:tr>
    </w:tbl>
    <w:p w:rsidR="00470BC6" w:rsidRDefault="00470BC6" w:rsidP="00470BC6">
      <w:pPr>
        <w:pStyle w:val="Titre4"/>
      </w:pPr>
      <w:r>
        <w:t>Expected behaviour &amp; usage</w:t>
      </w:r>
    </w:p>
    <w:p w:rsidR="00EB68E5" w:rsidRDefault="00CC3796" w:rsidP="00CC3796">
      <w:r w:rsidRPr="00623C9D">
        <w:t xml:space="preserve">When the </w:t>
      </w:r>
      <w:r w:rsidR="005B2BB9">
        <w:t>Basic SW</w:t>
      </w:r>
      <w:r w:rsidR="00EB68E5">
        <w:t xml:space="preserve"> </w:t>
      </w:r>
      <w:r w:rsidRPr="00623C9D">
        <w:t xml:space="preserve">is elaborated, </w:t>
      </w:r>
      <w:r>
        <w:t>the initialisation service</w:t>
      </w:r>
      <w:r w:rsidRPr="00623C9D">
        <w:t xml:space="preserve"> (INITIALIZE) ha</w:t>
      </w:r>
      <w:r>
        <w:t>s</w:t>
      </w:r>
      <w:r w:rsidRPr="00623C9D">
        <w:t xml:space="preserve"> to be called</w:t>
      </w:r>
      <w:r w:rsidR="00EB68E5">
        <w:t xml:space="preserve"> by the </w:t>
      </w:r>
      <w:r w:rsidR="005B2BB9">
        <w:t>Basic SW</w:t>
      </w:r>
      <w:r w:rsidRPr="00623C9D">
        <w:t xml:space="preserve">. </w:t>
      </w:r>
    </w:p>
    <w:p w:rsidR="00CC3796" w:rsidRPr="00623C9D" w:rsidRDefault="00EB68E5" w:rsidP="00CC3796">
      <w:r>
        <w:t xml:space="preserve">Only after, </w:t>
      </w:r>
      <w:r w:rsidR="00CC3796" w:rsidRPr="00623C9D">
        <w:t xml:space="preserve">the application configuration </w:t>
      </w:r>
      <w:r>
        <w:t xml:space="preserve">data shall be provided by the </w:t>
      </w:r>
      <w:r w:rsidR="005B2BB9">
        <w:t>Basic SW</w:t>
      </w:r>
      <w:r>
        <w:t xml:space="preserve"> </w:t>
      </w:r>
      <w:r w:rsidR="00CC3796" w:rsidRPr="00623C9D">
        <w:t>(refer to §</w:t>
      </w:r>
      <w:r w:rsidR="00072177">
        <w:fldChar w:fldCharType="begin"/>
      </w:r>
      <w:r w:rsidR="00072177">
        <w:instrText xml:space="preserve"> REF _Ref378688094 \r \h </w:instrText>
      </w:r>
      <w:r w:rsidR="00072177">
        <w:fldChar w:fldCharType="separate"/>
      </w:r>
      <w:r w:rsidR="006D6783">
        <w:t>4.3</w:t>
      </w:r>
      <w:r w:rsidR="00072177">
        <w:fldChar w:fldCharType="end"/>
      </w:r>
      <w:r w:rsidR="00CC3796">
        <w:t xml:space="preserve"> and §</w:t>
      </w:r>
      <w:r w:rsidR="00072177">
        <w:fldChar w:fldCharType="begin"/>
      </w:r>
      <w:r w:rsidR="00072177">
        <w:instrText xml:space="preserve"> REF _Ref378688101 \r \h </w:instrText>
      </w:r>
      <w:r w:rsidR="00072177">
        <w:fldChar w:fldCharType="separate"/>
      </w:r>
      <w:r w:rsidR="006D6783">
        <w:t>4.4</w:t>
      </w:r>
      <w:r w:rsidR="00072177">
        <w:fldChar w:fldCharType="end"/>
      </w:r>
      <w:r w:rsidR="00CC3796">
        <w:t>)</w:t>
      </w:r>
      <w:r w:rsidR="00CC3796" w:rsidRPr="00623C9D">
        <w:t>.</w:t>
      </w:r>
    </w:p>
    <w:p w:rsidR="00CC3796" w:rsidRDefault="00CC3796" w:rsidP="00470BC6">
      <w:pPr>
        <w:pStyle w:val="Corpsdetexte"/>
      </w:pPr>
    </w:p>
    <w:p w:rsidR="00CC3796" w:rsidRDefault="00CC3796" w:rsidP="00CC3796">
      <w:pPr>
        <w:pStyle w:val="Titre3"/>
      </w:pPr>
      <w:bookmarkStart w:id="1296" w:name="_Toc397948223"/>
      <w:r>
        <w:t>Service ACTIVATE_CYCLE</w:t>
      </w:r>
      <w:bookmarkEnd w:id="1296"/>
    </w:p>
    <w:p w:rsidR="00CC3796" w:rsidRDefault="00CC3796" w:rsidP="00CC3796">
      <w:pPr>
        <w:pStyle w:val="Titre4"/>
      </w:pPr>
      <w:r>
        <w:t>Description</w:t>
      </w:r>
    </w:p>
    <w:p w:rsidR="00CC3796" w:rsidRDefault="00271354" w:rsidP="00CC3796">
      <w:pPr>
        <w:pStyle w:val="Corpsdetexte"/>
      </w:pPr>
      <w:r>
        <w:t>The aim of this service for the application is to execute its main processing</w:t>
      </w:r>
      <w:r w:rsidR="00DD20B9">
        <w:t xml:space="preserve"> on</w:t>
      </w:r>
      <w:r w:rsidR="00A70160">
        <w:t>c</w:t>
      </w:r>
      <w:r w:rsidR="00DD20B9">
        <w:t>e per cycle</w:t>
      </w:r>
      <w:r>
        <w:t>.</w:t>
      </w:r>
    </w:p>
    <w:p w:rsidR="00CC3796" w:rsidRDefault="00CC3796" w:rsidP="00CC3796">
      <w:pPr>
        <w:pStyle w:val="Titre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CC3796" w:rsidRPr="002231B1" w:rsidTr="00FE393C">
        <w:tc>
          <w:tcPr>
            <w:tcW w:w="1843" w:type="dxa"/>
            <w:shd w:val="clear" w:color="auto" w:fill="auto"/>
          </w:tcPr>
          <w:p w:rsidR="00CC3796" w:rsidRPr="00363CB1" w:rsidRDefault="00CC3796" w:rsidP="00FE393C">
            <w:pPr>
              <w:rPr>
                <w:sz w:val="16"/>
                <w:szCs w:val="16"/>
              </w:rPr>
            </w:pPr>
            <w:r w:rsidRPr="00363CB1">
              <w:rPr>
                <w:sz w:val="16"/>
                <w:szCs w:val="16"/>
              </w:rPr>
              <w:t>Name</w:t>
            </w:r>
          </w:p>
        </w:tc>
        <w:tc>
          <w:tcPr>
            <w:tcW w:w="3666" w:type="dxa"/>
            <w:shd w:val="clear" w:color="auto" w:fill="auto"/>
          </w:tcPr>
          <w:p w:rsidR="00CC3796" w:rsidRPr="00363CB1" w:rsidRDefault="00CC3796" w:rsidP="00FE393C">
            <w:pPr>
              <w:rPr>
                <w:sz w:val="16"/>
                <w:szCs w:val="16"/>
              </w:rPr>
            </w:pPr>
            <w:r w:rsidRPr="00363CB1">
              <w:rPr>
                <w:sz w:val="16"/>
                <w:szCs w:val="16"/>
              </w:rPr>
              <w:t>Type</w:t>
            </w:r>
          </w:p>
        </w:tc>
        <w:tc>
          <w:tcPr>
            <w:tcW w:w="870" w:type="dxa"/>
            <w:shd w:val="clear" w:color="auto" w:fill="auto"/>
          </w:tcPr>
          <w:p w:rsidR="00CC3796" w:rsidRPr="00363CB1" w:rsidRDefault="00CC3796" w:rsidP="00FE393C">
            <w:pPr>
              <w:rPr>
                <w:sz w:val="16"/>
                <w:szCs w:val="16"/>
              </w:rPr>
            </w:pPr>
            <w:r w:rsidRPr="00363CB1">
              <w:rPr>
                <w:sz w:val="16"/>
                <w:szCs w:val="16"/>
              </w:rPr>
              <w:t>Direction</w:t>
            </w:r>
          </w:p>
        </w:tc>
        <w:tc>
          <w:tcPr>
            <w:tcW w:w="3650" w:type="dxa"/>
            <w:shd w:val="clear" w:color="auto" w:fill="auto"/>
          </w:tcPr>
          <w:p w:rsidR="00CC3796" w:rsidRPr="00363CB1" w:rsidRDefault="00CC3796" w:rsidP="00FE393C">
            <w:pPr>
              <w:rPr>
                <w:sz w:val="16"/>
                <w:szCs w:val="16"/>
              </w:rPr>
            </w:pPr>
            <w:r w:rsidRPr="00363CB1">
              <w:rPr>
                <w:sz w:val="16"/>
                <w:szCs w:val="16"/>
              </w:rPr>
              <w:t>Description</w:t>
            </w:r>
          </w:p>
        </w:tc>
      </w:tr>
      <w:tr w:rsidR="00CC3796" w:rsidRPr="002231B1" w:rsidTr="00FE393C">
        <w:tc>
          <w:tcPr>
            <w:tcW w:w="1843" w:type="dxa"/>
            <w:shd w:val="clear" w:color="auto" w:fill="auto"/>
          </w:tcPr>
          <w:p w:rsidR="00CC3796" w:rsidRPr="00363CB1" w:rsidRDefault="00CC3796" w:rsidP="00FE393C">
            <w:pPr>
              <w:tabs>
                <w:tab w:val="center" w:pos="955"/>
              </w:tabs>
              <w:rPr>
                <w:sz w:val="16"/>
                <w:szCs w:val="16"/>
              </w:rPr>
            </w:pPr>
            <w:r w:rsidRPr="00363CB1">
              <w:rPr>
                <w:sz w:val="16"/>
                <w:szCs w:val="16"/>
              </w:rPr>
              <w:t>-</w:t>
            </w:r>
          </w:p>
        </w:tc>
        <w:tc>
          <w:tcPr>
            <w:tcW w:w="3666" w:type="dxa"/>
            <w:shd w:val="clear" w:color="auto" w:fill="auto"/>
          </w:tcPr>
          <w:p w:rsidR="00CC3796" w:rsidRPr="00363CB1" w:rsidRDefault="00CC3796" w:rsidP="00FE393C">
            <w:pPr>
              <w:rPr>
                <w:sz w:val="16"/>
                <w:szCs w:val="16"/>
              </w:rPr>
            </w:pPr>
            <w:r w:rsidRPr="00363CB1">
              <w:rPr>
                <w:sz w:val="16"/>
                <w:szCs w:val="16"/>
              </w:rPr>
              <w:t>-</w:t>
            </w:r>
          </w:p>
        </w:tc>
        <w:tc>
          <w:tcPr>
            <w:tcW w:w="870" w:type="dxa"/>
            <w:shd w:val="clear" w:color="auto" w:fill="auto"/>
          </w:tcPr>
          <w:p w:rsidR="00CC3796" w:rsidRPr="00363CB1" w:rsidRDefault="00CC3796" w:rsidP="00FE393C">
            <w:pPr>
              <w:rPr>
                <w:sz w:val="16"/>
                <w:szCs w:val="16"/>
              </w:rPr>
            </w:pPr>
            <w:r w:rsidRPr="00363CB1">
              <w:rPr>
                <w:sz w:val="16"/>
                <w:szCs w:val="16"/>
              </w:rPr>
              <w:t>-</w:t>
            </w:r>
          </w:p>
        </w:tc>
        <w:tc>
          <w:tcPr>
            <w:tcW w:w="3650" w:type="dxa"/>
            <w:shd w:val="clear" w:color="auto" w:fill="auto"/>
          </w:tcPr>
          <w:p w:rsidR="00CC3796" w:rsidRPr="00363CB1" w:rsidRDefault="00CC3796" w:rsidP="00FE393C">
            <w:pPr>
              <w:rPr>
                <w:sz w:val="16"/>
                <w:szCs w:val="16"/>
              </w:rPr>
            </w:pPr>
            <w:r w:rsidRPr="00363CB1">
              <w:rPr>
                <w:sz w:val="16"/>
                <w:szCs w:val="16"/>
              </w:rPr>
              <w:t>-</w:t>
            </w:r>
          </w:p>
        </w:tc>
      </w:tr>
    </w:tbl>
    <w:p w:rsidR="00CC3796" w:rsidRDefault="00CC3796" w:rsidP="00CC3796">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CC3796" w:rsidRPr="002231B1" w:rsidTr="00FE393C">
        <w:tc>
          <w:tcPr>
            <w:tcW w:w="1843" w:type="dxa"/>
            <w:shd w:val="clear" w:color="auto" w:fill="auto"/>
          </w:tcPr>
          <w:p w:rsidR="00CC3796" w:rsidRPr="00363CB1" w:rsidRDefault="00CC3796" w:rsidP="00FE393C">
            <w:pPr>
              <w:rPr>
                <w:sz w:val="16"/>
                <w:szCs w:val="16"/>
              </w:rPr>
            </w:pPr>
            <w:r w:rsidRPr="00363CB1">
              <w:rPr>
                <w:sz w:val="16"/>
                <w:szCs w:val="16"/>
              </w:rPr>
              <w:t>Name</w:t>
            </w:r>
          </w:p>
        </w:tc>
        <w:tc>
          <w:tcPr>
            <w:tcW w:w="3666" w:type="dxa"/>
            <w:shd w:val="clear" w:color="auto" w:fill="auto"/>
          </w:tcPr>
          <w:p w:rsidR="00CC3796" w:rsidRPr="00363CB1" w:rsidRDefault="00CC3796" w:rsidP="00FE393C">
            <w:pPr>
              <w:rPr>
                <w:sz w:val="16"/>
                <w:szCs w:val="16"/>
              </w:rPr>
            </w:pPr>
            <w:r w:rsidRPr="00363CB1">
              <w:rPr>
                <w:sz w:val="16"/>
                <w:szCs w:val="16"/>
              </w:rPr>
              <w:t>Type</w:t>
            </w:r>
          </w:p>
        </w:tc>
        <w:tc>
          <w:tcPr>
            <w:tcW w:w="870" w:type="dxa"/>
            <w:shd w:val="clear" w:color="auto" w:fill="auto"/>
          </w:tcPr>
          <w:p w:rsidR="00CC3796" w:rsidRPr="00363CB1" w:rsidRDefault="00CC3796" w:rsidP="00FE393C">
            <w:pPr>
              <w:rPr>
                <w:sz w:val="16"/>
                <w:szCs w:val="16"/>
              </w:rPr>
            </w:pPr>
            <w:r w:rsidRPr="00363CB1">
              <w:rPr>
                <w:sz w:val="16"/>
                <w:szCs w:val="16"/>
              </w:rPr>
              <w:t>Direction</w:t>
            </w:r>
          </w:p>
        </w:tc>
        <w:tc>
          <w:tcPr>
            <w:tcW w:w="3650" w:type="dxa"/>
            <w:shd w:val="clear" w:color="auto" w:fill="auto"/>
          </w:tcPr>
          <w:p w:rsidR="00CC3796" w:rsidRPr="00363CB1" w:rsidRDefault="00CC3796" w:rsidP="00FE393C">
            <w:pPr>
              <w:rPr>
                <w:sz w:val="16"/>
                <w:szCs w:val="16"/>
              </w:rPr>
            </w:pPr>
            <w:r w:rsidRPr="00363CB1">
              <w:rPr>
                <w:sz w:val="16"/>
                <w:szCs w:val="16"/>
              </w:rPr>
              <w:t>Description</w:t>
            </w:r>
          </w:p>
        </w:tc>
      </w:tr>
      <w:tr w:rsidR="00CC3796" w:rsidRPr="002231B1" w:rsidTr="00FE393C">
        <w:tc>
          <w:tcPr>
            <w:tcW w:w="1843" w:type="dxa"/>
            <w:shd w:val="clear" w:color="auto" w:fill="auto"/>
          </w:tcPr>
          <w:p w:rsidR="00CC3796" w:rsidRPr="00363CB1" w:rsidRDefault="00CC3796" w:rsidP="00FE393C">
            <w:pPr>
              <w:tabs>
                <w:tab w:val="center" w:pos="955"/>
              </w:tabs>
              <w:rPr>
                <w:sz w:val="16"/>
                <w:szCs w:val="16"/>
              </w:rPr>
            </w:pPr>
            <w:r w:rsidRPr="00363CB1">
              <w:rPr>
                <w:sz w:val="16"/>
                <w:szCs w:val="16"/>
              </w:rPr>
              <w:t>-</w:t>
            </w:r>
          </w:p>
        </w:tc>
        <w:tc>
          <w:tcPr>
            <w:tcW w:w="3666" w:type="dxa"/>
            <w:shd w:val="clear" w:color="auto" w:fill="auto"/>
          </w:tcPr>
          <w:p w:rsidR="00CC3796" w:rsidRPr="00363CB1" w:rsidRDefault="00CC3796" w:rsidP="00FE393C">
            <w:pPr>
              <w:rPr>
                <w:sz w:val="16"/>
                <w:szCs w:val="16"/>
              </w:rPr>
            </w:pPr>
            <w:r w:rsidRPr="00363CB1">
              <w:rPr>
                <w:sz w:val="16"/>
                <w:szCs w:val="16"/>
              </w:rPr>
              <w:t>-</w:t>
            </w:r>
          </w:p>
        </w:tc>
        <w:tc>
          <w:tcPr>
            <w:tcW w:w="870" w:type="dxa"/>
            <w:shd w:val="clear" w:color="auto" w:fill="auto"/>
          </w:tcPr>
          <w:p w:rsidR="00CC3796" w:rsidRPr="00363CB1" w:rsidRDefault="00CC3796" w:rsidP="00FE393C">
            <w:pPr>
              <w:rPr>
                <w:sz w:val="16"/>
                <w:szCs w:val="16"/>
              </w:rPr>
            </w:pPr>
            <w:r w:rsidRPr="00363CB1">
              <w:rPr>
                <w:sz w:val="16"/>
                <w:szCs w:val="16"/>
              </w:rPr>
              <w:t>-</w:t>
            </w:r>
          </w:p>
        </w:tc>
        <w:tc>
          <w:tcPr>
            <w:tcW w:w="3650" w:type="dxa"/>
            <w:shd w:val="clear" w:color="auto" w:fill="auto"/>
          </w:tcPr>
          <w:p w:rsidR="00CC3796" w:rsidRPr="00363CB1" w:rsidRDefault="00CC3796" w:rsidP="00FE393C">
            <w:pPr>
              <w:rPr>
                <w:sz w:val="16"/>
                <w:szCs w:val="16"/>
              </w:rPr>
            </w:pPr>
            <w:r w:rsidRPr="00363CB1">
              <w:rPr>
                <w:sz w:val="16"/>
                <w:szCs w:val="16"/>
              </w:rPr>
              <w:t>-</w:t>
            </w:r>
          </w:p>
        </w:tc>
      </w:tr>
    </w:tbl>
    <w:p w:rsidR="00CC3796" w:rsidRDefault="00CC3796" w:rsidP="00CC3796">
      <w:pPr>
        <w:pStyle w:val="Titre4"/>
      </w:pPr>
      <w:r>
        <w:t>Expected behaviour &amp; usage</w:t>
      </w:r>
    </w:p>
    <w:p w:rsidR="00CC3796" w:rsidRPr="00623C9D" w:rsidRDefault="00CC3796" w:rsidP="00CC3796">
      <w:r w:rsidRPr="00623C9D">
        <w:t xml:space="preserve">After the </w:t>
      </w:r>
      <w:r>
        <w:t xml:space="preserve">EVC </w:t>
      </w:r>
      <w:r w:rsidRPr="00623C9D">
        <w:t>initialisation, at each cycle</w:t>
      </w:r>
      <w:r w:rsidR="00A70160">
        <w:t>,</w:t>
      </w:r>
      <w:r w:rsidRPr="00623C9D">
        <w:t xml:space="preserve"> the </w:t>
      </w:r>
      <w:r w:rsidR="005B2BB9">
        <w:t>Basic SW</w:t>
      </w:r>
      <w:r>
        <w:t xml:space="preserve"> </w:t>
      </w:r>
      <w:r w:rsidRPr="00623C9D">
        <w:t xml:space="preserve">will call the input routines, then ACTIVATE_CYCLE which will run the main application functions. The application will process its inputs and calculate its outputs. Then the </w:t>
      </w:r>
      <w:r w:rsidR="005B2BB9">
        <w:t>Basic Software</w:t>
      </w:r>
      <w:r w:rsidRPr="00623C9D">
        <w:t xml:space="preserve"> will call the output routines to access the outputs data’s and messages and apply or send them to the rest of the system.</w:t>
      </w:r>
    </w:p>
    <w:p w:rsidR="00470BC6" w:rsidRDefault="00470BC6" w:rsidP="00470BC6">
      <w:pPr>
        <w:pStyle w:val="Titre3"/>
      </w:pPr>
      <w:bookmarkStart w:id="1297" w:name="_Toc397948224"/>
      <w:r w:rsidRPr="00196E00">
        <w:t>SW API extract (ADA Source Code)</w:t>
      </w:r>
      <w:bookmarkEnd w:id="1297"/>
    </w:p>
    <w:p w:rsidR="00470BC6" w:rsidRPr="00F41C9A" w:rsidRDefault="00470BC6" w:rsidP="00470BC6">
      <w:pPr>
        <w:pStyle w:val="ADANB"/>
      </w:pPr>
      <w:r w:rsidRPr="00F41C9A">
        <w:t>package ERTMS_TRAINBORN_GENERIC_API is</w:t>
      </w:r>
    </w:p>
    <w:p w:rsidR="00470BC6" w:rsidRPr="00F41C9A" w:rsidRDefault="00470BC6" w:rsidP="00470BC6">
      <w:pPr>
        <w:pStyle w:val="ADANB"/>
      </w:pPr>
      <w:r w:rsidRPr="00F41C9A">
        <w:t>.</w:t>
      </w:r>
    </w:p>
    <w:p w:rsidR="00470BC6" w:rsidRPr="00F41C9A" w:rsidRDefault="00470BC6" w:rsidP="00470BC6">
      <w:pPr>
        <w:pStyle w:val="ADANB"/>
      </w:pPr>
      <w:r w:rsidRPr="00F41C9A">
        <w:t>.</w:t>
      </w:r>
    </w:p>
    <w:p w:rsidR="00470BC6" w:rsidRPr="00F41C9A" w:rsidRDefault="00470BC6" w:rsidP="00470BC6">
      <w:pPr>
        <w:pStyle w:val="ADANB"/>
      </w:pPr>
      <w:r w:rsidRPr="00F41C9A">
        <w:t>.</w:t>
      </w:r>
    </w:p>
    <w:p w:rsidR="00470BC6" w:rsidRPr="00F41C9A" w:rsidRDefault="00470BC6" w:rsidP="00470BC6">
      <w:pPr>
        <w:pStyle w:val="ADANB"/>
      </w:pPr>
      <w:r w:rsidRPr="00F41C9A">
        <w:t xml:space="preserve">  -------------------------------------------------------------------------------------------------</w:t>
      </w:r>
    </w:p>
    <w:p w:rsidR="00470BC6" w:rsidRPr="00F41C9A" w:rsidRDefault="00470BC6" w:rsidP="00470BC6">
      <w:pPr>
        <w:pStyle w:val="ADANB"/>
      </w:pPr>
      <w:r w:rsidRPr="00F41C9A">
        <w:t xml:space="preserve">  -- Control services</w:t>
      </w:r>
    </w:p>
    <w:p w:rsidR="00470BC6" w:rsidRPr="00F41C9A" w:rsidRDefault="00470BC6" w:rsidP="00470BC6">
      <w:pPr>
        <w:pStyle w:val="ADANB"/>
      </w:pPr>
      <w:r w:rsidRPr="00F41C9A">
        <w:t xml:space="preserve">  -------------------------------------------------------------------------------------------------</w:t>
      </w:r>
    </w:p>
    <w:p w:rsidR="00470BC6" w:rsidRPr="00F41C9A" w:rsidRDefault="00470BC6" w:rsidP="00470BC6">
      <w:pPr>
        <w:pStyle w:val="ADANB"/>
      </w:pPr>
      <w:r w:rsidRPr="00F41C9A">
        <w:lastRenderedPageBreak/>
        <w:t xml:space="preserve">  -- procedure activated on each cycle.</w:t>
      </w:r>
    </w:p>
    <w:p w:rsidR="00470BC6" w:rsidRPr="00F41C9A" w:rsidRDefault="00470BC6" w:rsidP="00470BC6">
      <w:pPr>
        <w:pStyle w:val="ADANB"/>
      </w:pPr>
      <w:r w:rsidRPr="00F41C9A">
        <w:t xml:space="preserve">  -- Asks the application to perform a single processing cycle.</w:t>
      </w:r>
    </w:p>
    <w:p w:rsidR="00470BC6" w:rsidRPr="00F41C9A" w:rsidRDefault="00470BC6" w:rsidP="00470BC6">
      <w:pPr>
        <w:pStyle w:val="ADANB"/>
      </w:pPr>
      <w:r w:rsidRPr="00F41C9A">
        <w:t xml:space="preserve">  procedure ACTIVATE_CYCLE;</w:t>
      </w:r>
    </w:p>
    <w:p w:rsidR="00470BC6" w:rsidRPr="00F41C9A" w:rsidRDefault="00470BC6" w:rsidP="00470BC6">
      <w:pPr>
        <w:pStyle w:val="ADANB"/>
      </w:pPr>
    </w:p>
    <w:p w:rsidR="00470BC6" w:rsidRPr="00F41C9A" w:rsidRDefault="00470BC6" w:rsidP="00470BC6">
      <w:pPr>
        <w:pStyle w:val="ADANB"/>
      </w:pPr>
      <w:r w:rsidRPr="00F41C9A">
        <w:t xml:space="preserve">  -- procedure activated once at the initialisation of the system (power up)</w:t>
      </w:r>
    </w:p>
    <w:p w:rsidR="00470BC6" w:rsidRPr="00F41C9A" w:rsidRDefault="00470BC6" w:rsidP="00470BC6">
      <w:pPr>
        <w:pStyle w:val="ADANB"/>
      </w:pPr>
      <w:r w:rsidRPr="00F41C9A">
        <w:t xml:space="preserve">  -- Asks the application to performs all the initialisation actions for the application.</w:t>
      </w:r>
    </w:p>
    <w:p w:rsidR="00470BC6" w:rsidRPr="00F41C9A" w:rsidRDefault="00470BC6" w:rsidP="00470BC6">
      <w:pPr>
        <w:pStyle w:val="ADANB"/>
      </w:pPr>
      <w:r w:rsidRPr="00F41C9A">
        <w:t xml:space="preserve">  procedure INITIALIZE;</w:t>
      </w:r>
    </w:p>
    <w:p w:rsidR="00470BC6" w:rsidRPr="00F41C9A" w:rsidRDefault="00470BC6" w:rsidP="00470BC6">
      <w:pPr>
        <w:pStyle w:val="ADANB"/>
      </w:pPr>
    </w:p>
    <w:p w:rsidR="00470BC6" w:rsidRPr="00623C9D" w:rsidRDefault="00470BC6" w:rsidP="00470BC6">
      <w:pPr>
        <w:pStyle w:val="ADANB"/>
      </w:pPr>
      <w:r w:rsidRPr="00623C9D">
        <w:t>.</w:t>
      </w:r>
    </w:p>
    <w:p w:rsidR="00470BC6" w:rsidRPr="00623C9D" w:rsidRDefault="00470BC6" w:rsidP="00470BC6">
      <w:pPr>
        <w:pStyle w:val="ADANB"/>
      </w:pPr>
      <w:r w:rsidRPr="00623C9D">
        <w:t>.</w:t>
      </w:r>
    </w:p>
    <w:p w:rsidR="00470BC6" w:rsidRPr="00623C9D" w:rsidRDefault="00470BC6" w:rsidP="00470BC6">
      <w:pPr>
        <w:pStyle w:val="ADANB"/>
      </w:pPr>
      <w:r w:rsidRPr="00623C9D">
        <w:t xml:space="preserve">  </w:t>
      </w:r>
    </w:p>
    <w:p w:rsidR="00470BC6" w:rsidRPr="00623C9D" w:rsidRDefault="00470BC6" w:rsidP="00470BC6">
      <w:pPr>
        <w:pStyle w:val="ADANB"/>
      </w:pPr>
      <w:r w:rsidRPr="00623C9D">
        <w:t>end ERTMS_TRAINBORN_GENERIC_API;</w:t>
      </w:r>
    </w:p>
    <w:p w:rsidR="00470BC6" w:rsidRDefault="00470BC6" w:rsidP="00470BC6">
      <w:pPr>
        <w:pStyle w:val="Retraitcorpsdetexte"/>
        <w:rPr>
          <w:lang w:val="en-GB"/>
        </w:rPr>
      </w:pPr>
    </w:p>
    <w:p w:rsidR="00CA4C69" w:rsidRDefault="00CA4C69" w:rsidP="00470BC6">
      <w:pPr>
        <w:pStyle w:val="Retraitcorpsdetexte"/>
        <w:rPr>
          <w:lang w:val="en-GB"/>
        </w:rPr>
      </w:pPr>
    </w:p>
    <w:p w:rsidR="003B20C7" w:rsidRPr="003824A8" w:rsidRDefault="003B20C7" w:rsidP="003B20C7">
      <w:pPr>
        <w:pStyle w:val="Titre2"/>
      </w:pPr>
      <w:bookmarkStart w:id="1298" w:name="_Ref378688094"/>
      <w:bookmarkStart w:id="1299" w:name="_Toc397948225"/>
      <w:r>
        <w:t>Configuration</w:t>
      </w:r>
      <w:r w:rsidR="00545C98">
        <w:t xml:space="preserve"> interface</w:t>
      </w:r>
      <w:bookmarkEnd w:id="1298"/>
      <w:bookmarkEnd w:id="1299"/>
    </w:p>
    <w:p w:rsidR="003B20C7" w:rsidRPr="00F51479" w:rsidRDefault="003B20C7" w:rsidP="003B20C7">
      <w:pPr>
        <w:pStyle w:val="Titre3"/>
      </w:pPr>
      <w:bookmarkStart w:id="1300" w:name="_Toc397948226"/>
      <w:r>
        <w:t>Functional data flows</w:t>
      </w:r>
      <w:r w:rsidR="0076723A">
        <w:t xml:space="preserve"> </w:t>
      </w:r>
      <w:r w:rsidR="00F72D01">
        <w:rPr>
          <w:szCs w:val="22"/>
        </w:rPr>
        <w:t xml:space="preserve">(see </w:t>
      </w:r>
      <w:r w:rsidR="00F72D01">
        <w:rPr>
          <w:szCs w:val="22"/>
        </w:rPr>
        <w:fldChar w:fldCharType="begin"/>
      </w:r>
      <w:r w:rsidR="00F72D01">
        <w:rPr>
          <w:szCs w:val="22"/>
        </w:rPr>
        <w:instrText xml:space="preserve"> REF _Ref378683057 \r \h </w:instrText>
      </w:r>
      <w:r w:rsidR="00F72D01">
        <w:rPr>
          <w:szCs w:val="22"/>
        </w:rPr>
      </w:r>
      <w:r w:rsidR="00F72D01">
        <w:rPr>
          <w:szCs w:val="22"/>
        </w:rPr>
        <w:fldChar w:fldCharType="separate"/>
      </w:r>
      <w:r w:rsidR="006D6783">
        <w:rPr>
          <w:szCs w:val="22"/>
        </w:rPr>
        <w:t>/6/</w:t>
      </w:r>
      <w:r w:rsidR="00F72D01">
        <w:rPr>
          <w:szCs w:val="22"/>
        </w:rPr>
        <w:fldChar w:fldCharType="end"/>
      </w:r>
      <w:r w:rsidR="00F72D01">
        <w:rPr>
          <w:szCs w:val="22"/>
        </w:rPr>
        <w:t>)</w:t>
      </w:r>
      <w:bookmarkEnd w:id="1300"/>
    </w:p>
    <w:p w:rsidR="003B20C7" w:rsidRDefault="003B20C7" w:rsidP="003B20C7">
      <w:pPr>
        <w:pStyle w:val="Titre4"/>
      </w:pPr>
      <w:r>
        <w:t>Input</w:t>
      </w:r>
      <w:r w:rsidR="00F72D01">
        <w:t xml:space="preserve"> </w:t>
      </w:r>
    </w:p>
    <w:p w:rsidR="006E6FA3" w:rsidRPr="0098169B" w:rsidRDefault="006E6FA3" w:rsidP="006E6FA3">
      <w:pPr>
        <w:pStyle w:val="ADANB"/>
        <w:rPr>
          <w:color w:val="auto"/>
          <w:sz w:val="22"/>
          <w:szCs w:val="22"/>
        </w:rPr>
      </w:pPr>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coded_config_data</w:t>
      </w:r>
      <w:r>
        <w:rPr>
          <w:color w:val="auto"/>
          <w:sz w:val="22"/>
          <w:szCs w:val="22"/>
        </w:rPr>
        <w:t xml:space="preserve"> </w:t>
      </w:r>
    </w:p>
    <w:p w:rsidR="00F72D01" w:rsidRPr="0098169B" w:rsidRDefault="00C535B7" w:rsidP="00F72D01">
      <w:pPr>
        <w:pStyle w:val="ADANB"/>
        <w:rPr>
          <w:color w:val="auto"/>
          <w:sz w:val="22"/>
          <w:szCs w:val="22"/>
        </w:rPr>
      </w:pPr>
      <w:r>
        <w:t xml:space="preserve">- </w:t>
      </w:r>
      <w:r w:rsidR="00F72D01" w:rsidRPr="0098169B">
        <w:rPr>
          <w:color w:val="auto"/>
          <w:sz w:val="22"/>
          <w:szCs w:val="22"/>
        </w:rPr>
        <w:t xml:space="preserve">basic_to_generic_app_info </w:t>
      </w:r>
      <w:r w:rsidR="00F72D01">
        <w:rPr>
          <w:color w:val="auto"/>
          <w:sz w:val="22"/>
          <w:szCs w:val="22"/>
        </w:rPr>
        <w:t>.</w:t>
      </w:r>
      <w:r w:rsidR="00F72D01" w:rsidRPr="0098169B">
        <w:rPr>
          <w:color w:val="auto"/>
          <w:sz w:val="22"/>
          <w:szCs w:val="22"/>
        </w:rPr>
        <w:t>specific_config_data</w:t>
      </w:r>
    </w:p>
    <w:p w:rsidR="003B20C7" w:rsidRDefault="003B20C7" w:rsidP="003B20C7">
      <w:pPr>
        <w:pStyle w:val="Titre4"/>
      </w:pPr>
      <w:r>
        <w:t>Output</w:t>
      </w:r>
    </w:p>
    <w:p w:rsidR="00CA4C69" w:rsidRDefault="006E6FA3" w:rsidP="00CA4C69">
      <w:pPr>
        <w:pStyle w:val="Corpsdetexte"/>
      </w:pPr>
      <w:r>
        <w:t>None.</w:t>
      </w:r>
    </w:p>
    <w:p w:rsidR="00F775F0" w:rsidRPr="00CA4C69" w:rsidRDefault="00F775F0" w:rsidP="00CA4C69">
      <w:pPr>
        <w:pStyle w:val="Corpsdetexte"/>
      </w:pPr>
    </w:p>
    <w:p w:rsidR="003B20C7" w:rsidRDefault="003B20C7" w:rsidP="003B20C7">
      <w:pPr>
        <w:pStyle w:val="Titre3"/>
      </w:pPr>
      <w:bookmarkStart w:id="1301" w:name="_Toc397948227"/>
      <w:r>
        <w:t>Service WRITE_CONFIG_DATA</w:t>
      </w:r>
      <w:bookmarkEnd w:id="1301"/>
    </w:p>
    <w:p w:rsidR="003B20C7" w:rsidRDefault="003B20C7" w:rsidP="003B20C7">
      <w:pPr>
        <w:pStyle w:val="Titre4"/>
      </w:pPr>
      <w:r>
        <w:t>Description</w:t>
      </w:r>
    </w:p>
    <w:p w:rsidR="003B20C7" w:rsidRPr="003824A8" w:rsidRDefault="009739FC" w:rsidP="003B20C7">
      <w:pPr>
        <w:pStyle w:val="Corpsdetexte"/>
      </w:pPr>
      <w:r>
        <w:t xml:space="preserve">This service is used to </w:t>
      </w:r>
      <w:r w:rsidRPr="00623C9D">
        <w:t xml:space="preserve">sends </w:t>
      </w:r>
      <w:r>
        <w:t xml:space="preserve">the </w:t>
      </w:r>
      <w:r w:rsidRPr="00623C9D">
        <w:t>configuration parameters (data</w:t>
      </w:r>
      <w:r>
        <w:t xml:space="preserve"> plug</w:t>
      </w:r>
      <w:r w:rsidRPr="00623C9D">
        <w:t>) to the Application Software.</w:t>
      </w:r>
    </w:p>
    <w:p w:rsidR="003B20C7" w:rsidRDefault="003B20C7" w:rsidP="003B20C7">
      <w:pPr>
        <w:pStyle w:val="Titre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9739FC" w:rsidRPr="002231B1" w:rsidTr="00272DD1">
        <w:tc>
          <w:tcPr>
            <w:tcW w:w="1843" w:type="dxa"/>
            <w:shd w:val="clear" w:color="auto" w:fill="auto"/>
          </w:tcPr>
          <w:p w:rsidR="009739FC" w:rsidRPr="00363CB1" w:rsidRDefault="009739FC" w:rsidP="00FE393C">
            <w:pPr>
              <w:rPr>
                <w:sz w:val="16"/>
                <w:szCs w:val="16"/>
              </w:rPr>
            </w:pPr>
            <w:r w:rsidRPr="00363CB1">
              <w:rPr>
                <w:sz w:val="16"/>
                <w:szCs w:val="16"/>
              </w:rPr>
              <w:t>Name</w:t>
            </w:r>
          </w:p>
        </w:tc>
        <w:tc>
          <w:tcPr>
            <w:tcW w:w="3666" w:type="dxa"/>
            <w:shd w:val="clear" w:color="auto" w:fill="auto"/>
          </w:tcPr>
          <w:p w:rsidR="009739FC" w:rsidRPr="00363CB1" w:rsidRDefault="009739FC" w:rsidP="00FE393C">
            <w:pPr>
              <w:rPr>
                <w:sz w:val="16"/>
                <w:szCs w:val="16"/>
              </w:rPr>
            </w:pPr>
            <w:r w:rsidRPr="00363CB1">
              <w:rPr>
                <w:sz w:val="16"/>
                <w:szCs w:val="16"/>
              </w:rPr>
              <w:t>Type</w:t>
            </w:r>
          </w:p>
        </w:tc>
        <w:tc>
          <w:tcPr>
            <w:tcW w:w="870" w:type="dxa"/>
            <w:shd w:val="clear" w:color="auto" w:fill="auto"/>
          </w:tcPr>
          <w:p w:rsidR="009739FC" w:rsidRPr="00363CB1" w:rsidRDefault="009739FC" w:rsidP="00FE393C">
            <w:pPr>
              <w:rPr>
                <w:sz w:val="16"/>
                <w:szCs w:val="16"/>
              </w:rPr>
            </w:pPr>
            <w:r w:rsidRPr="00363CB1">
              <w:rPr>
                <w:sz w:val="16"/>
                <w:szCs w:val="16"/>
              </w:rPr>
              <w:t>Direction</w:t>
            </w:r>
          </w:p>
        </w:tc>
        <w:tc>
          <w:tcPr>
            <w:tcW w:w="3650" w:type="dxa"/>
            <w:shd w:val="clear" w:color="auto" w:fill="auto"/>
          </w:tcPr>
          <w:p w:rsidR="009739FC" w:rsidRPr="00363CB1" w:rsidRDefault="009739FC" w:rsidP="00FE393C">
            <w:pPr>
              <w:rPr>
                <w:sz w:val="16"/>
                <w:szCs w:val="16"/>
              </w:rPr>
            </w:pPr>
            <w:r w:rsidRPr="00363CB1">
              <w:rPr>
                <w:sz w:val="16"/>
                <w:szCs w:val="16"/>
              </w:rPr>
              <w:t>Description</w:t>
            </w:r>
          </w:p>
        </w:tc>
      </w:tr>
      <w:tr w:rsidR="00272DD1" w:rsidRPr="002231B1" w:rsidTr="00272DD1">
        <w:tc>
          <w:tcPr>
            <w:tcW w:w="1843" w:type="dxa"/>
            <w:shd w:val="clear" w:color="auto" w:fill="auto"/>
          </w:tcPr>
          <w:p w:rsidR="00272DD1" w:rsidRPr="00F05D5F" w:rsidRDefault="00272DD1" w:rsidP="00272DD1">
            <w:pPr>
              <w:pStyle w:val="ADANB"/>
            </w:pPr>
            <w:r>
              <w:t>PLUG</w:t>
            </w:r>
          </w:p>
        </w:tc>
        <w:tc>
          <w:tcPr>
            <w:tcW w:w="3666" w:type="dxa"/>
            <w:shd w:val="clear" w:color="auto" w:fill="auto"/>
          </w:tcPr>
          <w:p w:rsidR="00272DD1" w:rsidRPr="00F05D5F" w:rsidRDefault="00272DD1" w:rsidP="00272DD1">
            <w:pPr>
              <w:pStyle w:val="ADANB"/>
            </w:pPr>
            <w:r w:rsidRPr="00F05D5F">
              <w:t>PLUG_BIT_STREAM_T</w:t>
            </w:r>
          </w:p>
        </w:tc>
        <w:tc>
          <w:tcPr>
            <w:tcW w:w="870" w:type="dxa"/>
            <w:shd w:val="clear" w:color="auto" w:fill="auto"/>
          </w:tcPr>
          <w:p w:rsidR="00272DD1" w:rsidRPr="00F05D5F" w:rsidRDefault="00272DD1" w:rsidP="00272DD1">
            <w:pPr>
              <w:pStyle w:val="ADANB"/>
            </w:pPr>
            <w:r>
              <w:t>in</w:t>
            </w:r>
          </w:p>
        </w:tc>
        <w:tc>
          <w:tcPr>
            <w:tcW w:w="3650" w:type="dxa"/>
            <w:shd w:val="clear" w:color="auto" w:fill="auto"/>
          </w:tcPr>
          <w:p w:rsidR="00272DD1" w:rsidRPr="00F05D5F" w:rsidRDefault="00272DD1" w:rsidP="00272DD1">
            <w:pPr>
              <w:pStyle w:val="ADANB"/>
            </w:pPr>
            <w:r>
              <w:t>The configuration file related to the Application.</w:t>
            </w:r>
          </w:p>
        </w:tc>
      </w:tr>
    </w:tbl>
    <w:p w:rsidR="003B20C7" w:rsidRDefault="003B20C7" w:rsidP="003B20C7">
      <w:pPr>
        <w:pStyle w:val="Corpsdetexte"/>
      </w:pPr>
    </w:p>
    <w:p w:rsidR="003B20C7" w:rsidRDefault="003B20C7" w:rsidP="003B20C7">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9739FC" w:rsidRPr="002231B1" w:rsidTr="00FE393C">
        <w:tc>
          <w:tcPr>
            <w:tcW w:w="1843" w:type="dxa"/>
            <w:shd w:val="clear" w:color="auto" w:fill="auto"/>
          </w:tcPr>
          <w:p w:rsidR="009739FC" w:rsidRPr="00363CB1" w:rsidRDefault="009739FC" w:rsidP="00FE393C">
            <w:pPr>
              <w:rPr>
                <w:sz w:val="16"/>
                <w:szCs w:val="16"/>
              </w:rPr>
            </w:pPr>
            <w:r w:rsidRPr="00363CB1">
              <w:rPr>
                <w:sz w:val="16"/>
                <w:szCs w:val="16"/>
              </w:rPr>
              <w:t>Name</w:t>
            </w:r>
          </w:p>
        </w:tc>
        <w:tc>
          <w:tcPr>
            <w:tcW w:w="3666" w:type="dxa"/>
            <w:shd w:val="clear" w:color="auto" w:fill="auto"/>
          </w:tcPr>
          <w:p w:rsidR="009739FC" w:rsidRPr="00363CB1" w:rsidRDefault="009739FC" w:rsidP="00FE393C">
            <w:pPr>
              <w:rPr>
                <w:sz w:val="16"/>
                <w:szCs w:val="16"/>
              </w:rPr>
            </w:pPr>
            <w:r w:rsidRPr="00363CB1">
              <w:rPr>
                <w:sz w:val="16"/>
                <w:szCs w:val="16"/>
              </w:rPr>
              <w:t>Type</w:t>
            </w:r>
          </w:p>
        </w:tc>
        <w:tc>
          <w:tcPr>
            <w:tcW w:w="870" w:type="dxa"/>
            <w:shd w:val="clear" w:color="auto" w:fill="auto"/>
          </w:tcPr>
          <w:p w:rsidR="009739FC" w:rsidRPr="00363CB1" w:rsidRDefault="009739FC" w:rsidP="00FE393C">
            <w:pPr>
              <w:rPr>
                <w:sz w:val="16"/>
                <w:szCs w:val="16"/>
              </w:rPr>
            </w:pPr>
            <w:r w:rsidRPr="00363CB1">
              <w:rPr>
                <w:sz w:val="16"/>
                <w:szCs w:val="16"/>
              </w:rPr>
              <w:t>Direction</w:t>
            </w:r>
          </w:p>
        </w:tc>
        <w:tc>
          <w:tcPr>
            <w:tcW w:w="3650" w:type="dxa"/>
            <w:shd w:val="clear" w:color="auto" w:fill="auto"/>
          </w:tcPr>
          <w:p w:rsidR="009739FC" w:rsidRPr="00363CB1" w:rsidRDefault="009739FC" w:rsidP="00FE393C">
            <w:pPr>
              <w:rPr>
                <w:sz w:val="16"/>
                <w:szCs w:val="16"/>
              </w:rPr>
            </w:pPr>
            <w:r w:rsidRPr="00363CB1">
              <w:rPr>
                <w:sz w:val="16"/>
                <w:szCs w:val="16"/>
              </w:rPr>
              <w:t>Description</w:t>
            </w:r>
          </w:p>
        </w:tc>
      </w:tr>
      <w:tr w:rsidR="009739FC" w:rsidRPr="002231B1" w:rsidTr="00FE393C">
        <w:tc>
          <w:tcPr>
            <w:tcW w:w="1843" w:type="dxa"/>
            <w:shd w:val="clear" w:color="auto" w:fill="auto"/>
          </w:tcPr>
          <w:p w:rsidR="009739FC" w:rsidRPr="00363CB1" w:rsidRDefault="009739FC" w:rsidP="00FE393C">
            <w:pPr>
              <w:tabs>
                <w:tab w:val="center" w:pos="955"/>
              </w:tabs>
              <w:rPr>
                <w:sz w:val="16"/>
                <w:szCs w:val="16"/>
              </w:rPr>
            </w:pPr>
            <w:r w:rsidRPr="00363CB1">
              <w:rPr>
                <w:sz w:val="16"/>
                <w:szCs w:val="16"/>
              </w:rPr>
              <w:t>-</w:t>
            </w:r>
          </w:p>
        </w:tc>
        <w:tc>
          <w:tcPr>
            <w:tcW w:w="3666" w:type="dxa"/>
            <w:shd w:val="clear" w:color="auto" w:fill="auto"/>
          </w:tcPr>
          <w:p w:rsidR="009739FC" w:rsidRPr="00363CB1" w:rsidRDefault="009739FC" w:rsidP="00FE393C">
            <w:pPr>
              <w:rPr>
                <w:sz w:val="16"/>
                <w:szCs w:val="16"/>
              </w:rPr>
            </w:pPr>
            <w:r w:rsidRPr="00363CB1">
              <w:rPr>
                <w:sz w:val="16"/>
                <w:szCs w:val="16"/>
              </w:rPr>
              <w:t>-</w:t>
            </w:r>
          </w:p>
        </w:tc>
        <w:tc>
          <w:tcPr>
            <w:tcW w:w="870" w:type="dxa"/>
            <w:shd w:val="clear" w:color="auto" w:fill="auto"/>
          </w:tcPr>
          <w:p w:rsidR="009739FC" w:rsidRPr="00363CB1" w:rsidRDefault="009739FC" w:rsidP="00FE393C">
            <w:pPr>
              <w:rPr>
                <w:sz w:val="16"/>
                <w:szCs w:val="16"/>
              </w:rPr>
            </w:pPr>
            <w:r w:rsidRPr="00363CB1">
              <w:rPr>
                <w:sz w:val="16"/>
                <w:szCs w:val="16"/>
              </w:rPr>
              <w:t>-</w:t>
            </w:r>
          </w:p>
        </w:tc>
        <w:tc>
          <w:tcPr>
            <w:tcW w:w="3650" w:type="dxa"/>
            <w:shd w:val="clear" w:color="auto" w:fill="auto"/>
          </w:tcPr>
          <w:p w:rsidR="009739FC" w:rsidRPr="00363CB1" w:rsidRDefault="009739FC" w:rsidP="00FE393C">
            <w:pPr>
              <w:rPr>
                <w:sz w:val="16"/>
                <w:szCs w:val="16"/>
              </w:rPr>
            </w:pPr>
            <w:r w:rsidRPr="00363CB1">
              <w:rPr>
                <w:sz w:val="16"/>
                <w:szCs w:val="16"/>
              </w:rPr>
              <w:t>-</w:t>
            </w:r>
          </w:p>
        </w:tc>
      </w:tr>
    </w:tbl>
    <w:p w:rsidR="009739FC" w:rsidRDefault="009739FC" w:rsidP="003B20C7">
      <w:pPr>
        <w:pStyle w:val="Corpsdetexte"/>
      </w:pPr>
    </w:p>
    <w:p w:rsidR="003B20C7" w:rsidRDefault="003B20C7" w:rsidP="003B20C7">
      <w:pPr>
        <w:pStyle w:val="Titre4"/>
      </w:pPr>
      <w:r>
        <w:t>Expected behaviour &amp; usage</w:t>
      </w:r>
    </w:p>
    <w:p w:rsidR="0023118E" w:rsidRPr="00623C9D" w:rsidRDefault="0023118E" w:rsidP="0023118E">
      <w:r w:rsidRPr="00623C9D">
        <w:t xml:space="preserve">The configuration service </w:t>
      </w:r>
      <w:r>
        <w:t xml:space="preserve">shall </w:t>
      </w:r>
      <w:r w:rsidRPr="00623C9D">
        <w:t xml:space="preserve">be called </w:t>
      </w:r>
      <w:r>
        <w:t xml:space="preserve">by the </w:t>
      </w:r>
      <w:r w:rsidR="005B2BB9">
        <w:t>Basic SW</w:t>
      </w:r>
      <w:r>
        <w:t xml:space="preserve"> once during the initialisation of the EVC, after </w:t>
      </w:r>
      <w:r w:rsidRPr="00623C9D">
        <w:t>the initialisation control</w:t>
      </w:r>
      <w:r>
        <w:t xml:space="preserve"> (INITIALIZE service, see </w:t>
      </w:r>
      <w:r>
        <w:fldChar w:fldCharType="begin"/>
      </w:r>
      <w:r>
        <w:instrText xml:space="preserve"> REF _Ref378586259 \r \h </w:instrText>
      </w:r>
      <w:r>
        <w:fldChar w:fldCharType="separate"/>
      </w:r>
      <w:r w:rsidR="006D6783">
        <w:t>4.2.3</w:t>
      </w:r>
      <w:r>
        <w:fldChar w:fldCharType="end"/>
      </w:r>
      <w:r>
        <w:t>)</w:t>
      </w:r>
      <w:r w:rsidRPr="00623C9D">
        <w:t xml:space="preserve">. </w:t>
      </w:r>
      <w:r w:rsidR="00272DD1">
        <w:t xml:space="preserve">The application shall decode </w:t>
      </w:r>
      <w:r w:rsidR="00E54063">
        <w:t xml:space="preserve">and store </w:t>
      </w:r>
      <w:r w:rsidR="00272DD1">
        <w:t>its configuration file.</w:t>
      </w:r>
    </w:p>
    <w:p w:rsidR="003B20C7" w:rsidRDefault="005F3635" w:rsidP="003B20C7">
      <w:pPr>
        <w:pStyle w:val="Corpsdetexte"/>
      </w:pPr>
      <w:r>
        <w:t>The parameters data will be provided in the form of a bit stream. The length of that bit stream will be a multiple of 8. There will be at most 7 spare bits at the end of the bit stream.</w:t>
      </w:r>
    </w:p>
    <w:p w:rsidR="003B20C7" w:rsidRPr="003B20C7" w:rsidRDefault="003B20C7" w:rsidP="003B20C7">
      <w:pPr>
        <w:pStyle w:val="Corpsdetexte"/>
      </w:pPr>
    </w:p>
    <w:p w:rsidR="003B20C7" w:rsidRDefault="003B20C7" w:rsidP="003B20C7">
      <w:pPr>
        <w:pStyle w:val="Titre3"/>
      </w:pPr>
      <w:bookmarkStart w:id="1302" w:name="_Toc397948228"/>
      <w:r>
        <w:lastRenderedPageBreak/>
        <w:t>Service WRITE_ETCS_ID</w:t>
      </w:r>
      <w:bookmarkEnd w:id="1302"/>
    </w:p>
    <w:p w:rsidR="003B20C7" w:rsidRDefault="003B20C7" w:rsidP="003B20C7">
      <w:pPr>
        <w:pStyle w:val="Titre4"/>
      </w:pPr>
      <w:r>
        <w:t>Description</w:t>
      </w:r>
    </w:p>
    <w:p w:rsidR="009739FC" w:rsidRPr="003824A8" w:rsidRDefault="009739FC" w:rsidP="009739FC">
      <w:pPr>
        <w:pStyle w:val="Corpsdetexte"/>
      </w:pPr>
      <w:r>
        <w:t xml:space="preserve">This service is used to </w:t>
      </w:r>
      <w:r w:rsidR="00E54063">
        <w:t>send</w:t>
      </w:r>
      <w:r w:rsidRPr="00623C9D">
        <w:t xml:space="preserve"> </w:t>
      </w:r>
      <w:r>
        <w:t>the ETCS_ID configuration parameter</w:t>
      </w:r>
      <w:r w:rsidRPr="00623C9D">
        <w:t xml:space="preserve"> to the Application Software.</w:t>
      </w:r>
    </w:p>
    <w:p w:rsidR="003B20C7" w:rsidRDefault="003B20C7" w:rsidP="003B20C7">
      <w:pPr>
        <w:pStyle w:val="Titre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9739FC" w:rsidRPr="002231B1" w:rsidTr="00FE393C">
        <w:tc>
          <w:tcPr>
            <w:tcW w:w="1843" w:type="dxa"/>
            <w:shd w:val="clear" w:color="auto" w:fill="auto"/>
          </w:tcPr>
          <w:p w:rsidR="009739FC" w:rsidRPr="00363CB1" w:rsidRDefault="009739FC" w:rsidP="00FE393C">
            <w:pPr>
              <w:rPr>
                <w:sz w:val="16"/>
                <w:szCs w:val="16"/>
              </w:rPr>
            </w:pPr>
            <w:r w:rsidRPr="00363CB1">
              <w:rPr>
                <w:sz w:val="16"/>
                <w:szCs w:val="16"/>
              </w:rPr>
              <w:t>Name</w:t>
            </w:r>
          </w:p>
        </w:tc>
        <w:tc>
          <w:tcPr>
            <w:tcW w:w="3666" w:type="dxa"/>
            <w:shd w:val="clear" w:color="auto" w:fill="auto"/>
          </w:tcPr>
          <w:p w:rsidR="009739FC" w:rsidRPr="00363CB1" w:rsidRDefault="009739FC" w:rsidP="00FE393C">
            <w:pPr>
              <w:rPr>
                <w:sz w:val="16"/>
                <w:szCs w:val="16"/>
              </w:rPr>
            </w:pPr>
            <w:r w:rsidRPr="00363CB1">
              <w:rPr>
                <w:sz w:val="16"/>
                <w:szCs w:val="16"/>
              </w:rPr>
              <w:t>Type</w:t>
            </w:r>
          </w:p>
        </w:tc>
        <w:tc>
          <w:tcPr>
            <w:tcW w:w="870" w:type="dxa"/>
            <w:shd w:val="clear" w:color="auto" w:fill="auto"/>
          </w:tcPr>
          <w:p w:rsidR="009739FC" w:rsidRPr="00363CB1" w:rsidRDefault="009739FC" w:rsidP="00FE393C">
            <w:pPr>
              <w:rPr>
                <w:sz w:val="16"/>
                <w:szCs w:val="16"/>
              </w:rPr>
            </w:pPr>
            <w:r w:rsidRPr="00363CB1">
              <w:rPr>
                <w:sz w:val="16"/>
                <w:szCs w:val="16"/>
              </w:rPr>
              <w:t>Direction</w:t>
            </w:r>
          </w:p>
        </w:tc>
        <w:tc>
          <w:tcPr>
            <w:tcW w:w="3650" w:type="dxa"/>
            <w:shd w:val="clear" w:color="auto" w:fill="auto"/>
          </w:tcPr>
          <w:p w:rsidR="009739FC" w:rsidRPr="00363CB1" w:rsidRDefault="009739FC" w:rsidP="00FE393C">
            <w:pPr>
              <w:rPr>
                <w:sz w:val="16"/>
                <w:szCs w:val="16"/>
              </w:rPr>
            </w:pPr>
            <w:r w:rsidRPr="00363CB1">
              <w:rPr>
                <w:sz w:val="16"/>
                <w:szCs w:val="16"/>
              </w:rPr>
              <w:t>Description</w:t>
            </w:r>
          </w:p>
        </w:tc>
      </w:tr>
      <w:tr w:rsidR="009739FC" w:rsidRPr="002231B1" w:rsidTr="00FE393C">
        <w:tc>
          <w:tcPr>
            <w:tcW w:w="1843" w:type="dxa"/>
            <w:shd w:val="clear" w:color="auto" w:fill="auto"/>
          </w:tcPr>
          <w:p w:rsidR="009739FC" w:rsidRPr="00363CB1" w:rsidRDefault="00272DD1" w:rsidP="00272DD1">
            <w:pPr>
              <w:pStyle w:val="ADANB"/>
            </w:pPr>
            <w:r>
              <w:t>ETCS_ID</w:t>
            </w:r>
          </w:p>
        </w:tc>
        <w:tc>
          <w:tcPr>
            <w:tcW w:w="3666" w:type="dxa"/>
            <w:shd w:val="clear" w:color="auto" w:fill="auto"/>
          </w:tcPr>
          <w:p w:rsidR="009739FC" w:rsidRPr="008D1837" w:rsidRDefault="008D1837" w:rsidP="00272DD1">
            <w:pPr>
              <w:pStyle w:val="ADANB"/>
              <w:rPr>
                <w:lang w:val="fr-BE"/>
              </w:rPr>
            </w:pPr>
            <w:r w:rsidRPr="008D1837">
              <w:rPr>
                <w:lang w:val="fr-BE"/>
              </w:rPr>
              <w:t>API_TYPES.</w:t>
            </w:r>
            <w:r w:rsidR="00272DD1" w:rsidRPr="008D1837">
              <w:rPr>
                <w:lang w:val="fr-BE"/>
              </w:rPr>
              <w:t>ETCS_ID_T</w:t>
            </w:r>
          </w:p>
        </w:tc>
        <w:tc>
          <w:tcPr>
            <w:tcW w:w="870" w:type="dxa"/>
            <w:shd w:val="clear" w:color="auto" w:fill="auto"/>
          </w:tcPr>
          <w:p w:rsidR="009739FC" w:rsidRPr="00363CB1" w:rsidRDefault="00272DD1" w:rsidP="00272DD1">
            <w:pPr>
              <w:pStyle w:val="ADANB"/>
            </w:pPr>
            <w:r>
              <w:t>in</w:t>
            </w:r>
          </w:p>
        </w:tc>
        <w:tc>
          <w:tcPr>
            <w:tcW w:w="3650" w:type="dxa"/>
            <w:shd w:val="clear" w:color="auto" w:fill="auto"/>
          </w:tcPr>
          <w:p w:rsidR="009739FC" w:rsidRPr="00363CB1" w:rsidRDefault="00272DD1" w:rsidP="00272DD1">
            <w:pPr>
              <w:pStyle w:val="ADANB"/>
            </w:pPr>
            <w:r>
              <w:t>The ETCS ID parameter</w:t>
            </w:r>
          </w:p>
        </w:tc>
      </w:tr>
    </w:tbl>
    <w:p w:rsidR="003B20C7" w:rsidRDefault="003B20C7" w:rsidP="003B20C7">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9739FC" w:rsidRPr="002231B1" w:rsidTr="00FE393C">
        <w:tc>
          <w:tcPr>
            <w:tcW w:w="1843" w:type="dxa"/>
            <w:shd w:val="clear" w:color="auto" w:fill="auto"/>
          </w:tcPr>
          <w:p w:rsidR="009739FC" w:rsidRPr="00363CB1" w:rsidRDefault="009739FC" w:rsidP="00FE393C">
            <w:pPr>
              <w:rPr>
                <w:sz w:val="16"/>
                <w:szCs w:val="16"/>
              </w:rPr>
            </w:pPr>
            <w:r w:rsidRPr="00363CB1">
              <w:rPr>
                <w:sz w:val="16"/>
                <w:szCs w:val="16"/>
              </w:rPr>
              <w:t>Name</w:t>
            </w:r>
          </w:p>
        </w:tc>
        <w:tc>
          <w:tcPr>
            <w:tcW w:w="3666" w:type="dxa"/>
            <w:shd w:val="clear" w:color="auto" w:fill="auto"/>
          </w:tcPr>
          <w:p w:rsidR="009739FC" w:rsidRPr="00363CB1" w:rsidRDefault="009739FC" w:rsidP="00FE393C">
            <w:pPr>
              <w:rPr>
                <w:sz w:val="16"/>
                <w:szCs w:val="16"/>
              </w:rPr>
            </w:pPr>
            <w:r w:rsidRPr="00363CB1">
              <w:rPr>
                <w:sz w:val="16"/>
                <w:szCs w:val="16"/>
              </w:rPr>
              <w:t>Type</w:t>
            </w:r>
          </w:p>
        </w:tc>
        <w:tc>
          <w:tcPr>
            <w:tcW w:w="870" w:type="dxa"/>
            <w:shd w:val="clear" w:color="auto" w:fill="auto"/>
          </w:tcPr>
          <w:p w:rsidR="009739FC" w:rsidRPr="00363CB1" w:rsidRDefault="009739FC" w:rsidP="00FE393C">
            <w:pPr>
              <w:rPr>
                <w:sz w:val="16"/>
                <w:szCs w:val="16"/>
              </w:rPr>
            </w:pPr>
            <w:r w:rsidRPr="00363CB1">
              <w:rPr>
                <w:sz w:val="16"/>
                <w:szCs w:val="16"/>
              </w:rPr>
              <w:t>Direction</w:t>
            </w:r>
          </w:p>
        </w:tc>
        <w:tc>
          <w:tcPr>
            <w:tcW w:w="3650" w:type="dxa"/>
            <w:shd w:val="clear" w:color="auto" w:fill="auto"/>
          </w:tcPr>
          <w:p w:rsidR="009739FC" w:rsidRPr="00363CB1" w:rsidRDefault="009739FC" w:rsidP="00FE393C">
            <w:pPr>
              <w:rPr>
                <w:sz w:val="16"/>
                <w:szCs w:val="16"/>
              </w:rPr>
            </w:pPr>
            <w:r w:rsidRPr="00363CB1">
              <w:rPr>
                <w:sz w:val="16"/>
                <w:szCs w:val="16"/>
              </w:rPr>
              <w:t>Description</w:t>
            </w:r>
          </w:p>
        </w:tc>
      </w:tr>
      <w:tr w:rsidR="009739FC" w:rsidRPr="002231B1" w:rsidTr="00FE393C">
        <w:tc>
          <w:tcPr>
            <w:tcW w:w="1843" w:type="dxa"/>
            <w:shd w:val="clear" w:color="auto" w:fill="auto"/>
          </w:tcPr>
          <w:p w:rsidR="009739FC" w:rsidRPr="00363CB1" w:rsidRDefault="009739FC" w:rsidP="00FE393C">
            <w:pPr>
              <w:tabs>
                <w:tab w:val="center" w:pos="955"/>
              </w:tabs>
              <w:rPr>
                <w:sz w:val="16"/>
                <w:szCs w:val="16"/>
              </w:rPr>
            </w:pPr>
            <w:r w:rsidRPr="00363CB1">
              <w:rPr>
                <w:sz w:val="16"/>
                <w:szCs w:val="16"/>
              </w:rPr>
              <w:t>-</w:t>
            </w:r>
          </w:p>
        </w:tc>
        <w:tc>
          <w:tcPr>
            <w:tcW w:w="3666" w:type="dxa"/>
            <w:shd w:val="clear" w:color="auto" w:fill="auto"/>
          </w:tcPr>
          <w:p w:rsidR="009739FC" w:rsidRPr="00363CB1" w:rsidRDefault="009739FC" w:rsidP="00FE393C">
            <w:pPr>
              <w:rPr>
                <w:sz w:val="16"/>
                <w:szCs w:val="16"/>
              </w:rPr>
            </w:pPr>
            <w:r w:rsidRPr="00363CB1">
              <w:rPr>
                <w:sz w:val="16"/>
                <w:szCs w:val="16"/>
              </w:rPr>
              <w:t>-</w:t>
            </w:r>
          </w:p>
        </w:tc>
        <w:tc>
          <w:tcPr>
            <w:tcW w:w="870" w:type="dxa"/>
            <w:shd w:val="clear" w:color="auto" w:fill="auto"/>
          </w:tcPr>
          <w:p w:rsidR="009739FC" w:rsidRPr="00363CB1" w:rsidRDefault="009739FC" w:rsidP="00FE393C">
            <w:pPr>
              <w:rPr>
                <w:sz w:val="16"/>
                <w:szCs w:val="16"/>
              </w:rPr>
            </w:pPr>
            <w:r w:rsidRPr="00363CB1">
              <w:rPr>
                <w:sz w:val="16"/>
                <w:szCs w:val="16"/>
              </w:rPr>
              <w:t>-</w:t>
            </w:r>
          </w:p>
        </w:tc>
        <w:tc>
          <w:tcPr>
            <w:tcW w:w="3650" w:type="dxa"/>
            <w:shd w:val="clear" w:color="auto" w:fill="auto"/>
          </w:tcPr>
          <w:p w:rsidR="009739FC" w:rsidRPr="00363CB1" w:rsidRDefault="009739FC" w:rsidP="00FE393C">
            <w:pPr>
              <w:rPr>
                <w:sz w:val="16"/>
                <w:szCs w:val="16"/>
              </w:rPr>
            </w:pPr>
            <w:r w:rsidRPr="00363CB1">
              <w:rPr>
                <w:sz w:val="16"/>
                <w:szCs w:val="16"/>
              </w:rPr>
              <w:t>-</w:t>
            </w:r>
          </w:p>
        </w:tc>
      </w:tr>
    </w:tbl>
    <w:p w:rsidR="003B20C7" w:rsidRDefault="003B20C7" w:rsidP="003B20C7">
      <w:pPr>
        <w:pStyle w:val="Titre4"/>
      </w:pPr>
      <w:r>
        <w:t>Expected behaviour &amp; usage</w:t>
      </w:r>
    </w:p>
    <w:p w:rsidR="009739FC" w:rsidRPr="00623C9D" w:rsidRDefault="009739FC" w:rsidP="009739FC">
      <w:r w:rsidRPr="00623C9D">
        <w:t xml:space="preserve">The configuration service </w:t>
      </w:r>
      <w:r>
        <w:t xml:space="preserve">shall </w:t>
      </w:r>
      <w:r w:rsidRPr="00623C9D">
        <w:t xml:space="preserve">be called </w:t>
      </w:r>
      <w:r>
        <w:t xml:space="preserve">by the </w:t>
      </w:r>
      <w:r w:rsidR="005B2BB9">
        <w:t>Basic SW</w:t>
      </w:r>
      <w:r>
        <w:t xml:space="preserve"> once during the initialisation of the EVC, after </w:t>
      </w:r>
      <w:r w:rsidRPr="00623C9D">
        <w:t>the initialisation control</w:t>
      </w:r>
      <w:r>
        <w:t xml:space="preserve"> (INITIALIZE service, see </w:t>
      </w:r>
      <w:r>
        <w:fldChar w:fldCharType="begin"/>
      </w:r>
      <w:r>
        <w:instrText xml:space="preserve"> REF _Ref378586259 \r \h </w:instrText>
      </w:r>
      <w:r>
        <w:fldChar w:fldCharType="separate"/>
      </w:r>
      <w:r w:rsidR="006D6783">
        <w:t>4.2.3</w:t>
      </w:r>
      <w:r>
        <w:fldChar w:fldCharType="end"/>
      </w:r>
      <w:r>
        <w:t>)</w:t>
      </w:r>
      <w:r w:rsidRPr="00623C9D">
        <w:t xml:space="preserve">. </w:t>
      </w:r>
      <w:r w:rsidR="00E54063">
        <w:t>The application shall store the ETCS_ID.</w:t>
      </w:r>
    </w:p>
    <w:p w:rsidR="003B20C7" w:rsidRPr="003824A8" w:rsidRDefault="003B20C7" w:rsidP="003B20C7">
      <w:pPr>
        <w:pStyle w:val="Corpsdetexte"/>
      </w:pPr>
    </w:p>
    <w:p w:rsidR="003B20C7" w:rsidRDefault="003B20C7" w:rsidP="003B20C7">
      <w:pPr>
        <w:pStyle w:val="Titre3"/>
      </w:pPr>
      <w:bookmarkStart w:id="1303" w:name="_Toc397948229"/>
      <w:r w:rsidRPr="00196E00">
        <w:t>SW API extract (ADA Source Code)</w:t>
      </w:r>
      <w:bookmarkEnd w:id="1303"/>
    </w:p>
    <w:p w:rsidR="003B20C7" w:rsidRPr="00F41C9A" w:rsidRDefault="003B20C7" w:rsidP="003B20C7">
      <w:pPr>
        <w:pStyle w:val="ADANB"/>
      </w:pPr>
      <w:r w:rsidRPr="00F41C9A">
        <w:t>package ERTMS_TRAINBORN_GENERIC_API is</w:t>
      </w:r>
    </w:p>
    <w:p w:rsidR="003B20C7" w:rsidRPr="00F41C9A" w:rsidRDefault="003B20C7" w:rsidP="003B20C7">
      <w:pPr>
        <w:pStyle w:val="ADANB"/>
      </w:pPr>
      <w:r w:rsidRPr="00F41C9A">
        <w:t>.</w:t>
      </w:r>
    </w:p>
    <w:p w:rsidR="003B20C7" w:rsidRPr="00F41C9A" w:rsidRDefault="003B20C7" w:rsidP="003B20C7">
      <w:pPr>
        <w:pStyle w:val="ADANB"/>
      </w:pPr>
      <w:r w:rsidRPr="00F41C9A">
        <w:t>.</w:t>
      </w:r>
    </w:p>
    <w:p w:rsidR="003B20C7" w:rsidRPr="00F41C9A" w:rsidRDefault="003B20C7" w:rsidP="003B20C7">
      <w:pPr>
        <w:pStyle w:val="ADANB"/>
      </w:pPr>
      <w:r w:rsidRPr="00F41C9A">
        <w:t>.</w:t>
      </w:r>
    </w:p>
    <w:p w:rsidR="003B20C7" w:rsidRPr="00F41C9A" w:rsidRDefault="003B20C7" w:rsidP="003B20C7">
      <w:pPr>
        <w:pStyle w:val="ADANB"/>
      </w:pPr>
      <w:r w:rsidRPr="00F41C9A">
        <w:t xml:space="preserve">  -------------------------------------------------------------------------------------------------</w:t>
      </w:r>
    </w:p>
    <w:p w:rsidR="003B20C7" w:rsidRPr="00F41C9A" w:rsidRDefault="003B20C7" w:rsidP="003B20C7">
      <w:pPr>
        <w:pStyle w:val="ADANB"/>
      </w:pPr>
      <w:r w:rsidRPr="00F41C9A">
        <w:t xml:space="preserve">  -- Configuration services</w:t>
      </w:r>
    </w:p>
    <w:p w:rsidR="003B20C7" w:rsidRPr="00F41C9A" w:rsidRDefault="003B20C7" w:rsidP="003B20C7">
      <w:pPr>
        <w:pStyle w:val="ADANB"/>
      </w:pPr>
      <w:r w:rsidRPr="00F41C9A">
        <w:t xml:space="preserve">  -------------------------------------------------------------------------------------------------</w:t>
      </w:r>
    </w:p>
    <w:p w:rsidR="003B20C7" w:rsidRPr="00F41C9A" w:rsidRDefault="003B20C7" w:rsidP="003B20C7">
      <w:pPr>
        <w:pStyle w:val="ADANB"/>
      </w:pPr>
      <w:r w:rsidRPr="00F41C9A">
        <w:t xml:space="preserve">  -- procedure activated once at the initialisation to sent the configuration of the system  </w:t>
      </w:r>
    </w:p>
    <w:p w:rsidR="003B20C7" w:rsidRPr="00F41C9A" w:rsidRDefault="003B20C7" w:rsidP="003B20C7">
      <w:pPr>
        <w:pStyle w:val="ADANB"/>
      </w:pPr>
      <w:r w:rsidRPr="00F41C9A">
        <w:t xml:space="preserve">  procedure WRITE_CONFIG_DATA (VALUE : in INTERFACE_LANGUAGE_TYPES.CORE_APP_PLUG_BIT_STREAM_T);</w:t>
      </w:r>
    </w:p>
    <w:p w:rsidR="003B20C7" w:rsidRPr="00F41C9A" w:rsidRDefault="003B20C7" w:rsidP="003B20C7">
      <w:pPr>
        <w:pStyle w:val="ADANB"/>
      </w:pPr>
    </w:p>
    <w:p w:rsidR="003B20C7" w:rsidRPr="00F41C9A" w:rsidRDefault="003B20C7" w:rsidP="003B20C7">
      <w:pPr>
        <w:pStyle w:val="ADANB"/>
      </w:pPr>
      <w:r w:rsidRPr="00F41C9A">
        <w:t xml:space="preserve">  -- procedure activated once at the initialisation to sent the train ETCS ID</w:t>
      </w:r>
    </w:p>
    <w:p w:rsidR="003B20C7" w:rsidRPr="00F41C9A" w:rsidRDefault="003B20C7" w:rsidP="003B20C7">
      <w:pPr>
        <w:pStyle w:val="ADANB"/>
      </w:pPr>
      <w:r w:rsidRPr="00F41C9A">
        <w:t xml:space="preserve">  procedure WRITE_TRAIN_ETCS_ID (VALUE : in ERTMS_TRAINBORN_GENERIC_API_TYPES.ETCS_ID_T);</w:t>
      </w:r>
    </w:p>
    <w:p w:rsidR="003B20C7" w:rsidRPr="00F41C9A" w:rsidRDefault="003B20C7" w:rsidP="003B20C7">
      <w:pPr>
        <w:pStyle w:val="ADANB"/>
      </w:pPr>
      <w:r w:rsidRPr="00F41C9A">
        <w:t>.</w:t>
      </w:r>
    </w:p>
    <w:p w:rsidR="003B20C7" w:rsidRPr="00F41C9A" w:rsidRDefault="003B20C7" w:rsidP="003B20C7">
      <w:pPr>
        <w:pStyle w:val="ADANB"/>
      </w:pPr>
      <w:r w:rsidRPr="00F41C9A">
        <w:t>.</w:t>
      </w:r>
    </w:p>
    <w:p w:rsidR="003B20C7" w:rsidRPr="00F41C9A" w:rsidRDefault="003B20C7" w:rsidP="003B20C7">
      <w:pPr>
        <w:pStyle w:val="ADANB"/>
      </w:pPr>
      <w:r w:rsidRPr="00F41C9A">
        <w:t>.</w:t>
      </w:r>
    </w:p>
    <w:p w:rsidR="003B20C7" w:rsidRPr="00F41C9A" w:rsidRDefault="003B20C7" w:rsidP="003B20C7">
      <w:pPr>
        <w:pStyle w:val="ADANB"/>
      </w:pPr>
      <w:r w:rsidRPr="00F41C9A">
        <w:t>end ERTMS_TRAINBORN_GENERIC_API;</w:t>
      </w:r>
    </w:p>
    <w:p w:rsidR="003B20C7" w:rsidRDefault="003B20C7" w:rsidP="003B20C7">
      <w:pPr>
        <w:pStyle w:val="Corpsdetexte"/>
      </w:pPr>
    </w:p>
    <w:p w:rsidR="00DD23AE" w:rsidRDefault="00DD23AE" w:rsidP="003B20C7">
      <w:pPr>
        <w:pStyle w:val="Corpsdetexte"/>
      </w:pPr>
    </w:p>
    <w:p w:rsidR="00221D94" w:rsidRDefault="00221D94" w:rsidP="00221D94">
      <w:pPr>
        <w:pStyle w:val="Titre2"/>
      </w:pPr>
      <w:bookmarkStart w:id="1304" w:name="_Ref378688101"/>
      <w:bookmarkStart w:id="1305" w:name="_Toc397948230"/>
      <w:r>
        <w:t>Permanent data interface</w:t>
      </w:r>
      <w:bookmarkEnd w:id="1304"/>
      <w:bookmarkEnd w:id="1305"/>
    </w:p>
    <w:p w:rsidR="004A463C" w:rsidRDefault="008E6473" w:rsidP="007C1B46">
      <w:pPr>
        <w:pStyle w:val="Titre3"/>
      </w:pPr>
      <w:bookmarkStart w:id="1306" w:name="_Ref378591690"/>
      <w:bookmarkStart w:id="1307" w:name="_Toc397948231"/>
      <w:r>
        <w:t>General description</w:t>
      </w:r>
      <w:bookmarkEnd w:id="1306"/>
      <w:bookmarkEnd w:id="1307"/>
    </w:p>
    <w:p w:rsidR="00C62513" w:rsidRDefault="00C62513" w:rsidP="00C62513">
      <w:r>
        <w:t>The “permanent data” are data that can be saved by the Application during its normal working in order to be restored at the next power-up.</w:t>
      </w:r>
    </w:p>
    <w:p w:rsidR="00C62513" w:rsidRDefault="00C62513" w:rsidP="00C62513">
      <w:r>
        <w:t xml:space="preserve">The Basic SW is in charge of achieving the read-write interface with </w:t>
      </w:r>
      <w:r w:rsidR="00C0259B">
        <w:t xml:space="preserve">some </w:t>
      </w:r>
      <w:r>
        <w:t>Non-Volatile RAM memory (including the verification of the consistency of the data).</w:t>
      </w:r>
    </w:p>
    <w:p w:rsidR="00C62513" w:rsidRDefault="00C62513" w:rsidP="00C62513">
      <w:pPr>
        <w:pStyle w:val="Corpsdetexte"/>
      </w:pPr>
      <w:r>
        <w:t>The “permanent data” are:</w:t>
      </w:r>
    </w:p>
    <w:p w:rsidR="00C62513" w:rsidRDefault="00C62513" w:rsidP="00FE393C">
      <w:pPr>
        <w:pStyle w:val="Corpsdetexte"/>
        <w:numPr>
          <w:ilvl w:val="0"/>
          <w:numId w:val="28"/>
        </w:numPr>
      </w:pPr>
      <w:r>
        <w:t xml:space="preserve">PERMANENT_DATA (and PERMANENT_RADIO_NETWORK_ID): those data will be erased (reset) during a </w:t>
      </w:r>
      <w:r w:rsidR="00FE772B">
        <w:t xml:space="preserve">normal </w:t>
      </w:r>
      <w:r>
        <w:t>maintenance operation of the EVC</w:t>
      </w:r>
      <w:r w:rsidR="00C0259B">
        <w:t xml:space="preserve"> (reading/resetting stored data on-board</w:t>
      </w:r>
      <w:r w:rsidR="00FE772B">
        <w:t xml:space="preserve"> like </w:t>
      </w:r>
      <w:r w:rsidR="00FE772B">
        <w:lastRenderedPageBreak/>
        <w:t>diagnose data and permanent data, testing the EVC</w:t>
      </w:r>
      <w:r w:rsidR="004D78C8">
        <w:t xml:space="preserve">. Operation to be achieved by </w:t>
      </w:r>
      <w:r w:rsidR="00CE31D3">
        <w:t xml:space="preserve">the </w:t>
      </w:r>
      <w:r w:rsidR="004D78C8">
        <w:t>maintenance staff</w:t>
      </w:r>
      <w:r w:rsidR="00FE772B">
        <w:t>).</w:t>
      </w:r>
    </w:p>
    <w:p w:rsidR="00CD5106" w:rsidRDefault="00C62513" w:rsidP="00FE393C">
      <w:pPr>
        <w:pStyle w:val="Corpsdetexte"/>
        <w:numPr>
          <w:ilvl w:val="0"/>
          <w:numId w:val="28"/>
        </w:numPr>
      </w:pPr>
      <w:r>
        <w:t xml:space="preserve">PROTECTED_PERMANENT_DATA : those data will not be erased (reset) during a </w:t>
      </w:r>
      <w:r w:rsidR="00CD5106">
        <w:t xml:space="preserve">normal </w:t>
      </w:r>
      <w:r>
        <w:t>maintenance operation of the EVC</w:t>
      </w:r>
      <w:r w:rsidR="00CD5106">
        <w:t xml:space="preserve"> </w:t>
      </w:r>
      <w:r w:rsidR="00FE772B">
        <w:t xml:space="preserve">(reading/resetting stored data on-board like diagnose data and permanent data, testing the EVC). </w:t>
      </w:r>
    </w:p>
    <w:p w:rsidR="00C62513" w:rsidRDefault="00FE772B" w:rsidP="00982ABA">
      <w:pPr>
        <w:pStyle w:val="Corpsdetexte"/>
        <w:ind w:left="720"/>
      </w:pPr>
      <w:r>
        <w:t>In order to reset the protected_permanent_data, a full re-programming of the EVC is needed.</w:t>
      </w:r>
      <w:r w:rsidR="004D78C8" w:rsidRPr="004D78C8">
        <w:t xml:space="preserve"> </w:t>
      </w:r>
      <w:r w:rsidR="004D78C8">
        <w:t>(re-programming of the EVC SW with appropriate tools, procedures and staff)</w:t>
      </w:r>
    </w:p>
    <w:p w:rsidR="007C1B46" w:rsidRPr="004A463C" w:rsidRDefault="007C1B46" w:rsidP="004A463C">
      <w:pPr>
        <w:pStyle w:val="Retraitcorpsdetexte"/>
        <w:rPr>
          <w:lang w:val="en-GB"/>
        </w:rPr>
      </w:pPr>
    </w:p>
    <w:p w:rsidR="00221D94" w:rsidRPr="00F51479" w:rsidRDefault="00221D94" w:rsidP="00221D94">
      <w:pPr>
        <w:pStyle w:val="Titre3"/>
      </w:pPr>
      <w:bookmarkStart w:id="1308" w:name="_Toc397948232"/>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308"/>
    </w:p>
    <w:p w:rsidR="00221D94" w:rsidRDefault="00221D94" w:rsidP="00221D94">
      <w:pPr>
        <w:pStyle w:val="Titre4"/>
      </w:pPr>
      <w:r>
        <w:t>Input</w:t>
      </w:r>
    </w:p>
    <w:p w:rsidR="00C652C2" w:rsidRPr="0098169B" w:rsidRDefault="00C652C2" w:rsidP="00C652C2">
      <w:pPr>
        <w:pStyle w:val="ADANB"/>
        <w:rPr>
          <w:color w:val="auto"/>
          <w:sz w:val="22"/>
          <w:szCs w:val="22"/>
        </w:rPr>
      </w:pPr>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coded_data_restored_at_power_up</w:t>
      </w:r>
    </w:p>
    <w:p w:rsidR="00221D94" w:rsidRDefault="00221D94" w:rsidP="00221D94">
      <w:pPr>
        <w:pStyle w:val="Titre4"/>
      </w:pPr>
      <w:r>
        <w:t>Output</w:t>
      </w:r>
    </w:p>
    <w:p w:rsidR="005963CD" w:rsidRPr="0098169B" w:rsidRDefault="005963CD" w:rsidP="005963CD">
      <w:pPr>
        <w:pStyle w:val="ADANB"/>
        <w:rPr>
          <w:color w:val="auto"/>
          <w:sz w:val="22"/>
          <w:szCs w:val="22"/>
        </w:rPr>
      </w:pPr>
      <w: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coded_data_to_be_restored_at_power_up</w:t>
      </w:r>
    </w:p>
    <w:p w:rsidR="00221D94" w:rsidRDefault="00221D94" w:rsidP="00221D94">
      <w:pPr>
        <w:pStyle w:val="Corpsdetexte"/>
      </w:pPr>
    </w:p>
    <w:p w:rsidR="00221D94" w:rsidRDefault="00221D94" w:rsidP="00221D94">
      <w:pPr>
        <w:pStyle w:val="Titre3"/>
      </w:pPr>
      <w:bookmarkStart w:id="1309" w:name="_Toc397948233"/>
      <w:r>
        <w:t>Service WRITE_PERMANENT_DATA</w:t>
      </w:r>
      <w:r w:rsidR="00773D7C">
        <w:t xml:space="preserve"> and WRITE_PERMANENT_RADIO_NETWORK_I</w:t>
      </w:r>
      <w:ins w:id="1310" w:author="3.0" w:date="2014-08-29T10:24:00Z">
        <w:r w:rsidR="00DD6703">
          <w:t>NFO</w:t>
        </w:r>
      </w:ins>
      <w:bookmarkEnd w:id="1309"/>
      <w:del w:id="1311" w:author="3.0" w:date="2014-08-29T10:24:00Z">
        <w:r w:rsidR="00773D7C" w:rsidDel="00DD6703">
          <w:delText>D</w:delText>
        </w:r>
      </w:del>
    </w:p>
    <w:p w:rsidR="00221D94" w:rsidRDefault="00221D94" w:rsidP="00221D94">
      <w:pPr>
        <w:pStyle w:val="Titre4"/>
      </w:pPr>
      <w:r>
        <w:t>Description</w:t>
      </w:r>
    </w:p>
    <w:p w:rsidR="007C1B46" w:rsidRDefault="009059FA" w:rsidP="009059FA">
      <w:r>
        <w:t xml:space="preserve">See </w:t>
      </w:r>
      <w:r>
        <w:fldChar w:fldCharType="begin"/>
      </w:r>
      <w:r>
        <w:instrText xml:space="preserve"> REF _Ref378591690 \r \h </w:instrText>
      </w:r>
      <w:r>
        <w:fldChar w:fldCharType="separate"/>
      </w:r>
      <w:r w:rsidR="006D6783">
        <w:t>4.4.1</w:t>
      </w:r>
      <w:r>
        <w:fldChar w:fldCharType="end"/>
      </w:r>
      <w:r>
        <w:t>.</w:t>
      </w:r>
    </w:p>
    <w:p w:rsidR="00221D94" w:rsidRDefault="00221D94" w:rsidP="00221D94">
      <w:pPr>
        <w:pStyle w:val="Titre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C62513">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C62513" w:rsidRPr="002231B1" w:rsidTr="00C62513">
        <w:tc>
          <w:tcPr>
            <w:tcW w:w="1843" w:type="dxa"/>
            <w:shd w:val="clear" w:color="auto" w:fill="auto"/>
          </w:tcPr>
          <w:p w:rsidR="00C62513" w:rsidRPr="002231B1" w:rsidRDefault="00C62513" w:rsidP="008D1837">
            <w:pPr>
              <w:pStyle w:val="ADANB"/>
            </w:pPr>
            <w:r w:rsidRPr="00FE0ADB">
              <w:t>VALUE</w:t>
            </w:r>
          </w:p>
        </w:tc>
        <w:tc>
          <w:tcPr>
            <w:tcW w:w="3666" w:type="dxa"/>
            <w:shd w:val="clear" w:color="auto" w:fill="auto"/>
          </w:tcPr>
          <w:p w:rsidR="00C62513" w:rsidRPr="00950A6A" w:rsidRDefault="00C62513" w:rsidP="008D1837">
            <w:pPr>
              <w:pStyle w:val="ADANB"/>
              <w:rPr>
                <w:lang w:val="fr-BE"/>
              </w:rPr>
            </w:pPr>
            <w:r w:rsidRPr="00950A6A">
              <w:rPr>
                <w:lang w:val="fr-BE"/>
              </w:rPr>
              <w:t>API_TYPES.PERMANENT_DATA_T</w:t>
            </w:r>
          </w:p>
        </w:tc>
        <w:tc>
          <w:tcPr>
            <w:tcW w:w="870" w:type="dxa"/>
            <w:shd w:val="clear" w:color="auto" w:fill="auto"/>
          </w:tcPr>
          <w:p w:rsidR="00C62513" w:rsidRPr="002231B1" w:rsidRDefault="00C62513" w:rsidP="008D1837">
            <w:pPr>
              <w:pStyle w:val="ADANB"/>
            </w:pPr>
            <w:r w:rsidRPr="002231B1">
              <w:t>in</w:t>
            </w:r>
          </w:p>
        </w:tc>
        <w:tc>
          <w:tcPr>
            <w:tcW w:w="3650" w:type="dxa"/>
            <w:shd w:val="clear" w:color="auto" w:fill="auto"/>
          </w:tcPr>
          <w:p w:rsidR="00C62513" w:rsidRPr="002231B1" w:rsidRDefault="00C62513" w:rsidP="008D1837">
            <w:pPr>
              <w:pStyle w:val="ADANB"/>
            </w:pPr>
            <w:r>
              <w:t>The last value saved in the Novram at the previous power-on or an empty data after a Novram reset or corruption detection.</w:t>
            </w:r>
          </w:p>
        </w:tc>
      </w:tr>
    </w:tbl>
    <w:p w:rsidR="00221D94" w:rsidRDefault="00221D94" w:rsidP="00221D94">
      <w:pPr>
        <w:pStyle w:val="Corpsdetexte"/>
      </w:pP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773D7C" w:rsidRPr="002231B1" w:rsidTr="00FE393C">
        <w:tc>
          <w:tcPr>
            <w:tcW w:w="1843" w:type="dxa"/>
            <w:shd w:val="clear" w:color="auto" w:fill="auto"/>
          </w:tcPr>
          <w:p w:rsidR="00773D7C" w:rsidRPr="00363CB1" w:rsidRDefault="00773D7C" w:rsidP="00FE393C">
            <w:pPr>
              <w:rPr>
                <w:sz w:val="16"/>
                <w:szCs w:val="16"/>
              </w:rPr>
            </w:pPr>
            <w:r w:rsidRPr="00363CB1">
              <w:rPr>
                <w:sz w:val="16"/>
                <w:szCs w:val="16"/>
              </w:rPr>
              <w:t>Name</w:t>
            </w:r>
          </w:p>
        </w:tc>
        <w:tc>
          <w:tcPr>
            <w:tcW w:w="3666" w:type="dxa"/>
            <w:shd w:val="clear" w:color="auto" w:fill="auto"/>
          </w:tcPr>
          <w:p w:rsidR="00773D7C" w:rsidRPr="00363CB1" w:rsidRDefault="00773D7C" w:rsidP="00FE393C">
            <w:pPr>
              <w:rPr>
                <w:sz w:val="16"/>
                <w:szCs w:val="16"/>
              </w:rPr>
            </w:pPr>
            <w:r w:rsidRPr="00363CB1">
              <w:rPr>
                <w:sz w:val="16"/>
                <w:szCs w:val="16"/>
              </w:rPr>
              <w:t>Type</w:t>
            </w:r>
          </w:p>
        </w:tc>
        <w:tc>
          <w:tcPr>
            <w:tcW w:w="870" w:type="dxa"/>
            <w:shd w:val="clear" w:color="auto" w:fill="auto"/>
          </w:tcPr>
          <w:p w:rsidR="00773D7C" w:rsidRPr="00363CB1" w:rsidRDefault="00773D7C" w:rsidP="00FE393C">
            <w:pPr>
              <w:rPr>
                <w:sz w:val="16"/>
                <w:szCs w:val="16"/>
              </w:rPr>
            </w:pPr>
            <w:r w:rsidRPr="00363CB1">
              <w:rPr>
                <w:sz w:val="16"/>
                <w:szCs w:val="16"/>
              </w:rPr>
              <w:t>Direction</w:t>
            </w:r>
          </w:p>
        </w:tc>
        <w:tc>
          <w:tcPr>
            <w:tcW w:w="3650" w:type="dxa"/>
            <w:shd w:val="clear" w:color="auto" w:fill="auto"/>
          </w:tcPr>
          <w:p w:rsidR="00773D7C" w:rsidRPr="00363CB1" w:rsidRDefault="00773D7C" w:rsidP="00FE393C">
            <w:pPr>
              <w:rPr>
                <w:sz w:val="16"/>
                <w:szCs w:val="16"/>
              </w:rPr>
            </w:pPr>
            <w:r w:rsidRPr="00363CB1">
              <w:rPr>
                <w:sz w:val="16"/>
                <w:szCs w:val="16"/>
              </w:rPr>
              <w:t>Description</w:t>
            </w:r>
          </w:p>
        </w:tc>
      </w:tr>
      <w:tr w:rsidR="00773D7C" w:rsidRPr="002231B1" w:rsidTr="00FE393C">
        <w:tc>
          <w:tcPr>
            <w:tcW w:w="1843" w:type="dxa"/>
            <w:shd w:val="clear" w:color="auto" w:fill="auto"/>
          </w:tcPr>
          <w:p w:rsidR="00773D7C" w:rsidRPr="002231B1" w:rsidRDefault="00773D7C" w:rsidP="008D1837">
            <w:pPr>
              <w:pStyle w:val="ADANB"/>
            </w:pPr>
            <w:r w:rsidRPr="00FE0ADB">
              <w:t>VALUE</w:t>
            </w:r>
          </w:p>
        </w:tc>
        <w:tc>
          <w:tcPr>
            <w:tcW w:w="3666" w:type="dxa"/>
            <w:shd w:val="clear" w:color="auto" w:fill="auto"/>
          </w:tcPr>
          <w:p w:rsidR="00773D7C" w:rsidRPr="00765966" w:rsidRDefault="00773D7C" w:rsidP="008D1837">
            <w:pPr>
              <w:pStyle w:val="ADANB"/>
            </w:pPr>
            <w:r w:rsidRPr="000679A6">
              <w:t>API_TYPES.PERMANENT_</w:t>
            </w:r>
            <w:r w:rsidR="00765966">
              <w:t>RADIO_NETWORK_I</w:t>
            </w:r>
            <w:ins w:id="1312" w:author="3.0" w:date="2014-08-29T10:24:00Z">
              <w:r w:rsidR="00DD6703">
                <w:t>NFO</w:t>
              </w:r>
            </w:ins>
            <w:del w:id="1313" w:author="3.0" w:date="2014-08-29T10:24:00Z">
              <w:r w:rsidR="00765966" w:rsidDel="00DD6703">
                <w:delText>D</w:delText>
              </w:r>
            </w:del>
          </w:p>
        </w:tc>
        <w:tc>
          <w:tcPr>
            <w:tcW w:w="870" w:type="dxa"/>
            <w:shd w:val="clear" w:color="auto" w:fill="auto"/>
          </w:tcPr>
          <w:p w:rsidR="00773D7C" w:rsidRPr="002231B1" w:rsidRDefault="00773D7C" w:rsidP="008D1837">
            <w:pPr>
              <w:pStyle w:val="ADANB"/>
            </w:pPr>
            <w:r w:rsidRPr="002231B1">
              <w:t>in</w:t>
            </w:r>
          </w:p>
        </w:tc>
        <w:tc>
          <w:tcPr>
            <w:tcW w:w="3650" w:type="dxa"/>
            <w:shd w:val="clear" w:color="auto" w:fill="auto"/>
          </w:tcPr>
          <w:p w:rsidR="00773D7C" w:rsidRPr="002231B1" w:rsidRDefault="00773D7C" w:rsidP="008D1837">
            <w:pPr>
              <w:pStyle w:val="ADANB"/>
            </w:pPr>
            <w:r>
              <w:t>The last value saved in the Novram at the previous power-on or an empty data in case of corruption.</w:t>
            </w:r>
          </w:p>
        </w:tc>
      </w:tr>
    </w:tbl>
    <w:p w:rsidR="00221D94" w:rsidRDefault="00221D94" w:rsidP="00221D94">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FE393C">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4A463C" w:rsidRPr="002231B1" w:rsidTr="00FE393C">
        <w:tc>
          <w:tcPr>
            <w:tcW w:w="1843" w:type="dxa"/>
            <w:shd w:val="clear" w:color="auto" w:fill="auto"/>
          </w:tcPr>
          <w:p w:rsidR="004A463C" w:rsidRPr="00363CB1" w:rsidRDefault="004A463C" w:rsidP="00FE393C">
            <w:pPr>
              <w:tabs>
                <w:tab w:val="center" w:pos="955"/>
              </w:tabs>
              <w:rPr>
                <w:sz w:val="16"/>
                <w:szCs w:val="16"/>
              </w:rPr>
            </w:pPr>
            <w:r w:rsidRPr="00363CB1">
              <w:rPr>
                <w:sz w:val="16"/>
                <w:szCs w:val="16"/>
              </w:rPr>
              <w:t>-</w:t>
            </w:r>
          </w:p>
        </w:tc>
        <w:tc>
          <w:tcPr>
            <w:tcW w:w="3666" w:type="dxa"/>
            <w:shd w:val="clear" w:color="auto" w:fill="auto"/>
          </w:tcPr>
          <w:p w:rsidR="004A463C" w:rsidRPr="00363CB1" w:rsidRDefault="004A463C" w:rsidP="00FE393C">
            <w:pPr>
              <w:rPr>
                <w:sz w:val="16"/>
                <w:szCs w:val="16"/>
              </w:rPr>
            </w:pPr>
            <w:r w:rsidRPr="00363CB1">
              <w:rPr>
                <w:sz w:val="16"/>
                <w:szCs w:val="16"/>
              </w:rPr>
              <w:t>-</w:t>
            </w:r>
          </w:p>
        </w:tc>
        <w:tc>
          <w:tcPr>
            <w:tcW w:w="870" w:type="dxa"/>
            <w:shd w:val="clear" w:color="auto" w:fill="auto"/>
          </w:tcPr>
          <w:p w:rsidR="004A463C" w:rsidRPr="00363CB1" w:rsidRDefault="004A463C" w:rsidP="00FE393C">
            <w:pPr>
              <w:rPr>
                <w:sz w:val="16"/>
                <w:szCs w:val="16"/>
              </w:rPr>
            </w:pPr>
            <w:r w:rsidRPr="00363CB1">
              <w:rPr>
                <w:sz w:val="16"/>
                <w:szCs w:val="16"/>
              </w:rPr>
              <w:t>-</w:t>
            </w:r>
          </w:p>
        </w:tc>
        <w:tc>
          <w:tcPr>
            <w:tcW w:w="3650" w:type="dxa"/>
            <w:shd w:val="clear" w:color="auto" w:fill="auto"/>
          </w:tcPr>
          <w:p w:rsidR="004A463C" w:rsidRPr="00363CB1" w:rsidRDefault="004A463C" w:rsidP="00FE393C">
            <w:pPr>
              <w:rPr>
                <w:sz w:val="16"/>
                <w:szCs w:val="16"/>
              </w:rPr>
            </w:pPr>
            <w:r w:rsidRPr="00363CB1">
              <w:rPr>
                <w:sz w:val="16"/>
                <w:szCs w:val="16"/>
              </w:rPr>
              <w:t>-</w:t>
            </w:r>
          </w:p>
        </w:tc>
      </w:tr>
    </w:tbl>
    <w:p w:rsidR="00221D94" w:rsidRDefault="00221D94" w:rsidP="00221D94">
      <w:pPr>
        <w:pStyle w:val="Titre4"/>
      </w:pPr>
      <w:r>
        <w:t>Expected behaviour &amp; usage</w:t>
      </w:r>
    </w:p>
    <w:p w:rsidR="008E6473" w:rsidRPr="002231B1" w:rsidRDefault="005A1D2E" w:rsidP="005A1D2E">
      <w:r>
        <w:t>This service shall s</w:t>
      </w:r>
      <w:r w:rsidR="008E6473">
        <w:t xml:space="preserve">tore </w:t>
      </w:r>
      <w:r w:rsidR="008E6473" w:rsidRPr="00AA17F0">
        <w:t>the</w:t>
      </w:r>
      <w:r w:rsidR="008E6473">
        <w:t xml:space="preserve"> data into a local buffer in order to use it as starting value for the train configuration.</w:t>
      </w:r>
    </w:p>
    <w:p w:rsidR="008E6473" w:rsidRDefault="008E6473" w:rsidP="00E634F5">
      <w:r w:rsidRPr="002231B1">
        <w:t xml:space="preserve">The </w:t>
      </w:r>
      <w:r w:rsidR="00E634F5">
        <w:t>Basic SW</w:t>
      </w:r>
      <w:r w:rsidRPr="002231B1">
        <w:t xml:space="preserve"> shall call this service </w:t>
      </w:r>
      <w:r>
        <w:t xml:space="preserve">once </w:t>
      </w:r>
      <w:r w:rsidR="00E634F5">
        <w:t xml:space="preserve">during the initialisation phase; </w:t>
      </w:r>
      <w:r>
        <w:t xml:space="preserve">after the initialisation of the </w:t>
      </w:r>
      <w:r w:rsidR="005B2BB9">
        <w:t>Application SW</w:t>
      </w:r>
      <w:r w:rsidR="00E634F5">
        <w:t xml:space="preserve"> (service INITIALIZE)</w:t>
      </w:r>
      <w:r>
        <w:t>.</w:t>
      </w:r>
    </w:p>
    <w:p w:rsidR="00C62513" w:rsidRDefault="00C62513" w:rsidP="008448E4">
      <w:r>
        <w:t xml:space="preserve">The data are protected against corruption by the </w:t>
      </w:r>
      <w:r w:rsidR="008448E4">
        <w:t>Basic SW</w:t>
      </w:r>
      <w:r>
        <w:t xml:space="preserve">, but this later does not guarantee that the data shall always have a content that is valid compared with the current </w:t>
      </w:r>
      <w:r w:rsidR="005B2BB9">
        <w:t>Application SW</w:t>
      </w:r>
      <w:r>
        <w:t xml:space="preserve"> installed on the train.</w:t>
      </w:r>
    </w:p>
    <w:p w:rsidR="00221D94" w:rsidRDefault="00C62513" w:rsidP="008448E4">
      <w:r>
        <w:lastRenderedPageBreak/>
        <w:t xml:space="preserve">It is advised that the </w:t>
      </w:r>
      <w:r w:rsidR="008448E4">
        <w:t>Application SW</w:t>
      </w:r>
      <w:r>
        <w:t xml:space="preserve"> adds a structure version in its data to ensure that the data are usable. If that version is not the expected one, the </w:t>
      </w:r>
      <w:r w:rsidR="008448E4">
        <w:t>Application SW</w:t>
      </w:r>
      <w:r>
        <w:t xml:space="preserve"> should not decode the data anymore (they were probably written with an older version of the software).</w:t>
      </w:r>
    </w:p>
    <w:p w:rsidR="007048F4" w:rsidRPr="007048F4" w:rsidRDefault="007048F4" w:rsidP="007048F4">
      <w:pPr>
        <w:pStyle w:val="Corpsdetexte"/>
      </w:pPr>
    </w:p>
    <w:p w:rsidR="00221D94" w:rsidRDefault="00221D94" w:rsidP="00221D94">
      <w:pPr>
        <w:pStyle w:val="Titre3"/>
      </w:pPr>
      <w:bookmarkStart w:id="1314" w:name="_Toc397948234"/>
      <w:r>
        <w:t>Service WRITE_PROTECTED_PERMANENT_DATA</w:t>
      </w:r>
      <w:bookmarkEnd w:id="1314"/>
    </w:p>
    <w:p w:rsidR="00221D94" w:rsidRDefault="00221D94" w:rsidP="00221D94">
      <w:pPr>
        <w:pStyle w:val="Titre4"/>
      </w:pPr>
      <w:r>
        <w:t>Description</w:t>
      </w:r>
    </w:p>
    <w:p w:rsidR="009059FA" w:rsidRDefault="009059FA" w:rsidP="009059FA">
      <w:r>
        <w:t xml:space="preserve">See </w:t>
      </w:r>
      <w:r>
        <w:fldChar w:fldCharType="begin"/>
      </w:r>
      <w:r>
        <w:instrText xml:space="preserve"> REF _Ref378591690 \r \h </w:instrText>
      </w:r>
      <w:r>
        <w:fldChar w:fldCharType="separate"/>
      </w:r>
      <w:r w:rsidR="006D6783">
        <w:t>4.4.1</w:t>
      </w:r>
      <w:r>
        <w:fldChar w:fldCharType="end"/>
      </w:r>
      <w:r>
        <w:t>.</w:t>
      </w:r>
    </w:p>
    <w:p w:rsidR="00221D94" w:rsidRDefault="00221D94" w:rsidP="00221D94">
      <w:pPr>
        <w:pStyle w:val="Titre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765966" w:rsidRPr="002231B1" w:rsidTr="00A70577">
        <w:tc>
          <w:tcPr>
            <w:tcW w:w="1843" w:type="dxa"/>
            <w:shd w:val="clear" w:color="auto" w:fill="auto"/>
          </w:tcPr>
          <w:p w:rsidR="00765966" w:rsidRPr="00363CB1" w:rsidRDefault="00765966" w:rsidP="00A70577">
            <w:pPr>
              <w:rPr>
                <w:sz w:val="16"/>
                <w:szCs w:val="16"/>
              </w:rPr>
            </w:pPr>
            <w:r w:rsidRPr="00363CB1">
              <w:rPr>
                <w:sz w:val="16"/>
                <w:szCs w:val="16"/>
              </w:rPr>
              <w:t>Name</w:t>
            </w:r>
          </w:p>
        </w:tc>
        <w:tc>
          <w:tcPr>
            <w:tcW w:w="3666" w:type="dxa"/>
            <w:shd w:val="clear" w:color="auto" w:fill="auto"/>
          </w:tcPr>
          <w:p w:rsidR="00765966" w:rsidRPr="00363CB1" w:rsidRDefault="00765966" w:rsidP="00A70577">
            <w:pPr>
              <w:rPr>
                <w:sz w:val="16"/>
                <w:szCs w:val="16"/>
              </w:rPr>
            </w:pPr>
            <w:r w:rsidRPr="00363CB1">
              <w:rPr>
                <w:sz w:val="16"/>
                <w:szCs w:val="16"/>
              </w:rPr>
              <w:t>Type</w:t>
            </w:r>
          </w:p>
        </w:tc>
        <w:tc>
          <w:tcPr>
            <w:tcW w:w="870" w:type="dxa"/>
            <w:shd w:val="clear" w:color="auto" w:fill="auto"/>
          </w:tcPr>
          <w:p w:rsidR="00765966" w:rsidRPr="00363CB1" w:rsidRDefault="00765966" w:rsidP="00A70577">
            <w:pPr>
              <w:rPr>
                <w:sz w:val="16"/>
                <w:szCs w:val="16"/>
              </w:rPr>
            </w:pPr>
            <w:r w:rsidRPr="00363CB1">
              <w:rPr>
                <w:sz w:val="16"/>
                <w:szCs w:val="16"/>
              </w:rPr>
              <w:t>Direction</w:t>
            </w:r>
          </w:p>
        </w:tc>
        <w:tc>
          <w:tcPr>
            <w:tcW w:w="3650" w:type="dxa"/>
            <w:shd w:val="clear" w:color="auto" w:fill="auto"/>
          </w:tcPr>
          <w:p w:rsidR="00765966" w:rsidRPr="00363CB1" w:rsidRDefault="00765966" w:rsidP="00A70577">
            <w:pPr>
              <w:rPr>
                <w:sz w:val="16"/>
                <w:szCs w:val="16"/>
              </w:rPr>
            </w:pPr>
            <w:r w:rsidRPr="00363CB1">
              <w:rPr>
                <w:sz w:val="16"/>
                <w:szCs w:val="16"/>
              </w:rPr>
              <w:t>Description</w:t>
            </w:r>
          </w:p>
        </w:tc>
      </w:tr>
      <w:tr w:rsidR="00765966" w:rsidRPr="002231B1" w:rsidTr="00A70577">
        <w:tc>
          <w:tcPr>
            <w:tcW w:w="1843" w:type="dxa"/>
            <w:shd w:val="clear" w:color="auto" w:fill="auto"/>
          </w:tcPr>
          <w:p w:rsidR="00765966" w:rsidRPr="002231B1" w:rsidRDefault="00765966" w:rsidP="008D1837">
            <w:pPr>
              <w:pStyle w:val="ADANB"/>
            </w:pPr>
            <w:r w:rsidRPr="00FE0ADB">
              <w:t>VALUE</w:t>
            </w:r>
          </w:p>
        </w:tc>
        <w:tc>
          <w:tcPr>
            <w:tcW w:w="3666" w:type="dxa"/>
            <w:shd w:val="clear" w:color="auto" w:fill="auto"/>
          </w:tcPr>
          <w:p w:rsidR="00765966" w:rsidRPr="00950A6A" w:rsidRDefault="00765966" w:rsidP="008D1837">
            <w:pPr>
              <w:pStyle w:val="ADANB"/>
              <w:rPr>
                <w:lang w:val="fr-BE"/>
              </w:rPr>
            </w:pPr>
            <w:r w:rsidRPr="00950A6A">
              <w:rPr>
                <w:lang w:val="fr-BE"/>
              </w:rPr>
              <w:t>API_TYPES.</w:t>
            </w:r>
            <w:r>
              <w:rPr>
                <w:lang w:val="fr-BE"/>
              </w:rPr>
              <w:t>PROTECTED_</w:t>
            </w:r>
            <w:r w:rsidRPr="00950A6A">
              <w:rPr>
                <w:lang w:val="fr-BE"/>
              </w:rPr>
              <w:t>PERMANENT_DATA_T</w:t>
            </w:r>
          </w:p>
        </w:tc>
        <w:tc>
          <w:tcPr>
            <w:tcW w:w="870" w:type="dxa"/>
            <w:shd w:val="clear" w:color="auto" w:fill="auto"/>
          </w:tcPr>
          <w:p w:rsidR="00765966" w:rsidRPr="002231B1" w:rsidRDefault="00765966" w:rsidP="008D1837">
            <w:pPr>
              <w:pStyle w:val="ADANB"/>
            </w:pPr>
            <w:r w:rsidRPr="002231B1">
              <w:t>in</w:t>
            </w:r>
          </w:p>
        </w:tc>
        <w:tc>
          <w:tcPr>
            <w:tcW w:w="3650" w:type="dxa"/>
            <w:shd w:val="clear" w:color="auto" w:fill="auto"/>
          </w:tcPr>
          <w:p w:rsidR="00765966" w:rsidRPr="002231B1" w:rsidRDefault="00765966" w:rsidP="008D1837">
            <w:pPr>
              <w:pStyle w:val="ADANB"/>
            </w:pPr>
            <w:r>
              <w:t>The last value saved in the Novram at the previous power-on or an empty data after corruption detection.</w:t>
            </w:r>
          </w:p>
        </w:tc>
      </w:tr>
    </w:tbl>
    <w:p w:rsidR="00221D94" w:rsidRDefault="00221D94" w:rsidP="00221D94">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FE393C">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4A463C" w:rsidRPr="002231B1" w:rsidTr="00FE393C">
        <w:tc>
          <w:tcPr>
            <w:tcW w:w="1843" w:type="dxa"/>
            <w:shd w:val="clear" w:color="auto" w:fill="auto"/>
          </w:tcPr>
          <w:p w:rsidR="004A463C" w:rsidRPr="00363CB1" w:rsidRDefault="004A463C" w:rsidP="00FE393C">
            <w:pPr>
              <w:tabs>
                <w:tab w:val="center" w:pos="955"/>
              </w:tabs>
              <w:rPr>
                <w:sz w:val="16"/>
                <w:szCs w:val="16"/>
              </w:rPr>
            </w:pPr>
            <w:r w:rsidRPr="00363CB1">
              <w:rPr>
                <w:sz w:val="16"/>
                <w:szCs w:val="16"/>
              </w:rPr>
              <w:t>-</w:t>
            </w:r>
          </w:p>
        </w:tc>
        <w:tc>
          <w:tcPr>
            <w:tcW w:w="3666" w:type="dxa"/>
            <w:shd w:val="clear" w:color="auto" w:fill="auto"/>
          </w:tcPr>
          <w:p w:rsidR="004A463C" w:rsidRPr="00363CB1" w:rsidRDefault="004A463C" w:rsidP="00FE393C">
            <w:pPr>
              <w:rPr>
                <w:sz w:val="16"/>
                <w:szCs w:val="16"/>
              </w:rPr>
            </w:pPr>
            <w:r w:rsidRPr="00363CB1">
              <w:rPr>
                <w:sz w:val="16"/>
                <w:szCs w:val="16"/>
              </w:rPr>
              <w:t>-</w:t>
            </w:r>
          </w:p>
        </w:tc>
        <w:tc>
          <w:tcPr>
            <w:tcW w:w="870" w:type="dxa"/>
            <w:shd w:val="clear" w:color="auto" w:fill="auto"/>
          </w:tcPr>
          <w:p w:rsidR="004A463C" w:rsidRPr="00363CB1" w:rsidRDefault="004A463C" w:rsidP="00FE393C">
            <w:pPr>
              <w:rPr>
                <w:sz w:val="16"/>
                <w:szCs w:val="16"/>
              </w:rPr>
            </w:pPr>
            <w:r w:rsidRPr="00363CB1">
              <w:rPr>
                <w:sz w:val="16"/>
                <w:szCs w:val="16"/>
              </w:rPr>
              <w:t>-</w:t>
            </w:r>
          </w:p>
        </w:tc>
        <w:tc>
          <w:tcPr>
            <w:tcW w:w="3650" w:type="dxa"/>
            <w:shd w:val="clear" w:color="auto" w:fill="auto"/>
          </w:tcPr>
          <w:p w:rsidR="004A463C" w:rsidRPr="00363CB1" w:rsidRDefault="004A463C" w:rsidP="00FE393C">
            <w:pPr>
              <w:rPr>
                <w:sz w:val="16"/>
                <w:szCs w:val="16"/>
              </w:rPr>
            </w:pPr>
            <w:r w:rsidRPr="00363CB1">
              <w:rPr>
                <w:sz w:val="16"/>
                <w:szCs w:val="16"/>
              </w:rPr>
              <w:t>-</w:t>
            </w:r>
          </w:p>
        </w:tc>
      </w:tr>
    </w:tbl>
    <w:p w:rsidR="00221D94" w:rsidRDefault="00221D94" w:rsidP="00221D94">
      <w:pPr>
        <w:pStyle w:val="Titre4"/>
      </w:pPr>
      <w:r>
        <w:t>Expected behaviour &amp; usage</w:t>
      </w:r>
    </w:p>
    <w:p w:rsidR="00B51FC7" w:rsidRPr="002231B1" w:rsidRDefault="00B51FC7" w:rsidP="00B51FC7">
      <w:r>
        <w:t xml:space="preserve">This service shall store </w:t>
      </w:r>
      <w:r w:rsidRPr="00AA17F0">
        <w:t>the</w:t>
      </w:r>
      <w:r>
        <w:t xml:space="preserve"> data into a local buffer in order to use it as starting value for the train configuration.</w:t>
      </w:r>
    </w:p>
    <w:p w:rsidR="00B51FC7" w:rsidRDefault="00B51FC7" w:rsidP="00B51FC7">
      <w:r w:rsidRPr="002231B1">
        <w:t xml:space="preserve">The </w:t>
      </w:r>
      <w:r>
        <w:t>Basic SW</w:t>
      </w:r>
      <w:r w:rsidRPr="002231B1">
        <w:t xml:space="preserve"> shall call this service </w:t>
      </w:r>
      <w:r>
        <w:t xml:space="preserve">once during the initialisation phase; after the initialisation of the </w:t>
      </w:r>
      <w:r w:rsidR="005B2BB9">
        <w:t>Application SW</w:t>
      </w:r>
      <w:r>
        <w:t xml:space="preserve"> (service INITIALIZE).</w:t>
      </w:r>
    </w:p>
    <w:p w:rsidR="00B51FC7" w:rsidRDefault="00B51FC7" w:rsidP="00B51FC7">
      <w:r>
        <w:t xml:space="preserve">The data are protected against corruption by the Basic SW, but this later does not guarantee that the data shall always have a content that is valid compared with the current </w:t>
      </w:r>
      <w:r w:rsidR="005B2BB9">
        <w:t>Application SW</w:t>
      </w:r>
      <w:r>
        <w:t xml:space="preserve"> installed on the train.</w:t>
      </w:r>
    </w:p>
    <w:p w:rsidR="00B51FC7" w:rsidRDefault="00B51FC7" w:rsidP="00B51FC7">
      <w:r>
        <w:t>It is advised that the Application SW adds a structure version in its data to ensure that the data are usable. If that version is not the expected one, the Application SW should not decode the data anymore (they were probably written with an older version of the software).</w:t>
      </w:r>
    </w:p>
    <w:p w:rsidR="008E6473" w:rsidRDefault="008E6473" w:rsidP="00B51FC7">
      <w:r>
        <w:t xml:space="preserve">As these data </w:t>
      </w:r>
      <w:r w:rsidRPr="00B51FC7">
        <w:t>CANNOT</w:t>
      </w:r>
      <w:r w:rsidRPr="00045585">
        <w:t xml:space="preserve"> be </w:t>
      </w:r>
      <w:r>
        <w:t xml:space="preserve">erased by the </w:t>
      </w:r>
      <w:r w:rsidR="000308F0">
        <w:t xml:space="preserve">“normal </w:t>
      </w:r>
      <w:r>
        <w:t>maintenance</w:t>
      </w:r>
      <w:r w:rsidR="000308F0">
        <w:t>”</w:t>
      </w:r>
      <w:r>
        <w:t xml:space="preserve"> team</w:t>
      </w:r>
      <w:r w:rsidR="000308F0">
        <w:t xml:space="preserve"> (see </w:t>
      </w:r>
      <w:r w:rsidR="000308F0">
        <w:fldChar w:fldCharType="begin"/>
      </w:r>
      <w:r w:rsidR="000308F0">
        <w:instrText xml:space="preserve"> REF _Ref378591690 \r \h </w:instrText>
      </w:r>
      <w:r w:rsidR="000308F0">
        <w:fldChar w:fldCharType="separate"/>
      </w:r>
      <w:r w:rsidR="006D6783">
        <w:t>4.4.1</w:t>
      </w:r>
      <w:r w:rsidR="000308F0">
        <w:fldChar w:fldCharType="end"/>
      </w:r>
      <w:r w:rsidR="000308F0">
        <w:t>)</w:t>
      </w:r>
      <w:r>
        <w:t xml:space="preserve">, the </w:t>
      </w:r>
      <w:r w:rsidR="00B51FC7">
        <w:t>Application SW</w:t>
      </w:r>
      <w:r>
        <w:t xml:space="preserve"> must ensure that the decoding </w:t>
      </w:r>
      <w:r w:rsidR="004E5014">
        <w:t xml:space="preserve">of that PROTECTED_PERMANENT_DATA that it will achieve </w:t>
      </w:r>
      <w:r>
        <w:t xml:space="preserve">shall not </w:t>
      </w:r>
      <w:r w:rsidR="000308F0">
        <w:t xml:space="preserve">lead to a failure (shutdown) of </w:t>
      </w:r>
      <w:r>
        <w:t>the EVC</w:t>
      </w:r>
      <w:r w:rsidR="004E5014">
        <w:t xml:space="preserve"> SW</w:t>
      </w:r>
      <w:r>
        <w:t xml:space="preserve">. If it is the case, the </w:t>
      </w:r>
      <w:r w:rsidR="000308F0">
        <w:t xml:space="preserve">EVC </w:t>
      </w:r>
      <w:r>
        <w:t xml:space="preserve">shall never be able to start again until </w:t>
      </w:r>
      <w:r w:rsidR="000308F0">
        <w:t xml:space="preserve">a </w:t>
      </w:r>
      <w:r>
        <w:t xml:space="preserve">new software is downloaded </w:t>
      </w:r>
      <w:r w:rsidR="0097785D">
        <w:t xml:space="preserve">(re-programming of the EVC SW </w:t>
      </w:r>
      <w:r w:rsidR="00D1053B">
        <w:t>with</w:t>
      </w:r>
      <w:r w:rsidR="0097785D">
        <w:t xml:space="preserve"> appropriate tools, procedures and staff) </w:t>
      </w:r>
      <w:r>
        <w:t>to restore a correct content to that Novram</w:t>
      </w:r>
      <w:r w:rsidR="000308F0">
        <w:t xml:space="preserve"> data</w:t>
      </w:r>
      <w:r>
        <w:t>.</w:t>
      </w:r>
    </w:p>
    <w:p w:rsidR="00C52E54" w:rsidRDefault="00C52E54" w:rsidP="00C52E54">
      <w:pPr>
        <w:pStyle w:val="Titre3"/>
      </w:pPr>
      <w:bookmarkStart w:id="1315" w:name="_Toc392147362"/>
      <w:bookmarkStart w:id="1316" w:name="_Toc397948235"/>
      <w:bookmarkEnd w:id="1315"/>
      <w:r>
        <w:t>Service READ_PERMANENT_DATA</w:t>
      </w:r>
      <w:bookmarkEnd w:id="1316"/>
      <w:r w:rsidR="00773D7C">
        <w:t xml:space="preserve"> </w:t>
      </w:r>
    </w:p>
    <w:p w:rsidR="00C52E54" w:rsidRDefault="00C52E54" w:rsidP="00C52E54">
      <w:pPr>
        <w:pStyle w:val="Titre4"/>
      </w:pPr>
      <w:r>
        <w:t>Description</w:t>
      </w:r>
    </w:p>
    <w:p w:rsidR="009059FA" w:rsidRDefault="009059FA" w:rsidP="009059FA">
      <w:r>
        <w:t xml:space="preserve">See </w:t>
      </w:r>
      <w:r>
        <w:fldChar w:fldCharType="begin"/>
      </w:r>
      <w:r>
        <w:instrText xml:space="preserve"> REF _Ref378591690 \r \h </w:instrText>
      </w:r>
      <w:r>
        <w:fldChar w:fldCharType="separate"/>
      </w:r>
      <w:r w:rsidR="006D6783">
        <w:t>4.4.1</w:t>
      </w:r>
      <w:r>
        <w:fldChar w:fldCharType="end"/>
      </w:r>
      <w:r>
        <w:t>.</w:t>
      </w:r>
    </w:p>
    <w:p w:rsidR="00C52E54" w:rsidRDefault="00C52E54" w:rsidP="00C52E54">
      <w:pPr>
        <w:pStyle w:val="Titre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FE393C">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4A463C" w:rsidRPr="002231B1" w:rsidTr="00FE393C">
        <w:tc>
          <w:tcPr>
            <w:tcW w:w="1843" w:type="dxa"/>
            <w:shd w:val="clear" w:color="auto" w:fill="auto"/>
          </w:tcPr>
          <w:p w:rsidR="004A463C" w:rsidRPr="00363CB1" w:rsidRDefault="004A463C" w:rsidP="00FE393C">
            <w:pPr>
              <w:tabs>
                <w:tab w:val="center" w:pos="955"/>
              </w:tabs>
              <w:rPr>
                <w:sz w:val="16"/>
                <w:szCs w:val="16"/>
              </w:rPr>
            </w:pPr>
            <w:r w:rsidRPr="00363CB1">
              <w:rPr>
                <w:sz w:val="16"/>
                <w:szCs w:val="16"/>
              </w:rPr>
              <w:t>-</w:t>
            </w:r>
          </w:p>
        </w:tc>
        <w:tc>
          <w:tcPr>
            <w:tcW w:w="3666" w:type="dxa"/>
            <w:shd w:val="clear" w:color="auto" w:fill="auto"/>
          </w:tcPr>
          <w:p w:rsidR="004A463C" w:rsidRPr="00363CB1" w:rsidRDefault="004A463C" w:rsidP="00FE393C">
            <w:pPr>
              <w:rPr>
                <w:sz w:val="16"/>
                <w:szCs w:val="16"/>
              </w:rPr>
            </w:pPr>
            <w:r w:rsidRPr="00363CB1">
              <w:rPr>
                <w:sz w:val="16"/>
                <w:szCs w:val="16"/>
              </w:rPr>
              <w:t>-</w:t>
            </w:r>
          </w:p>
        </w:tc>
        <w:tc>
          <w:tcPr>
            <w:tcW w:w="870" w:type="dxa"/>
            <w:shd w:val="clear" w:color="auto" w:fill="auto"/>
          </w:tcPr>
          <w:p w:rsidR="004A463C" w:rsidRPr="00363CB1" w:rsidRDefault="004A463C" w:rsidP="00FE393C">
            <w:pPr>
              <w:rPr>
                <w:sz w:val="16"/>
                <w:szCs w:val="16"/>
              </w:rPr>
            </w:pPr>
            <w:r w:rsidRPr="00363CB1">
              <w:rPr>
                <w:sz w:val="16"/>
                <w:szCs w:val="16"/>
              </w:rPr>
              <w:t>-</w:t>
            </w:r>
          </w:p>
        </w:tc>
        <w:tc>
          <w:tcPr>
            <w:tcW w:w="3650" w:type="dxa"/>
            <w:shd w:val="clear" w:color="auto" w:fill="auto"/>
          </w:tcPr>
          <w:p w:rsidR="004A463C" w:rsidRPr="00363CB1" w:rsidRDefault="004A463C" w:rsidP="00FE393C">
            <w:pPr>
              <w:rPr>
                <w:sz w:val="16"/>
                <w:szCs w:val="16"/>
              </w:rPr>
            </w:pPr>
            <w:r w:rsidRPr="00363CB1">
              <w:rPr>
                <w:sz w:val="16"/>
                <w:szCs w:val="16"/>
              </w:rPr>
              <w:t>-</w:t>
            </w:r>
          </w:p>
        </w:tc>
      </w:tr>
    </w:tbl>
    <w:p w:rsidR="00C52E54" w:rsidRDefault="00C52E54" w:rsidP="00C52E54">
      <w:pPr>
        <w:pStyle w:val="Titre4"/>
      </w:pPr>
      <w:r>
        <w:t>Returned value</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8E6473">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8E6473" w:rsidRPr="002231B1" w:rsidTr="008E6473">
        <w:tc>
          <w:tcPr>
            <w:tcW w:w="1843" w:type="dxa"/>
            <w:shd w:val="clear" w:color="auto" w:fill="auto"/>
          </w:tcPr>
          <w:p w:rsidR="008E6473" w:rsidRPr="002231B1" w:rsidRDefault="008E6473" w:rsidP="008D1837">
            <w:pPr>
              <w:pStyle w:val="ADANB"/>
            </w:pPr>
            <w:r w:rsidRPr="002231B1">
              <w:lastRenderedPageBreak/>
              <w:t>-</w:t>
            </w:r>
          </w:p>
        </w:tc>
        <w:tc>
          <w:tcPr>
            <w:tcW w:w="3666" w:type="dxa"/>
            <w:shd w:val="clear" w:color="auto" w:fill="auto"/>
          </w:tcPr>
          <w:p w:rsidR="008E6473" w:rsidRPr="000679A6" w:rsidRDefault="008E6473" w:rsidP="008D1837">
            <w:pPr>
              <w:pStyle w:val="ADANB"/>
              <w:rPr>
                <w:lang w:val="fr-BE"/>
              </w:rPr>
            </w:pPr>
            <w:r w:rsidRPr="000679A6">
              <w:rPr>
                <w:lang w:val="fr-BE"/>
              </w:rPr>
              <w:t>API_TYPES.PERMANENT_DATA_T</w:t>
            </w:r>
          </w:p>
        </w:tc>
        <w:tc>
          <w:tcPr>
            <w:tcW w:w="870" w:type="dxa"/>
            <w:shd w:val="clear" w:color="auto" w:fill="auto"/>
          </w:tcPr>
          <w:p w:rsidR="008E6473" w:rsidRPr="002231B1" w:rsidRDefault="008E6473" w:rsidP="008D1837">
            <w:pPr>
              <w:pStyle w:val="ADANB"/>
            </w:pPr>
            <w:r>
              <w:t>-</w:t>
            </w:r>
          </w:p>
        </w:tc>
        <w:tc>
          <w:tcPr>
            <w:tcW w:w="3650" w:type="dxa"/>
            <w:shd w:val="clear" w:color="auto" w:fill="auto"/>
          </w:tcPr>
          <w:p w:rsidR="008E6473" w:rsidRPr="002231B1" w:rsidRDefault="008E6473" w:rsidP="008D1837">
            <w:pPr>
              <w:pStyle w:val="ADANB"/>
            </w:pPr>
            <w:r w:rsidRPr="000679A6">
              <w:t>The data to store in the Novram of the EVC</w:t>
            </w:r>
          </w:p>
        </w:tc>
      </w:tr>
    </w:tbl>
    <w:p w:rsidR="00C52E54" w:rsidRDefault="00C52E54" w:rsidP="00C52E54">
      <w:pPr>
        <w:pStyle w:val="Titre4"/>
      </w:pPr>
      <w:r>
        <w:t>Expected behaviour &amp; usage</w:t>
      </w:r>
    </w:p>
    <w:p w:rsidR="008E6473" w:rsidRPr="002231B1" w:rsidRDefault="00773D7C" w:rsidP="00773D7C">
      <w:r>
        <w:t>This service shall r</w:t>
      </w:r>
      <w:r w:rsidR="008E6473">
        <w:t>eturn the data to be stored in the Novram.</w:t>
      </w:r>
    </w:p>
    <w:p w:rsidR="008E6473" w:rsidRDefault="008E6473" w:rsidP="00773D7C">
      <w:r w:rsidRPr="002231B1">
        <w:t xml:space="preserve">The </w:t>
      </w:r>
      <w:r w:rsidR="00773D7C">
        <w:t>Basic SW</w:t>
      </w:r>
      <w:r w:rsidRPr="002231B1">
        <w:t xml:space="preserve"> shall call this service </w:t>
      </w:r>
      <w:r>
        <w:t xml:space="preserve">once per cycle after the activation of the </w:t>
      </w:r>
      <w:r w:rsidR="00773D7C">
        <w:t>Application SW</w:t>
      </w:r>
      <w:r>
        <w:t>.</w:t>
      </w:r>
    </w:p>
    <w:p w:rsidR="008E6473" w:rsidRDefault="008E6473" w:rsidP="00773D7C">
      <w:pPr>
        <w:rPr>
          <w:lang w:eastAsia="en-US"/>
        </w:rPr>
      </w:pPr>
      <w:r w:rsidRPr="00E3088B">
        <w:rPr>
          <w:lang w:eastAsia="en-US"/>
        </w:rPr>
        <w:t xml:space="preserve">The value of each used byte must be defined </w:t>
      </w:r>
      <w:r>
        <w:rPr>
          <w:lang w:eastAsia="en-US"/>
        </w:rPr>
        <w:t xml:space="preserve">(constrained - </w:t>
      </w:r>
      <w:r w:rsidRPr="00C311A6">
        <w:rPr>
          <w:lang w:eastAsia="en-US"/>
        </w:rPr>
        <w:t>no spare bytes</w:t>
      </w:r>
      <w:r w:rsidR="00773D7C">
        <w:rPr>
          <w:lang w:eastAsia="en-US"/>
        </w:rPr>
        <w:t>)</w:t>
      </w:r>
    </w:p>
    <w:p w:rsidR="00A0087F" w:rsidRPr="00A0087F" w:rsidRDefault="00A0087F" w:rsidP="00A0087F">
      <w:pPr>
        <w:pStyle w:val="Corpsdetexte"/>
        <w:rPr>
          <w:lang w:eastAsia="en-US"/>
        </w:rPr>
      </w:pPr>
    </w:p>
    <w:p w:rsidR="00724298" w:rsidRDefault="00AD4EEA" w:rsidP="00724298">
      <w:pPr>
        <w:pStyle w:val="Titre3"/>
      </w:pPr>
      <w:bookmarkStart w:id="1317" w:name="_Toc397948236"/>
      <w:r>
        <w:t xml:space="preserve">Service </w:t>
      </w:r>
      <w:r w:rsidR="00724298">
        <w:t>READ_PROTECTED_PERMANENT_DATA</w:t>
      </w:r>
      <w:bookmarkEnd w:id="1317"/>
    </w:p>
    <w:p w:rsidR="00724298" w:rsidRDefault="00724298" w:rsidP="00724298">
      <w:pPr>
        <w:pStyle w:val="Titre4"/>
      </w:pPr>
      <w:r>
        <w:t>Description</w:t>
      </w:r>
    </w:p>
    <w:p w:rsidR="00724298" w:rsidRDefault="00724298" w:rsidP="00724298">
      <w:r>
        <w:t xml:space="preserve">See </w:t>
      </w:r>
      <w:r>
        <w:fldChar w:fldCharType="begin"/>
      </w:r>
      <w:r>
        <w:instrText xml:space="preserve"> REF _Ref378591690 \r \h </w:instrText>
      </w:r>
      <w:r>
        <w:fldChar w:fldCharType="separate"/>
      </w:r>
      <w:r w:rsidR="006D6783">
        <w:t>4.4.1</w:t>
      </w:r>
      <w:r>
        <w:fldChar w:fldCharType="end"/>
      </w:r>
      <w:r>
        <w:t>.</w:t>
      </w:r>
    </w:p>
    <w:p w:rsidR="00724298" w:rsidRDefault="00724298" w:rsidP="00724298">
      <w:pPr>
        <w:pStyle w:val="Titre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724298" w:rsidRPr="002231B1" w:rsidTr="00FE393C">
        <w:tc>
          <w:tcPr>
            <w:tcW w:w="1843" w:type="dxa"/>
            <w:shd w:val="clear" w:color="auto" w:fill="auto"/>
          </w:tcPr>
          <w:p w:rsidR="00724298" w:rsidRPr="00363CB1" w:rsidRDefault="00724298" w:rsidP="00FE393C">
            <w:pPr>
              <w:rPr>
                <w:sz w:val="16"/>
                <w:szCs w:val="16"/>
              </w:rPr>
            </w:pPr>
            <w:r w:rsidRPr="00363CB1">
              <w:rPr>
                <w:sz w:val="16"/>
                <w:szCs w:val="16"/>
              </w:rPr>
              <w:t>Name</w:t>
            </w:r>
          </w:p>
        </w:tc>
        <w:tc>
          <w:tcPr>
            <w:tcW w:w="3666" w:type="dxa"/>
            <w:shd w:val="clear" w:color="auto" w:fill="auto"/>
          </w:tcPr>
          <w:p w:rsidR="00724298" w:rsidRPr="00363CB1" w:rsidRDefault="00724298" w:rsidP="00FE393C">
            <w:pPr>
              <w:rPr>
                <w:sz w:val="16"/>
                <w:szCs w:val="16"/>
              </w:rPr>
            </w:pPr>
            <w:r w:rsidRPr="00363CB1">
              <w:rPr>
                <w:sz w:val="16"/>
                <w:szCs w:val="16"/>
              </w:rPr>
              <w:t>Type</w:t>
            </w:r>
          </w:p>
        </w:tc>
        <w:tc>
          <w:tcPr>
            <w:tcW w:w="870" w:type="dxa"/>
            <w:shd w:val="clear" w:color="auto" w:fill="auto"/>
          </w:tcPr>
          <w:p w:rsidR="00724298" w:rsidRPr="00363CB1" w:rsidRDefault="00724298" w:rsidP="00FE393C">
            <w:pPr>
              <w:rPr>
                <w:sz w:val="16"/>
                <w:szCs w:val="16"/>
              </w:rPr>
            </w:pPr>
            <w:r w:rsidRPr="00363CB1">
              <w:rPr>
                <w:sz w:val="16"/>
                <w:szCs w:val="16"/>
              </w:rPr>
              <w:t>Direction</w:t>
            </w:r>
          </w:p>
        </w:tc>
        <w:tc>
          <w:tcPr>
            <w:tcW w:w="3650" w:type="dxa"/>
            <w:shd w:val="clear" w:color="auto" w:fill="auto"/>
          </w:tcPr>
          <w:p w:rsidR="00724298" w:rsidRPr="00363CB1" w:rsidRDefault="00724298" w:rsidP="00FE393C">
            <w:pPr>
              <w:rPr>
                <w:sz w:val="16"/>
                <w:szCs w:val="16"/>
              </w:rPr>
            </w:pPr>
            <w:r w:rsidRPr="00363CB1">
              <w:rPr>
                <w:sz w:val="16"/>
                <w:szCs w:val="16"/>
              </w:rPr>
              <w:t>Description</w:t>
            </w:r>
          </w:p>
        </w:tc>
      </w:tr>
      <w:tr w:rsidR="00724298" w:rsidRPr="002231B1" w:rsidTr="00FE393C">
        <w:tc>
          <w:tcPr>
            <w:tcW w:w="1843" w:type="dxa"/>
            <w:shd w:val="clear" w:color="auto" w:fill="auto"/>
          </w:tcPr>
          <w:p w:rsidR="00724298" w:rsidRPr="00363CB1" w:rsidRDefault="00724298" w:rsidP="00FE393C">
            <w:pPr>
              <w:tabs>
                <w:tab w:val="center" w:pos="955"/>
              </w:tabs>
              <w:rPr>
                <w:sz w:val="16"/>
                <w:szCs w:val="16"/>
              </w:rPr>
            </w:pPr>
            <w:r w:rsidRPr="00363CB1">
              <w:rPr>
                <w:sz w:val="16"/>
                <w:szCs w:val="16"/>
              </w:rPr>
              <w:t>-</w:t>
            </w:r>
          </w:p>
        </w:tc>
        <w:tc>
          <w:tcPr>
            <w:tcW w:w="3666" w:type="dxa"/>
            <w:shd w:val="clear" w:color="auto" w:fill="auto"/>
          </w:tcPr>
          <w:p w:rsidR="00724298" w:rsidRPr="00363CB1" w:rsidRDefault="00724298" w:rsidP="00FE393C">
            <w:pPr>
              <w:rPr>
                <w:sz w:val="16"/>
                <w:szCs w:val="16"/>
              </w:rPr>
            </w:pPr>
            <w:r w:rsidRPr="00363CB1">
              <w:rPr>
                <w:sz w:val="16"/>
                <w:szCs w:val="16"/>
              </w:rPr>
              <w:t>-</w:t>
            </w:r>
          </w:p>
        </w:tc>
        <w:tc>
          <w:tcPr>
            <w:tcW w:w="870" w:type="dxa"/>
            <w:shd w:val="clear" w:color="auto" w:fill="auto"/>
          </w:tcPr>
          <w:p w:rsidR="00724298" w:rsidRPr="00363CB1" w:rsidRDefault="00724298" w:rsidP="00FE393C">
            <w:pPr>
              <w:rPr>
                <w:sz w:val="16"/>
                <w:szCs w:val="16"/>
              </w:rPr>
            </w:pPr>
            <w:r w:rsidRPr="00363CB1">
              <w:rPr>
                <w:sz w:val="16"/>
                <w:szCs w:val="16"/>
              </w:rPr>
              <w:t>-</w:t>
            </w:r>
          </w:p>
        </w:tc>
        <w:tc>
          <w:tcPr>
            <w:tcW w:w="3650" w:type="dxa"/>
            <w:shd w:val="clear" w:color="auto" w:fill="auto"/>
          </w:tcPr>
          <w:p w:rsidR="00724298" w:rsidRPr="00363CB1" w:rsidRDefault="00724298" w:rsidP="00FE393C">
            <w:pPr>
              <w:rPr>
                <w:sz w:val="16"/>
                <w:szCs w:val="16"/>
              </w:rPr>
            </w:pPr>
            <w:r w:rsidRPr="00363CB1">
              <w:rPr>
                <w:sz w:val="16"/>
                <w:szCs w:val="16"/>
              </w:rPr>
              <w:t>-</w:t>
            </w:r>
          </w:p>
        </w:tc>
      </w:tr>
    </w:tbl>
    <w:p w:rsidR="00724298" w:rsidRDefault="00724298" w:rsidP="00724298">
      <w:pPr>
        <w:pStyle w:val="Titre4"/>
      </w:pPr>
      <w:r>
        <w:t>Returned value</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724298" w:rsidRPr="002231B1" w:rsidTr="00FE393C">
        <w:tc>
          <w:tcPr>
            <w:tcW w:w="1843" w:type="dxa"/>
            <w:shd w:val="clear" w:color="auto" w:fill="auto"/>
          </w:tcPr>
          <w:p w:rsidR="00724298" w:rsidRPr="00363CB1" w:rsidRDefault="00724298" w:rsidP="00FE393C">
            <w:pPr>
              <w:rPr>
                <w:sz w:val="16"/>
                <w:szCs w:val="16"/>
              </w:rPr>
            </w:pPr>
            <w:r w:rsidRPr="00363CB1">
              <w:rPr>
                <w:sz w:val="16"/>
                <w:szCs w:val="16"/>
              </w:rPr>
              <w:t>Name</w:t>
            </w:r>
          </w:p>
        </w:tc>
        <w:tc>
          <w:tcPr>
            <w:tcW w:w="3666" w:type="dxa"/>
            <w:shd w:val="clear" w:color="auto" w:fill="auto"/>
          </w:tcPr>
          <w:p w:rsidR="00724298" w:rsidRPr="00363CB1" w:rsidRDefault="00724298" w:rsidP="00FE393C">
            <w:pPr>
              <w:rPr>
                <w:sz w:val="16"/>
                <w:szCs w:val="16"/>
              </w:rPr>
            </w:pPr>
            <w:r w:rsidRPr="00363CB1">
              <w:rPr>
                <w:sz w:val="16"/>
                <w:szCs w:val="16"/>
              </w:rPr>
              <w:t>Type</w:t>
            </w:r>
          </w:p>
        </w:tc>
        <w:tc>
          <w:tcPr>
            <w:tcW w:w="870" w:type="dxa"/>
            <w:shd w:val="clear" w:color="auto" w:fill="auto"/>
          </w:tcPr>
          <w:p w:rsidR="00724298" w:rsidRPr="00363CB1" w:rsidRDefault="00724298" w:rsidP="00FE393C">
            <w:pPr>
              <w:rPr>
                <w:sz w:val="16"/>
                <w:szCs w:val="16"/>
              </w:rPr>
            </w:pPr>
            <w:r w:rsidRPr="00363CB1">
              <w:rPr>
                <w:sz w:val="16"/>
                <w:szCs w:val="16"/>
              </w:rPr>
              <w:t>Direction</w:t>
            </w:r>
          </w:p>
        </w:tc>
        <w:tc>
          <w:tcPr>
            <w:tcW w:w="3650" w:type="dxa"/>
            <w:shd w:val="clear" w:color="auto" w:fill="auto"/>
          </w:tcPr>
          <w:p w:rsidR="00724298" w:rsidRPr="00363CB1" w:rsidRDefault="00724298" w:rsidP="00FE393C">
            <w:pPr>
              <w:rPr>
                <w:sz w:val="16"/>
                <w:szCs w:val="16"/>
              </w:rPr>
            </w:pPr>
            <w:r w:rsidRPr="00363CB1">
              <w:rPr>
                <w:sz w:val="16"/>
                <w:szCs w:val="16"/>
              </w:rPr>
              <w:t>Description</w:t>
            </w:r>
          </w:p>
        </w:tc>
      </w:tr>
      <w:tr w:rsidR="00724298" w:rsidRPr="002231B1" w:rsidTr="00FE393C">
        <w:tc>
          <w:tcPr>
            <w:tcW w:w="1843" w:type="dxa"/>
            <w:shd w:val="clear" w:color="auto" w:fill="auto"/>
          </w:tcPr>
          <w:p w:rsidR="00724298" w:rsidRPr="002231B1" w:rsidRDefault="00724298" w:rsidP="008D1837">
            <w:pPr>
              <w:pStyle w:val="ADANB"/>
            </w:pPr>
            <w:r w:rsidRPr="002231B1">
              <w:t>-</w:t>
            </w:r>
          </w:p>
        </w:tc>
        <w:tc>
          <w:tcPr>
            <w:tcW w:w="3666" w:type="dxa"/>
            <w:shd w:val="clear" w:color="auto" w:fill="auto"/>
          </w:tcPr>
          <w:p w:rsidR="00724298" w:rsidRPr="002231B1" w:rsidRDefault="00724298" w:rsidP="008D1837">
            <w:pPr>
              <w:pStyle w:val="ADANB"/>
            </w:pPr>
            <w:r w:rsidRPr="000679A6">
              <w:rPr>
                <w:lang w:val="fr-BE"/>
              </w:rPr>
              <w:t>API_TYPES.</w:t>
            </w:r>
            <w:r w:rsidRPr="000679A6">
              <w:t>PROTECTED_PERMANENT_DATA_T</w:t>
            </w:r>
          </w:p>
        </w:tc>
        <w:tc>
          <w:tcPr>
            <w:tcW w:w="870" w:type="dxa"/>
            <w:shd w:val="clear" w:color="auto" w:fill="auto"/>
          </w:tcPr>
          <w:p w:rsidR="00724298" w:rsidRPr="002231B1" w:rsidRDefault="00724298" w:rsidP="008D1837">
            <w:pPr>
              <w:pStyle w:val="ADANB"/>
            </w:pPr>
            <w:r>
              <w:t>-</w:t>
            </w:r>
          </w:p>
        </w:tc>
        <w:tc>
          <w:tcPr>
            <w:tcW w:w="3650" w:type="dxa"/>
            <w:shd w:val="clear" w:color="auto" w:fill="auto"/>
          </w:tcPr>
          <w:p w:rsidR="00724298" w:rsidRPr="002231B1" w:rsidRDefault="00724298" w:rsidP="008D1837">
            <w:pPr>
              <w:pStyle w:val="ADANB"/>
            </w:pPr>
            <w:r w:rsidRPr="000679A6">
              <w:t>The data to store in the Novram of the EVC</w:t>
            </w:r>
          </w:p>
        </w:tc>
      </w:tr>
    </w:tbl>
    <w:p w:rsidR="00724298" w:rsidRDefault="00724298" w:rsidP="00724298">
      <w:pPr>
        <w:pStyle w:val="Titre4"/>
      </w:pPr>
      <w:r>
        <w:t>Expected behaviour &amp; usage</w:t>
      </w:r>
    </w:p>
    <w:p w:rsidR="00724298" w:rsidRPr="002231B1" w:rsidRDefault="00724298" w:rsidP="00724298">
      <w:r>
        <w:t>This service shall return the data to be stored in the Novram.</w:t>
      </w:r>
    </w:p>
    <w:p w:rsidR="00724298" w:rsidRDefault="00724298" w:rsidP="00724298">
      <w:r w:rsidRPr="002231B1">
        <w:t xml:space="preserve">The </w:t>
      </w:r>
      <w:r>
        <w:t>Basic SW</w:t>
      </w:r>
      <w:r w:rsidRPr="002231B1">
        <w:t xml:space="preserve"> shall call this service </w:t>
      </w:r>
      <w:r>
        <w:t>once per cycle after the activation of the Application SW.</w:t>
      </w:r>
    </w:p>
    <w:p w:rsidR="00724298" w:rsidRPr="008E6473" w:rsidRDefault="00724298" w:rsidP="00724298">
      <w:r w:rsidRPr="00E3088B">
        <w:rPr>
          <w:lang w:eastAsia="en-US"/>
        </w:rPr>
        <w:t xml:space="preserve">The value of each used byte must be defined </w:t>
      </w:r>
      <w:r>
        <w:rPr>
          <w:lang w:eastAsia="en-US"/>
        </w:rPr>
        <w:t xml:space="preserve">(constrained - </w:t>
      </w:r>
      <w:r w:rsidRPr="00C311A6">
        <w:rPr>
          <w:lang w:eastAsia="en-US"/>
        </w:rPr>
        <w:t>no spare bytes</w:t>
      </w:r>
      <w:r>
        <w:rPr>
          <w:lang w:eastAsia="en-US"/>
        </w:rPr>
        <w:t>)</w:t>
      </w:r>
    </w:p>
    <w:p w:rsidR="0051534A" w:rsidRPr="00724298" w:rsidRDefault="0051534A" w:rsidP="00724298">
      <w:pPr>
        <w:pStyle w:val="Corpsdetexte"/>
        <w:rPr>
          <w:lang w:eastAsia="en-US"/>
        </w:rPr>
      </w:pPr>
    </w:p>
    <w:p w:rsidR="00221D94" w:rsidRDefault="00221D94" w:rsidP="00221D94">
      <w:pPr>
        <w:pStyle w:val="Titre3"/>
      </w:pPr>
      <w:bookmarkStart w:id="1318" w:name="_Toc397948237"/>
      <w:r w:rsidRPr="00196E00">
        <w:t>SW API extract (ADA Source Code)</w:t>
      </w:r>
      <w:bookmarkEnd w:id="1318"/>
    </w:p>
    <w:p w:rsidR="00DD6703" w:rsidRDefault="00DD6703" w:rsidP="00C52E54">
      <w:pPr>
        <w:pStyle w:val="ADANB"/>
        <w:rPr>
          <w:ins w:id="1319" w:author="3.0" w:date="2014-08-29T10:29:00Z"/>
        </w:rPr>
      </w:pPr>
    </w:p>
    <w:p w:rsidR="00DD6703" w:rsidRDefault="00DD6703" w:rsidP="00C52E54">
      <w:pPr>
        <w:pStyle w:val="ADANB"/>
        <w:rPr>
          <w:ins w:id="1320" w:author="3.0" w:date="2014-08-29T10:26:00Z"/>
        </w:rPr>
      </w:pPr>
      <w:ins w:id="1321" w:author="3.0" w:date="2014-08-29T10:29:00Z">
        <w:r>
          <w:t>…</w:t>
        </w:r>
      </w:ins>
    </w:p>
    <w:p w:rsidR="00DD6703" w:rsidRPr="00B33231" w:rsidRDefault="00DD6703">
      <w:pPr>
        <w:pStyle w:val="ADANB"/>
        <w:rPr>
          <w:ins w:id="1322" w:author="3.0" w:date="2014-08-29T10:29:00Z"/>
        </w:rPr>
        <w:pPrChange w:id="1323" w:author="3.0" w:date="2014-08-29T10:29:00Z">
          <w:pPr>
            <w:pStyle w:val="Textebrut"/>
            <w:spacing w:after="0"/>
          </w:pPr>
        </w:pPrChange>
      </w:pPr>
      <w:ins w:id="1324" w:author="3.0" w:date="2014-08-29T10:29:00Z">
        <w:r w:rsidRPr="00B33231">
          <w:t>type NETWORK_REGISTRATION_INFO_T (BEARER_TYPE : BEARER_CAPABILITY_T := GSM_R_ONLY) is</w:t>
        </w:r>
      </w:ins>
    </w:p>
    <w:p w:rsidR="00DD6703" w:rsidRPr="00B33231" w:rsidRDefault="00DD6703">
      <w:pPr>
        <w:pStyle w:val="ADANB"/>
        <w:rPr>
          <w:ins w:id="1325" w:author="3.0" w:date="2014-08-29T10:29:00Z"/>
        </w:rPr>
        <w:pPrChange w:id="1326" w:author="3.0" w:date="2014-08-29T10:29:00Z">
          <w:pPr>
            <w:pStyle w:val="Textebrut"/>
            <w:spacing w:after="0"/>
          </w:pPr>
        </w:pPrChange>
      </w:pPr>
      <w:ins w:id="1327" w:author="3.0" w:date="2014-08-29T10:29:00Z">
        <w:r w:rsidRPr="00B33231">
          <w:t xml:space="preserve">    record</w:t>
        </w:r>
      </w:ins>
    </w:p>
    <w:p w:rsidR="00DD6703" w:rsidRPr="00B33231" w:rsidRDefault="00DD6703">
      <w:pPr>
        <w:pStyle w:val="ADANB"/>
        <w:rPr>
          <w:ins w:id="1328" w:author="3.0" w:date="2014-08-29T10:29:00Z"/>
        </w:rPr>
        <w:pPrChange w:id="1329" w:author="3.0" w:date="2014-08-29T10:29:00Z">
          <w:pPr>
            <w:pStyle w:val="Textebrut"/>
            <w:spacing w:after="0"/>
          </w:pPr>
        </w:pPrChange>
      </w:pPr>
      <w:ins w:id="1330" w:author="3.0" w:date="2014-08-29T10:29:00Z">
        <w:r w:rsidRPr="00B33231">
          <w:t xml:space="preserve">      NETWORK_ID : RADIO_NETWORK_ID_T;</w:t>
        </w:r>
      </w:ins>
    </w:p>
    <w:p w:rsidR="00DD6703" w:rsidRPr="00B33231" w:rsidRDefault="00DD6703">
      <w:pPr>
        <w:pStyle w:val="ADANB"/>
        <w:rPr>
          <w:ins w:id="1331" w:author="3.0" w:date="2014-08-29T10:29:00Z"/>
        </w:rPr>
        <w:pPrChange w:id="1332" w:author="3.0" w:date="2014-08-29T10:29:00Z">
          <w:pPr>
            <w:pStyle w:val="Textebrut"/>
            <w:spacing w:after="0"/>
          </w:pPr>
        </w:pPrChange>
      </w:pPr>
    </w:p>
    <w:p w:rsidR="00DD6703" w:rsidRPr="00B33231" w:rsidRDefault="00DD6703">
      <w:pPr>
        <w:pStyle w:val="ADANB"/>
        <w:rPr>
          <w:ins w:id="1333" w:author="3.0" w:date="2014-08-29T10:29:00Z"/>
        </w:rPr>
        <w:pPrChange w:id="1334" w:author="3.0" w:date="2014-08-29T10:29:00Z">
          <w:pPr>
            <w:pStyle w:val="Textebrut"/>
            <w:spacing w:after="0"/>
          </w:pPr>
        </w:pPrChange>
      </w:pPr>
      <w:ins w:id="1335" w:author="3.0" w:date="2014-08-29T10:29:00Z">
        <w:r w:rsidRPr="00B33231">
          <w:t xml:space="preserve">      case BEARER_TYPE is</w:t>
        </w:r>
      </w:ins>
    </w:p>
    <w:p w:rsidR="00DD6703" w:rsidRPr="00B33231" w:rsidRDefault="00DD6703">
      <w:pPr>
        <w:pStyle w:val="ADANB"/>
        <w:rPr>
          <w:ins w:id="1336" w:author="3.0" w:date="2014-08-29T10:29:00Z"/>
        </w:rPr>
        <w:pPrChange w:id="1337" w:author="3.0" w:date="2014-08-29T10:29:00Z">
          <w:pPr>
            <w:pStyle w:val="Textebrut"/>
            <w:spacing w:after="0"/>
          </w:pPr>
        </w:pPrChange>
      </w:pPr>
      <w:ins w:id="1338" w:author="3.0" w:date="2014-08-29T10:29:00Z">
        <w:r w:rsidRPr="00B33231">
          <w:t xml:space="preserve">        when GSM_R_ONLY =&gt;</w:t>
        </w:r>
      </w:ins>
    </w:p>
    <w:p w:rsidR="00DD6703" w:rsidRPr="00B33231" w:rsidRDefault="00DD6703">
      <w:pPr>
        <w:pStyle w:val="ADANB"/>
        <w:rPr>
          <w:ins w:id="1339" w:author="3.0" w:date="2014-08-29T10:29:00Z"/>
        </w:rPr>
        <w:pPrChange w:id="1340" w:author="3.0" w:date="2014-08-29T10:29:00Z">
          <w:pPr>
            <w:pStyle w:val="Textebrut"/>
            <w:spacing w:after="0"/>
          </w:pPr>
        </w:pPrChange>
      </w:pPr>
      <w:ins w:id="1341" w:author="3.0" w:date="2014-08-29T10:29:00Z">
        <w:r w:rsidRPr="00B33231">
          <w:t xml:space="preserve">          null;</w:t>
        </w:r>
      </w:ins>
    </w:p>
    <w:p w:rsidR="00DD6703" w:rsidRPr="00B33231" w:rsidRDefault="00DD6703">
      <w:pPr>
        <w:pStyle w:val="ADANB"/>
        <w:rPr>
          <w:ins w:id="1342" w:author="3.0" w:date="2014-08-29T10:29:00Z"/>
        </w:rPr>
        <w:pPrChange w:id="1343" w:author="3.0" w:date="2014-08-29T10:29:00Z">
          <w:pPr>
            <w:pStyle w:val="Textebrut"/>
            <w:spacing w:after="0"/>
          </w:pPr>
        </w:pPrChange>
      </w:pPr>
      <w:ins w:id="1344" w:author="3.0" w:date="2014-08-29T10:29:00Z">
        <w:r w:rsidRPr="00B33231">
          <w:t xml:space="preserve">        when GPRS_WITH_GSM_R_FALLBACK =&gt;</w:t>
        </w:r>
      </w:ins>
    </w:p>
    <w:p w:rsidR="00DD6703" w:rsidRPr="00550982" w:rsidRDefault="00DD6703">
      <w:pPr>
        <w:pStyle w:val="ADANB"/>
        <w:rPr>
          <w:ins w:id="1345" w:author="3.0" w:date="2014-08-29T10:29:00Z"/>
          <w:lang w:val="fr-BE"/>
          <w:rPrChange w:id="1346" w:author="3.0" w:date="2014-08-29T11:08:00Z">
            <w:rPr>
              <w:ins w:id="1347" w:author="3.0" w:date="2014-08-29T10:29:00Z"/>
            </w:rPr>
          </w:rPrChange>
        </w:rPr>
        <w:pPrChange w:id="1348" w:author="3.0" w:date="2014-08-29T10:29:00Z">
          <w:pPr>
            <w:pStyle w:val="Textebrut"/>
            <w:spacing w:after="0"/>
          </w:pPr>
        </w:pPrChange>
      </w:pPr>
      <w:ins w:id="1349" w:author="3.0" w:date="2014-08-29T10:29:00Z">
        <w:r w:rsidRPr="00B33231">
          <w:t xml:space="preserve">          </w:t>
        </w:r>
        <w:r w:rsidRPr="00550982">
          <w:rPr>
            <w:lang w:val="fr-BE"/>
            <w:rPrChange w:id="1350" w:author="3.0" w:date="2014-08-29T11:08:00Z">
              <w:rPr/>
            </w:rPrChange>
          </w:rPr>
          <w:t>NID_APN : APN_IDENTITY_T;</w:t>
        </w:r>
      </w:ins>
    </w:p>
    <w:p w:rsidR="00DD6703" w:rsidRPr="00B33231" w:rsidRDefault="00DD6703">
      <w:pPr>
        <w:pStyle w:val="ADANB"/>
        <w:rPr>
          <w:ins w:id="1351" w:author="3.0" w:date="2014-08-29T10:29:00Z"/>
        </w:rPr>
        <w:pPrChange w:id="1352" w:author="3.0" w:date="2014-08-29T10:29:00Z">
          <w:pPr>
            <w:pStyle w:val="Textebrut"/>
            <w:spacing w:after="0"/>
          </w:pPr>
        </w:pPrChange>
      </w:pPr>
      <w:ins w:id="1353" w:author="3.0" w:date="2014-08-29T10:29:00Z">
        <w:r w:rsidRPr="00550982">
          <w:rPr>
            <w:lang w:val="fr-BE"/>
            <w:rPrChange w:id="1354" w:author="3.0" w:date="2014-08-29T11:08:00Z">
              <w:rPr/>
            </w:rPrChange>
          </w:rPr>
          <w:t xml:space="preserve">      </w:t>
        </w:r>
        <w:r w:rsidRPr="00B33231">
          <w:t>end case;</w:t>
        </w:r>
      </w:ins>
    </w:p>
    <w:p w:rsidR="00DD6703" w:rsidRPr="00B33231" w:rsidRDefault="00DD6703">
      <w:pPr>
        <w:pStyle w:val="ADANB"/>
        <w:rPr>
          <w:ins w:id="1355" w:author="3.0" w:date="2014-08-29T10:29:00Z"/>
        </w:rPr>
        <w:pPrChange w:id="1356" w:author="3.0" w:date="2014-08-29T10:29:00Z">
          <w:pPr>
            <w:pStyle w:val="Textebrut"/>
            <w:spacing w:after="0"/>
          </w:pPr>
        </w:pPrChange>
      </w:pPr>
      <w:ins w:id="1357" w:author="3.0" w:date="2014-08-29T10:29:00Z">
        <w:r w:rsidRPr="00B33231">
          <w:t xml:space="preserve">    end record;</w:t>
        </w:r>
      </w:ins>
    </w:p>
    <w:p w:rsidR="00FF4C92" w:rsidRDefault="00FF4C92" w:rsidP="00C52E54">
      <w:pPr>
        <w:pStyle w:val="ADANB"/>
        <w:rPr>
          <w:ins w:id="1358" w:author="3.0" w:date="2014-09-08T13:46:00Z"/>
        </w:rPr>
      </w:pPr>
    </w:p>
    <w:p w:rsidR="00891185" w:rsidRDefault="00891185" w:rsidP="00C52E54">
      <w:pPr>
        <w:pStyle w:val="ADANB"/>
        <w:rPr>
          <w:ins w:id="1359" w:author="3.0" w:date="2014-09-04T10:32:00Z"/>
        </w:rPr>
      </w:pPr>
      <w:ins w:id="1360" w:author="3.0" w:date="2014-09-04T10:32:00Z">
        <w:r>
          <w:t>-- OpenETCS : BEARER_TYPE shall always be GSM_R_ONLY</w:t>
        </w:r>
      </w:ins>
    </w:p>
    <w:p w:rsidR="00891185" w:rsidRDefault="00891185" w:rsidP="00C52E54">
      <w:pPr>
        <w:pStyle w:val="ADANB"/>
        <w:rPr>
          <w:ins w:id="1361" w:author="3.0" w:date="2014-09-04T10:32:00Z"/>
        </w:rPr>
      </w:pPr>
    </w:p>
    <w:p w:rsidR="00DD6703" w:rsidRDefault="00DD6703" w:rsidP="00C52E54">
      <w:pPr>
        <w:pStyle w:val="ADANB"/>
        <w:rPr>
          <w:ins w:id="1362" w:author="3.0" w:date="2014-08-29T10:26:00Z"/>
        </w:rPr>
      </w:pPr>
      <w:ins w:id="1363" w:author="3.0" w:date="2014-08-29T10:29:00Z">
        <w:r>
          <w:t>….</w:t>
        </w:r>
      </w:ins>
    </w:p>
    <w:p w:rsidR="00DD6703" w:rsidRDefault="00DD6703" w:rsidP="00C52E54">
      <w:pPr>
        <w:pStyle w:val="ADANB"/>
        <w:rPr>
          <w:ins w:id="1364" w:author="3.0" w:date="2014-08-29T10:26:00Z"/>
        </w:rPr>
      </w:pPr>
    </w:p>
    <w:p w:rsidR="00C52E54" w:rsidRPr="00F41C9A" w:rsidRDefault="00C52E54" w:rsidP="00C52E54">
      <w:pPr>
        <w:pStyle w:val="ADANB"/>
      </w:pPr>
      <w:r w:rsidRPr="00F41C9A">
        <w:t>package ERTMS_TRAINBORN_GENERIC_API is</w:t>
      </w:r>
    </w:p>
    <w:p w:rsidR="00C52E54" w:rsidRPr="00F41C9A" w:rsidRDefault="00C52E54" w:rsidP="00C52E54">
      <w:pPr>
        <w:pStyle w:val="ADANB"/>
      </w:pPr>
      <w:r w:rsidRPr="00F41C9A">
        <w:t>.</w:t>
      </w:r>
    </w:p>
    <w:p w:rsidR="00C52E54" w:rsidRPr="00F41C9A" w:rsidRDefault="00C52E54" w:rsidP="00C52E54">
      <w:pPr>
        <w:pStyle w:val="ADANB"/>
      </w:pPr>
      <w:r w:rsidRPr="00F41C9A">
        <w:t>.</w:t>
      </w:r>
    </w:p>
    <w:p w:rsidR="00C52E54" w:rsidRPr="00F41C9A" w:rsidRDefault="00C52E54" w:rsidP="00C52E54">
      <w:pPr>
        <w:pStyle w:val="ADANB"/>
      </w:pPr>
      <w:r w:rsidRPr="00F41C9A">
        <w:t>.</w:t>
      </w:r>
    </w:p>
    <w:p w:rsidR="00C52E54" w:rsidRPr="00F41C9A" w:rsidRDefault="00C52E54" w:rsidP="00C52E54">
      <w:pPr>
        <w:pStyle w:val="ADANB"/>
      </w:pPr>
      <w:r w:rsidRPr="00F41C9A">
        <w:lastRenderedPageBreak/>
        <w:t xml:space="preserve">  -------------------------------------------------------------------------------------------------</w:t>
      </w:r>
    </w:p>
    <w:p w:rsidR="00C52E54" w:rsidRPr="00F41C9A" w:rsidRDefault="00C52E54" w:rsidP="00C52E54">
      <w:pPr>
        <w:pStyle w:val="ADANB"/>
      </w:pPr>
      <w:r w:rsidRPr="00F41C9A">
        <w:t xml:space="preserve">  -- Permanency services</w:t>
      </w:r>
    </w:p>
    <w:p w:rsidR="00C52E54" w:rsidRPr="00F41C9A" w:rsidRDefault="00C52E54" w:rsidP="00C52E54">
      <w:pPr>
        <w:pStyle w:val="ADANB"/>
      </w:pPr>
      <w:r w:rsidRPr="00F41C9A">
        <w:t xml:space="preserve">  -------------------------------------------------------------------------------------------------</w:t>
      </w:r>
    </w:p>
    <w:p w:rsidR="00C52E54" w:rsidRPr="00F41C9A" w:rsidRDefault="00C52E54" w:rsidP="00C52E54">
      <w:pPr>
        <w:pStyle w:val="ADANB"/>
      </w:pPr>
      <w:r w:rsidRPr="00F41C9A">
        <w:t xml:space="preserve">  -- procedure activated once at the initialisation to restore the previous state of the system.</w:t>
      </w:r>
    </w:p>
    <w:p w:rsidR="00C52E54" w:rsidRPr="00F41C9A" w:rsidRDefault="00C52E54" w:rsidP="00C52E54">
      <w:pPr>
        <w:pStyle w:val="ADANB"/>
      </w:pPr>
      <w:r w:rsidRPr="00F41C9A">
        <w:t xml:space="preserve">  -- VALUE shall be (VALUE.SIZE = 0) when the NOVRAM is empty to use the FIRST_PERMANENT_DATA_C </w:t>
      </w:r>
    </w:p>
    <w:p w:rsidR="00C52E54" w:rsidRPr="00F41C9A" w:rsidRDefault="00C52E54" w:rsidP="00C52E54">
      <w:pPr>
        <w:pStyle w:val="ADANB"/>
      </w:pPr>
      <w:r w:rsidRPr="00F41C9A">
        <w:t xml:space="preserve">  -- permanent data.</w:t>
      </w:r>
    </w:p>
    <w:p w:rsidR="00C52E54" w:rsidRPr="00F41C9A" w:rsidRDefault="00C52E54" w:rsidP="00C52E54">
      <w:pPr>
        <w:pStyle w:val="ADANB"/>
      </w:pPr>
      <w:r w:rsidRPr="00F41C9A">
        <w:t xml:space="preserve">  -- A length coherence is done to be sur all given bytes are used during the conversion.</w:t>
      </w:r>
    </w:p>
    <w:p w:rsidR="00C52E54" w:rsidRPr="00F41C9A" w:rsidRDefault="00C52E54" w:rsidP="00C52E54">
      <w:pPr>
        <w:pStyle w:val="ADANB"/>
      </w:pPr>
      <w:r w:rsidRPr="00F41C9A">
        <w:t xml:space="preserve">  procedure WRITE_PERMANENT_DATA (VALUE : in TYPES.BYTE_DATA_T);</w:t>
      </w:r>
    </w:p>
    <w:p w:rsidR="00C52E54" w:rsidRPr="00F41C9A" w:rsidRDefault="00C52E54" w:rsidP="00C52E54">
      <w:pPr>
        <w:pStyle w:val="ADANB"/>
      </w:pPr>
    </w:p>
    <w:p w:rsidR="00C52E54" w:rsidRPr="00F41C9A" w:rsidRDefault="00C52E54" w:rsidP="00C52E54">
      <w:pPr>
        <w:pStyle w:val="ADANB"/>
      </w:pPr>
      <w:r w:rsidRPr="00F41C9A">
        <w:t xml:space="preserve">  -- function read on each cycle to save the current state of the system. If the returned value is </w:t>
      </w:r>
    </w:p>
    <w:p w:rsidR="00C52E54" w:rsidRPr="00F41C9A" w:rsidRDefault="00C52E54" w:rsidP="00C52E54">
      <w:pPr>
        <w:pStyle w:val="ADANB"/>
      </w:pPr>
      <w:r w:rsidRPr="00F41C9A">
        <w:t xml:space="preserve">  -- too much long (more than MAX_PERMANENT_DATA_MESSAGE_SIZE_C bytes), an empty BYTE_STRING_T is </w:t>
      </w:r>
    </w:p>
    <w:p w:rsidR="00C52E54" w:rsidRPr="00F41C9A" w:rsidRDefault="00C52E54" w:rsidP="00C52E54">
      <w:pPr>
        <w:pStyle w:val="ADANB"/>
      </w:pPr>
      <w:r w:rsidRPr="00F41C9A">
        <w:t xml:space="preserve">  -- returned and an ATBL error is raised.</w:t>
      </w:r>
    </w:p>
    <w:p w:rsidR="00C52E54" w:rsidRPr="00F41C9A" w:rsidRDefault="00C52E54" w:rsidP="00C52E54">
      <w:pPr>
        <w:pStyle w:val="ADANB"/>
      </w:pPr>
      <w:r w:rsidRPr="00F41C9A">
        <w:t xml:space="preserve">  function READ_PERMANENT_DATA return TYPES.BYTE_DATA_T;</w:t>
      </w:r>
    </w:p>
    <w:p w:rsidR="00C52E54" w:rsidRPr="00F41C9A" w:rsidRDefault="00C52E54" w:rsidP="00C52E54">
      <w:pPr>
        <w:pStyle w:val="ADANB"/>
      </w:pPr>
    </w:p>
    <w:p w:rsidR="00C52E54" w:rsidRPr="00F41C9A" w:rsidRDefault="00C52E54" w:rsidP="00C52E54">
      <w:pPr>
        <w:pStyle w:val="ADANB"/>
      </w:pPr>
      <w:r w:rsidRPr="00F41C9A">
        <w:t xml:space="preserve">  -- procedure activated once at the initialisation to restore the RADIO NETWORK ID stored into the BSW NOVRAM</w:t>
      </w:r>
    </w:p>
    <w:p w:rsidR="00C52E54" w:rsidRPr="00F41C9A" w:rsidRDefault="00C52E54" w:rsidP="00C52E54">
      <w:pPr>
        <w:pStyle w:val="ADANB"/>
      </w:pPr>
      <w:r w:rsidRPr="00F41C9A">
        <w:t xml:space="preserve">  procedure WRITE_PERMANENT_RADIO_NETWORK_</w:t>
      </w:r>
      <w:del w:id="1365" w:author="3.0" w:date="2014-08-29T10:24:00Z">
        <w:r w:rsidRPr="00F41C9A" w:rsidDel="00DD6703">
          <w:delText xml:space="preserve">ID </w:delText>
        </w:r>
      </w:del>
      <w:ins w:id="1366" w:author="3.0" w:date="2014-08-29T10:24:00Z">
        <w:r w:rsidR="00DD6703" w:rsidRPr="00F41C9A">
          <w:t>I</w:t>
        </w:r>
        <w:r w:rsidR="00DD6703">
          <w:t>NFO</w:t>
        </w:r>
        <w:r w:rsidR="00DD6703" w:rsidRPr="00F41C9A">
          <w:t xml:space="preserve"> </w:t>
        </w:r>
      </w:ins>
      <w:r w:rsidRPr="00F41C9A">
        <w:t>(VALUE : ERTMS_TRAINBORN_GENERIC_API_TYPES.</w:t>
      </w:r>
      <w:del w:id="1367" w:author="3.0" w:date="2014-08-29T10:25:00Z">
        <w:r w:rsidRPr="00F41C9A" w:rsidDel="00DD6703">
          <w:delText>RADIO_</w:delText>
        </w:r>
      </w:del>
      <w:r w:rsidRPr="00F41C9A">
        <w:t>NETWORK_</w:t>
      </w:r>
      <w:del w:id="1368" w:author="3.0" w:date="2014-08-29T10:25:00Z">
        <w:r w:rsidRPr="00F41C9A" w:rsidDel="00DD6703">
          <w:delText>ID</w:delText>
        </w:r>
      </w:del>
      <w:ins w:id="1369" w:author="3.0" w:date="2014-08-29T10:25:00Z">
        <w:r w:rsidR="00DD6703">
          <w:t>REGISTRATION_INFO</w:t>
        </w:r>
      </w:ins>
      <w:r w:rsidRPr="00F41C9A">
        <w:t>_T);</w:t>
      </w:r>
    </w:p>
    <w:p w:rsidR="00C52E54" w:rsidRPr="00F41C9A" w:rsidRDefault="00C52E54" w:rsidP="00C52E54">
      <w:pPr>
        <w:pStyle w:val="ADANB"/>
      </w:pPr>
    </w:p>
    <w:p w:rsidR="00C52E54" w:rsidRPr="00F41C9A" w:rsidRDefault="00C52E54" w:rsidP="00C52E54">
      <w:pPr>
        <w:pStyle w:val="ADANB"/>
      </w:pPr>
      <w:r w:rsidRPr="00F41C9A">
        <w:t xml:space="preserve">  -- procedure activated once at the initialisation to restore the previous protected data of the system.</w:t>
      </w:r>
    </w:p>
    <w:p w:rsidR="00C52E54" w:rsidRPr="00F41C9A" w:rsidRDefault="00C52E54" w:rsidP="00C52E54">
      <w:pPr>
        <w:pStyle w:val="ADANB"/>
      </w:pPr>
      <w:r w:rsidRPr="00F41C9A">
        <w:t xml:space="preserve">  -- VALUE shall be (VALUE.SIZE = 0) when the NOVRAM is empty to use the FIRST_PROTECTED_PERMANENT_DATA_C </w:t>
      </w:r>
    </w:p>
    <w:p w:rsidR="00C52E54" w:rsidRPr="00F41C9A" w:rsidRDefault="00C52E54" w:rsidP="00C52E54">
      <w:pPr>
        <w:pStyle w:val="ADANB"/>
      </w:pPr>
      <w:r w:rsidRPr="00F41C9A">
        <w:t xml:space="preserve">  -- protected permanent data.</w:t>
      </w:r>
    </w:p>
    <w:p w:rsidR="00C52E54" w:rsidRPr="00F41C9A" w:rsidRDefault="00C52E54" w:rsidP="00C52E54">
      <w:pPr>
        <w:pStyle w:val="ADANB"/>
      </w:pPr>
      <w:r w:rsidRPr="00F41C9A">
        <w:t xml:space="preserve">  -- A length coherence is done to be sur all given bytes are used during the conversion.</w:t>
      </w:r>
    </w:p>
    <w:p w:rsidR="00C52E54" w:rsidRPr="00F41C9A" w:rsidRDefault="00C52E54" w:rsidP="00C52E54">
      <w:pPr>
        <w:pStyle w:val="ADANB"/>
      </w:pPr>
      <w:r w:rsidRPr="00F41C9A">
        <w:t xml:space="preserve">  procedure WRITE_PROTECTED_PERMANENT_DATA (VALUE : in TYPES.BYTE_DATA_T);</w:t>
      </w:r>
    </w:p>
    <w:p w:rsidR="00C52E54" w:rsidRPr="00F41C9A" w:rsidRDefault="00C52E54" w:rsidP="00C52E54">
      <w:pPr>
        <w:pStyle w:val="ADANB"/>
      </w:pPr>
    </w:p>
    <w:p w:rsidR="00C52E54" w:rsidRPr="00F41C9A" w:rsidRDefault="00C52E54" w:rsidP="00C52E54">
      <w:pPr>
        <w:pStyle w:val="ADANB"/>
      </w:pPr>
      <w:r w:rsidRPr="00F41C9A">
        <w:t xml:space="preserve">  -- function read on each cycle to save the current state of protected data of the system. If the returned value is </w:t>
      </w:r>
    </w:p>
    <w:p w:rsidR="00C52E54" w:rsidRPr="00F41C9A" w:rsidRDefault="00C52E54" w:rsidP="00C52E54">
      <w:pPr>
        <w:pStyle w:val="ADANB"/>
      </w:pPr>
      <w:r w:rsidRPr="00F41C9A">
        <w:t xml:space="preserve">  -- too much long (more than MAX_PROTECTED_PERMANENT_DATA_MESSAGE_SIZE_C bytes), an empty BYTE_STRING_T is </w:t>
      </w:r>
    </w:p>
    <w:p w:rsidR="00C52E54" w:rsidRPr="00F41C9A" w:rsidRDefault="00C52E54" w:rsidP="00C52E54">
      <w:pPr>
        <w:pStyle w:val="ADANB"/>
      </w:pPr>
      <w:r w:rsidRPr="00F41C9A">
        <w:t xml:space="preserve">  -- returned and an ATBL error is raised.  </w:t>
      </w:r>
    </w:p>
    <w:p w:rsidR="00C52E54" w:rsidRPr="00F41C9A" w:rsidRDefault="00C52E54" w:rsidP="00C52E54">
      <w:pPr>
        <w:pStyle w:val="ADANB"/>
      </w:pPr>
      <w:r w:rsidRPr="00F41C9A">
        <w:t xml:space="preserve">  function READ_PROTECTED_PERMANENT_DATA return TYPES.BYTE_DATA_T;</w:t>
      </w:r>
    </w:p>
    <w:p w:rsidR="00C52E54" w:rsidRPr="00F41C9A" w:rsidRDefault="00C52E54" w:rsidP="00C52E54">
      <w:pPr>
        <w:pStyle w:val="ADANB"/>
      </w:pPr>
      <w:r w:rsidRPr="00F41C9A">
        <w:t>.</w:t>
      </w:r>
    </w:p>
    <w:p w:rsidR="00C52E54" w:rsidRPr="00F41C9A" w:rsidRDefault="00C52E54" w:rsidP="00C52E54">
      <w:pPr>
        <w:pStyle w:val="ADANB"/>
      </w:pPr>
      <w:r w:rsidRPr="00F41C9A">
        <w:t>.</w:t>
      </w:r>
    </w:p>
    <w:p w:rsidR="00C52E54" w:rsidRPr="00F41C9A" w:rsidRDefault="00C52E54" w:rsidP="00C52E54">
      <w:pPr>
        <w:pStyle w:val="ADANB"/>
      </w:pPr>
      <w:r w:rsidRPr="00F41C9A">
        <w:t>.</w:t>
      </w:r>
    </w:p>
    <w:p w:rsidR="00C52E54" w:rsidRPr="00F41C9A" w:rsidRDefault="00C52E54" w:rsidP="00C52E54">
      <w:pPr>
        <w:pStyle w:val="ADANB"/>
      </w:pPr>
    </w:p>
    <w:p w:rsidR="00C52E54" w:rsidRPr="00F41C9A" w:rsidRDefault="00C52E54" w:rsidP="00C52E54">
      <w:pPr>
        <w:pStyle w:val="ADANB"/>
      </w:pPr>
      <w:r w:rsidRPr="00F41C9A">
        <w:t>end ERTMS_TRAINBORN_GENERIC_API;</w:t>
      </w:r>
    </w:p>
    <w:p w:rsidR="005F3635" w:rsidRDefault="005F3635" w:rsidP="000A67EB">
      <w:pPr>
        <w:pStyle w:val="Corpsdetexte"/>
      </w:pPr>
    </w:p>
    <w:p w:rsidR="0051534A" w:rsidRPr="0020277D" w:rsidRDefault="0051534A" w:rsidP="0051534A">
      <w:pPr>
        <w:pStyle w:val="Titre3"/>
      </w:pPr>
      <w:bookmarkStart w:id="1370" w:name="_Toc397948238"/>
      <w:r w:rsidRPr="0020277D">
        <w:t>Additional explanation :</w:t>
      </w:r>
      <w:bookmarkEnd w:id="1370"/>
    </w:p>
    <w:p w:rsidR="0051534A" w:rsidRDefault="0051534A" w:rsidP="0051534A">
      <w:pPr>
        <w:pStyle w:val="Corpsdetexte"/>
      </w:pPr>
      <w:r>
        <w:t xml:space="preserve">When decoding the Novram data, the application SW should use "defensive programming" so that in case of inconsistent non-volatile memory data (e.g the version of the data structure is not good) , it will not crash the SW. Instead, it should continue with "default values", or prompt for a new data entry on the DMI, etc ... This is even more important for the NOVRAM area which is "protected" because in that case, the service tool of the EVC </w:t>
      </w:r>
      <w:r w:rsidR="00BC1404">
        <w:t xml:space="preserve">(“normal maintenance”) </w:t>
      </w:r>
      <w:r>
        <w:t>can't reset the NOVRAM data.</w:t>
      </w:r>
    </w:p>
    <w:p w:rsidR="0051534A" w:rsidRPr="00623C9D" w:rsidRDefault="0051534A" w:rsidP="000A67EB">
      <w:pPr>
        <w:pStyle w:val="Corpsdetexte"/>
      </w:pPr>
    </w:p>
    <w:p w:rsidR="004626FD" w:rsidRDefault="004626FD" w:rsidP="00014789"/>
    <w:p w:rsidR="00C924DC" w:rsidRPr="003824A8" w:rsidRDefault="006F1B47" w:rsidP="00C924DC">
      <w:pPr>
        <w:pStyle w:val="Titre2"/>
      </w:pPr>
      <w:bookmarkStart w:id="1371" w:name="_Toc397948239"/>
      <w:r>
        <w:t>TESTS interface</w:t>
      </w:r>
      <w:bookmarkEnd w:id="1371"/>
    </w:p>
    <w:p w:rsidR="00C924DC" w:rsidRPr="00F51479" w:rsidRDefault="00C924DC" w:rsidP="00C924DC">
      <w:pPr>
        <w:pStyle w:val="Titre3"/>
      </w:pPr>
      <w:bookmarkStart w:id="1372" w:name="_Toc397948240"/>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372"/>
    </w:p>
    <w:p w:rsidR="00C924DC" w:rsidRDefault="00C924DC" w:rsidP="00C924DC">
      <w:pPr>
        <w:pStyle w:val="Titre4"/>
      </w:pPr>
      <w:r>
        <w:t>Input</w:t>
      </w:r>
    </w:p>
    <w:p w:rsidR="006978EA" w:rsidRPr="00982ABA" w:rsidRDefault="006978EA" w:rsidP="00982ABA">
      <w:pPr>
        <w:pStyle w:val="ADANB"/>
        <w:rPr>
          <w:szCs w:val="22"/>
        </w:rPr>
      </w:pPr>
      <w: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power_up_tests_info</w:t>
      </w:r>
    </w:p>
    <w:p w:rsidR="00C924DC" w:rsidRDefault="00C924DC" w:rsidP="00C924DC">
      <w:pPr>
        <w:pStyle w:val="Titre4"/>
      </w:pPr>
      <w:r>
        <w:t>Output</w:t>
      </w:r>
    </w:p>
    <w:p w:rsidR="00C924DC" w:rsidRDefault="00600ED5" w:rsidP="00C924DC">
      <w:r>
        <w:t>None.</w:t>
      </w:r>
    </w:p>
    <w:p w:rsidR="00C535B7" w:rsidRPr="00F655D2" w:rsidRDefault="00C535B7" w:rsidP="00982ABA">
      <w:pPr>
        <w:pStyle w:val="Corpsdetexte"/>
      </w:pPr>
    </w:p>
    <w:p w:rsidR="00C924DC" w:rsidRDefault="00C924DC" w:rsidP="00C924DC">
      <w:pPr>
        <w:pStyle w:val="Titre3"/>
      </w:pPr>
      <w:bookmarkStart w:id="1373" w:name="_Toc397948241"/>
      <w:r>
        <w:t xml:space="preserve">Service </w:t>
      </w:r>
      <w:r w:rsidR="006F1B47" w:rsidRPr="00623C9D">
        <w:t>POWER_UP_TESTS_FINISHED</w:t>
      </w:r>
      <w:bookmarkEnd w:id="1373"/>
    </w:p>
    <w:p w:rsidR="00C924DC" w:rsidRDefault="00C924DC" w:rsidP="00C924DC">
      <w:pPr>
        <w:pStyle w:val="Titre4"/>
      </w:pPr>
      <w:r>
        <w:t>Description</w:t>
      </w:r>
    </w:p>
    <w:p w:rsidR="00FA16EB" w:rsidRDefault="00FA16EB" w:rsidP="00FA16EB">
      <w:pPr>
        <w:pStyle w:val="Corpsdetexte"/>
      </w:pPr>
      <w:r>
        <w:t>Power-up tests are started automatically by the Basic SW during the Initialisation phase.</w:t>
      </w:r>
    </w:p>
    <w:p w:rsidR="00FA16EB" w:rsidRDefault="00FA16EB" w:rsidP="00FA16EB">
      <w:pPr>
        <w:pStyle w:val="Corpsdetexte"/>
      </w:pPr>
      <w:r>
        <w:t xml:space="preserve">During those tests, </w:t>
      </w:r>
      <w:r w:rsidR="001F75F8">
        <w:t xml:space="preserve">Onboard ETCS </w:t>
      </w:r>
      <w:r w:rsidR="00A0087F">
        <w:t xml:space="preserve">and EVC components </w:t>
      </w:r>
      <w:r>
        <w:t>are tested. Typically:</w:t>
      </w:r>
    </w:p>
    <w:p w:rsidR="00FA16EB" w:rsidRDefault="00FA16EB" w:rsidP="00FA16EB">
      <w:pPr>
        <w:pStyle w:val="Puce1"/>
      </w:pPr>
      <w:r>
        <w:t>Eurobalise antenna</w:t>
      </w:r>
    </w:p>
    <w:p w:rsidR="00FA16EB" w:rsidRDefault="00FA16EB" w:rsidP="00FA16EB">
      <w:pPr>
        <w:pStyle w:val="Puce1"/>
      </w:pPr>
      <w:r>
        <w:t>ODOMETRIC sensors</w:t>
      </w:r>
    </w:p>
    <w:p w:rsidR="00FA16EB" w:rsidRDefault="00FA16EB" w:rsidP="00FA16EB">
      <w:pPr>
        <w:pStyle w:val="Puce1"/>
      </w:pPr>
      <w:r>
        <w:t>Radio sub-system (Mobile Terminals not included)</w:t>
      </w:r>
    </w:p>
    <w:p w:rsidR="00FA16EB" w:rsidRDefault="00FA16EB" w:rsidP="00FA16EB">
      <w:pPr>
        <w:pStyle w:val="Puce1"/>
      </w:pPr>
      <w:r>
        <w:t>Each channel of the EVC</w:t>
      </w:r>
    </w:p>
    <w:p w:rsidR="00FA16EB" w:rsidRDefault="001F75F8" w:rsidP="00FA16EB">
      <w:pPr>
        <w:pStyle w:val="Puce1"/>
      </w:pPr>
      <w:r>
        <w:t xml:space="preserve">Digital </w:t>
      </w:r>
      <w:r w:rsidR="00FA16EB">
        <w:t>I/O interfaces</w:t>
      </w:r>
    </w:p>
    <w:p w:rsidR="005F5939" w:rsidRDefault="005F5939" w:rsidP="00C924DC">
      <w:pPr>
        <w:pStyle w:val="Corpsdetexte"/>
      </w:pPr>
    </w:p>
    <w:p w:rsidR="00FA16EB" w:rsidRDefault="00FA16EB" w:rsidP="00C924DC">
      <w:pPr>
        <w:pStyle w:val="Corpsdetexte"/>
      </w:pPr>
      <w:r>
        <w:t xml:space="preserve">The duration of the power-up tests </w:t>
      </w:r>
      <w:r w:rsidR="005F5939">
        <w:t xml:space="preserve">can </w:t>
      </w:r>
      <w:r>
        <w:t xml:space="preserve">be higher than the initialisation </w:t>
      </w:r>
      <w:r w:rsidR="001F75F8">
        <w:t xml:space="preserve">phase (typically </w:t>
      </w:r>
      <w:r w:rsidR="00A578B8">
        <w:t xml:space="preserve">up to </w:t>
      </w:r>
      <w:r w:rsidR="001F75F8">
        <w:t>1 minute).</w:t>
      </w:r>
    </w:p>
    <w:p w:rsidR="00FA16EB" w:rsidRDefault="00FA16EB" w:rsidP="00C924DC">
      <w:pPr>
        <w:pStyle w:val="Corpsdetexte"/>
      </w:pPr>
      <w:r>
        <w:t>The result of the power-up tests is then provided to the application during normal working.</w:t>
      </w:r>
    </w:p>
    <w:p w:rsidR="00C924DC" w:rsidRDefault="00C924DC" w:rsidP="00C924DC">
      <w:pPr>
        <w:pStyle w:val="Titre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FA16EB" w:rsidRPr="002231B1" w:rsidTr="00FA16EB">
        <w:tc>
          <w:tcPr>
            <w:tcW w:w="1843" w:type="dxa"/>
            <w:shd w:val="clear" w:color="auto" w:fill="auto"/>
          </w:tcPr>
          <w:p w:rsidR="00FA16EB" w:rsidRPr="00363CB1" w:rsidRDefault="00FA16EB" w:rsidP="00FE393C">
            <w:pPr>
              <w:rPr>
                <w:sz w:val="16"/>
                <w:szCs w:val="16"/>
              </w:rPr>
            </w:pPr>
            <w:r w:rsidRPr="00363CB1">
              <w:rPr>
                <w:sz w:val="16"/>
                <w:szCs w:val="16"/>
              </w:rPr>
              <w:t>Name</w:t>
            </w:r>
          </w:p>
        </w:tc>
        <w:tc>
          <w:tcPr>
            <w:tcW w:w="3666" w:type="dxa"/>
            <w:shd w:val="clear" w:color="auto" w:fill="auto"/>
          </w:tcPr>
          <w:p w:rsidR="00FA16EB" w:rsidRPr="00363CB1" w:rsidRDefault="00FA16EB" w:rsidP="00FE393C">
            <w:pPr>
              <w:rPr>
                <w:sz w:val="16"/>
                <w:szCs w:val="16"/>
              </w:rPr>
            </w:pPr>
            <w:r w:rsidRPr="00363CB1">
              <w:rPr>
                <w:sz w:val="16"/>
                <w:szCs w:val="16"/>
              </w:rPr>
              <w:t>Type</w:t>
            </w:r>
          </w:p>
        </w:tc>
        <w:tc>
          <w:tcPr>
            <w:tcW w:w="870" w:type="dxa"/>
            <w:shd w:val="clear" w:color="auto" w:fill="auto"/>
          </w:tcPr>
          <w:p w:rsidR="00FA16EB" w:rsidRPr="00363CB1" w:rsidRDefault="00FA16EB" w:rsidP="00FE393C">
            <w:pPr>
              <w:rPr>
                <w:sz w:val="16"/>
                <w:szCs w:val="16"/>
              </w:rPr>
            </w:pPr>
            <w:r w:rsidRPr="00363CB1">
              <w:rPr>
                <w:sz w:val="16"/>
                <w:szCs w:val="16"/>
              </w:rPr>
              <w:t>Direction</w:t>
            </w:r>
          </w:p>
        </w:tc>
        <w:tc>
          <w:tcPr>
            <w:tcW w:w="3650" w:type="dxa"/>
            <w:shd w:val="clear" w:color="auto" w:fill="auto"/>
          </w:tcPr>
          <w:p w:rsidR="00FA16EB" w:rsidRPr="00363CB1" w:rsidRDefault="00FA16EB" w:rsidP="00FE393C">
            <w:pPr>
              <w:rPr>
                <w:sz w:val="16"/>
                <w:szCs w:val="16"/>
              </w:rPr>
            </w:pPr>
            <w:r w:rsidRPr="00363CB1">
              <w:rPr>
                <w:sz w:val="16"/>
                <w:szCs w:val="16"/>
              </w:rPr>
              <w:t>Description</w:t>
            </w:r>
          </w:p>
        </w:tc>
      </w:tr>
      <w:tr w:rsidR="00FA16EB" w:rsidRPr="002231B1" w:rsidTr="00FA16EB">
        <w:tc>
          <w:tcPr>
            <w:tcW w:w="1843" w:type="dxa"/>
            <w:shd w:val="clear" w:color="auto" w:fill="auto"/>
          </w:tcPr>
          <w:p w:rsidR="00FA16EB" w:rsidRPr="002231B1" w:rsidRDefault="00FA16EB" w:rsidP="001F75F8">
            <w:pPr>
              <w:pStyle w:val="ADANB"/>
            </w:pPr>
            <w:r w:rsidRPr="00D94D68">
              <w:t>WITH_RESULT</w:t>
            </w:r>
          </w:p>
        </w:tc>
        <w:tc>
          <w:tcPr>
            <w:tcW w:w="3666" w:type="dxa"/>
            <w:shd w:val="clear" w:color="auto" w:fill="auto"/>
          </w:tcPr>
          <w:p w:rsidR="00FA16EB" w:rsidRPr="003A1073" w:rsidRDefault="00FA16EB" w:rsidP="001F75F8">
            <w:pPr>
              <w:pStyle w:val="ADANB"/>
              <w:rPr>
                <w:lang w:val="fr-BE"/>
              </w:rPr>
            </w:pPr>
            <w:r w:rsidRPr="00D94D68">
              <w:t>API_TYPES.TEST_RESULT_T</w:t>
            </w:r>
          </w:p>
        </w:tc>
        <w:tc>
          <w:tcPr>
            <w:tcW w:w="870" w:type="dxa"/>
            <w:shd w:val="clear" w:color="auto" w:fill="auto"/>
          </w:tcPr>
          <w:p w:rsidR="00FA16EB" w:rsidRPr="002231B1" w:rsidRDefault="00FA16EB" w:rsidP="001F75F8">
            <w:pPr>
              <w:pStyle w:val="ADANB"/>
            </w:pPr>
            <w:r w:rsidRPr="002231B1">
              <w:t>in</w:t>
            </w:r>
          </w:p>
        </w:tc>
        <w:tc>
          <w:tcPr>
            <w:tcW w:w="3650" w:type="dxa"/>
            <w:shd w:val="clear" w:color="auto" w:fill="auto"/>
          </w:tcPr>
          <w:p w:rsidR="00FA16EB" w:rsidRPr="002231B1" w:rsidRDefault="00FA16EB" w:rsidP="001F75F8">
            <w:pPr>
              <w:pStyle w:val="ADANB"/>
            </w:pPr>
            <w:r>
              <w:t>The result of the target's external equipment power-up tests.</w:t>
            </w:r>
            <w:r w:rsidR="001F75F8">
              <w:t xml:space="preserve"> </w:t>
            </w:r>
            <w:r w:rsidR="001F75F8" w:rsidRPr="00F41C9A">
              <w:t>(OK, NOT_OK, REDUCED_DISPONIBILITY);</w:t>
            </w:r>
          </w:p>
        </w:tc>
      </w:tr>
    </w:tbl>
    <w:p w:rsidR="00C924DC" w:rsidRDefault="00C924DC" w:rsidP="00C924DC">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FA16EB" w:rsidRPr="002231B1" w:rsidTr="00FE393C">
        <w:tc>
          <w:tcPr>
            <w:tcW w:w="1843" w:type="dxa"/>
            <w:shd w:val="clear" w:color="auto" w:fill="auto"/>
          </w:tcPr>
          <w:p w:rsidR="00FA16EB" w:rsidRPr="00363CB1" w:rsidRDefault="00FA16EB" w:rsidP="00FE393C">
            <w:pPr>
              <w:rPr>
                <w:sz w:val="16"/>
                <w:szCs w:val="16"/>
              </w:rPr>
            </w:pPr>
            <w:r w:rsidRPr="00363CB1">
              <w:rPr>
                <w:sz w:val="16"/>
                <w:szCs w:val="16"/>
              </w:rPr>
              <w:t>Name</w:t>
            </w:r>
          </w:p>
        </w:tc>
        <w:tc>
          <w:tcPr>
            <w:tcW w:w="3666" w:type="dxa"/>
            <w:shd w:val="clear" w:color="auto" w:fill="auto"/>
          </w:tcPr>
          <w:p w:rsidR="00FA16EB" w:rsidRPr="00363CB1" w:rsidRDefault="00FA16EB" w:rsidP="00FE393C">
            <w:pPr>
              <w:rPr>
                <w:sz w:val="16"/>
                <w:szCs w:val="16"/>
              </w:rPr>
            </w:pPr>
            <w:r w:rsidRPr="00363CB1">
              <w:rPr>
                <w:sz w:val="16"/>
                <w:szCs w:val="16"/>
              </w:rPr>
              <w:t>Type</w:t>
            </w:r>
          </w:p>
        </w:tc>
        <w:tc>
          <w:tcPr>
            <w:tcW w:w="870" w:type="dxa"/>
            <w:shd w:val="clear" w:color="auto" w:fill="auto"/>
          </w:tcPr>
          <w:p w:rsidR="00FA16EB" w:rsidRPr="00363CB1" w:rsidRDefault="00FA16EB" w:rsidP="00FE393C">
            <w:pPr>
              <w:rPr>
                <w:sz w:val="16"/>
                <w:szCs w:val="16"/>
              </w:rPr>
            </w:pPr>
            <w:r w:rsidRPr="00363CB1">
              <w:rPr>
                <w:sz w:val="16"/>
                <w:szCs w:val="16"/>
              </w:rPr>
              <w:t>Direction</w:t>
            </w:r>
          </w:p>
        </w:tc>
        <w:tc>
          <w:tcPr>
            <w:tcW w:w="3650" w:type="dxa"/>
            <w:shd w:val="clear" w:color="auto" w:fill="auto"/>
          </w:tcPr>
          <w:p w:rsidR="00FA16EB" w:rsidRPr="00363CB1" w:rsidRDefault="00FA16EB" w:rsidP="00FE393C">
            <w:pPr>
              <w:rPr>
                <w:sz w:val="16"/>
                <w:szCs w:val="16"/>
              </w:rPr>
            </w:pPr>
            <w:r w:rsidRPr="00363CB1">
              <w:rPr>
                <w:sz w:val="16"/>
                <w:szCs w:val="16"/>
              </w:rPr>
              <w:t>Description</w:t>
            </w:r>
          </w:p>
        </w:tc>
      </w:tr>
      <w:tr w:rsidR="00FA16EB" w:rsidRPr="002231B1" w:rsidTr="00FE393C">
        <w:tc>
          <w:tcPr>
            <w:tcW w:w="1843" w:type="dxa"/>
            <w:shd w:val="clear" w:color="auto" w:fill="auto"/>
          </w:tcPr>
          <w:p w:rsidR="00FA16EB" w:rsidRPr="00363CB1" w:rsidRDefault="00FA16EB" w:rsidP="00FE393C">
            <w:pPr>
              <w:tabs>
                <w:tab w:val="center" w:pos="955"/>
              </w:tabs>
              <w:rPr>
                <w:sz w:val="16"/>
                <w:szCs w:val="16"/>
              </w:rPr>
            </w:pPr>
            <w:r w:rsidRPr="00363CB1">
              <w:rPr>
                <w:sz w:val="16"/>
                <w:szCs w:val="16"/>
              </w:rPr>
              <w:t>-</w:t>
            </w:r>
          </w:p>
        </w:tc>
        <w:tc>
          <w:tcPr>
            <w:tcW w:w="3666" w:type="dxa"/>
            <w:shd w:val="clear" w:color="auto" w:fill="auto"/>
          </w:tcPr>
          <w:p w:rsidR="00FA16EB" w:rsidRPr="00363CB1" w:rsidRDefault="00FA16EB" w:rsidP="00FE393C">
            <w:pPr>
              <w:rPr>
                <w:sz w:val="16"/>
                <w:szCs w:val="16"/>
              </w:rPr>
            </w:pPr>
            <w:r w:rsidRPr="00363CB1">
              <w:rPr>
                <w:sz w:val="16"/>
                <w:szCs w:val="16"/>
              </w:rPr>
              <w:t>-</w:t>
            </w:r>
          </w:p>
        </w:tc>
        <w:tc>
          <w:tcPr>
            <w:tcW w:w="870" w:type="dxa"/>
            <w:shd w:val="clear" w:color="auto" w:fill="auto"/>
          </w:tcPr>
          <w:p w:rsidR="00FA16EB" w:rsidRPr="00363CB1" w:rsidRDefault="00FA16EB" w:rsidP="00FE393C">
            <w:pPr>
              <w:rPr>
                <w:sz w:val="16"/>
                <w:szCs w:val="16"/>
              </w:rPr>
            </w:pPr>
            <w:r w:rsidRPr="00363CB1">
              <w:rPr>
                <w:sz w:val="16"/>
                <w:szCs w:val="16"/>
              </w:rPr>
              <w:t>-</w:t>
            </w:r>
          </w:p>
        </w:tc>
        <w:tc>
          <w:tcPr>
            <w:tcW w:w="3650" w:type="dxa"/>
            <w:shd w:val="clear" w:color="auto" w:fill="auto"/>
          </w:tcPr>
          <w:p w:rsidR="00FA16EB" w:rsidRPr="00363CB1" w:rsidRDefault="00FA16EB" w:rsidP="00FE393C">
            <w:pPr>
              <w:rPr>
                <w:sz w:val="16"/>
                <w:szCs w:val="16"/>
              </w:rPr>
            </w:pPr>
            <w:r w:rsidRPr="00363CB1">
              <w:rPr>
                <w:sz w:val="16"/>
                <w:szCs w:val="16"/>
              </w:rPr>
              <w:t>-</w:t>
            </w:r>
          </w:p>
        </w:tc>
      </w:tr>
    </w:tbl>
    <w:p w:rsidR="00C924DC" w:rsidRDefault="00C924DC" w:rsidP="00C924DC">
      <w:pPr>
        <w:pStyle w:val="Titre4"/>
      </w:pPr>
      <w:r>
        <w:t>Expected behaviour &amp; usage</w:t>
      </w:r>
    </w:p>
    <w:p w:rsidR="00EF1A6B" w:rsidRDefault="00EF1A6B" w:rsidP="00EF1A6B">
      <w:r w:rsidRPr="002231B1">
        <w:t xml:space="preserve">The </w:t>
      </w:r>
      <w:r w:rsidR="00A578B8">
        <w:t>Basic SW</w:t>
      </w:r>
      <w:r w:rsidRPr="002231B1">
        <w:t xml:space="preserve"> shall call this service </w:t>
      </w:r>
      <w:r w:rsidR="005F5939">
        <w:t xml:space="preserve">once </w:t>
      </w:r>
      <w:r>
        <w:t xml:space="preserve">after the end of the power-up tests. This shall be done </w:t>
      </w:r>
      <w:r w:rsidR="00A578B8">
        <w:t xml:space="preserve">typically </w:t>
      </w:r>
      <w:r>
        <w:t xml:space="preserve">about 30 sec to 1 minute </w:t>
      </w:r>
      <w:r w:rsidR="00A578B8">
        <w:t xml:space="preserve">(during the normal working phase) </w:t>
      </w:r>
      <w:r>
        <w:t xml:space="preserve">after the EVC power-on. The </w:t>
      </w:r>
      <w:r w:rsidR="00A578B8">
        <w:t>Application SW</w:t>
      </w:r>
      <w:r>
        <w:t xml:space="preserve"> shall already have been initialised and some cycles elapse before the reception of this event.</w:t>
      </w:r>
    </w:p>
    <w:p w:rsidR="00A578B8" w:rsidRDefault="00A578B8" w:rsidP="00EF1A6B"/>
    <w:p w:rsidR="00EF1A6B" w:rsidRDefault="00EF1A6B" w:rsidP="00EF1A6B">
      <w:r>
        <w:t xml:space="preserve">The </w:t>
      </w:r>
      <w:r w:rsidR="00A578B8">
        <w:t>Application SW</w:t>
      </w:r>
      <w:r>
        <w:t xml:space="preserve"> can use this service to indicate a status to the driver :</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3969"/>
        <w:gridCol w:w="2410"/>
      </w:tblGrid>
      <w:tr w:rsidR="00EF1A6B" w:rsidRPr="002231B1" w:rsidTr="00FE393C">
        <w:tc>
          <w:tcPr>
            <w:tcW w:w="3686" w:type="dxa"/>
            <w:shd w:val="clear" w:color="auto" w:fill="auto"/>
          </w:tcPr>
          <w:p w:rsidR="00EF1A6B" w:rsidRPr="002231B1" w:rsidRDefault="00EF1A6B" w:rsidP="00FE393C">
            <w:pPr>
              <w:pStyle w:val="Table0"/>
            </w:pPr>
            <w:r>
              <w:t>Status provided</w:t>
            </w:r>
          </w:p>
        </w:tc>
        <w:tc>
          <w:tcPr>
            <w:tcW w:w="3969" w:type="dxa"/>
            <w:shd w:val="clear" w:color="auto" w:fill="auto"/>
          </w:tcPr>
          <w:p w:rsidR="00EF1A6B" w:rsidRPr="002231B1" w:rsidRDefault="00EF1A6B" w:rsidP="00FE393C">
            <w:pPr>
              <w:pStyle w:val="Table0"/>
            </w:pPr>
            <w:r>
              <w:t>Description</w:t>
            </w:r>
          </w:p>
        </w:tc>
        <w:tc>
          <w:tcPr>
            <w:tcW w:w="2410" w:type="dxa"/>
            <w:shd w:val="clear" w:color="auto" w:fill="auto"/>
          </w:tcPr>
          <w:p w:rsidR="00EF1A6B" w:rsidRPr="002231B1" w:rsidRDefault="00EF1A6B" w:rsidP="00FE393C">
            <w:pPr>
              <w:pStyle w:val="Table0"/>
            </w:pPr>
            <w:r>
              <w:t>Expected action</w:t>
            </w:r>
          </w:p>
        </w:tc>
      </w:tr>
      <w:tr w:rsidR="00EF1A6B" w:rsidRPr="002231B1" w:rsidTr="00FE393C">
        <w:tc>
          <w:tcPr>
            <w:tcW w:w="3686" w:type="dxa"/>
            <w:shd w:val="clear" w:color="auto" w:fill="auto"/>
          </w:tcPr>
          <w:p w:rsidR="00EF1A6B" w:rsidRPr="00A85592" w:rsidRDefault="00EF1A6B" w:rsidP="00FE393C">
            <w:pPr>
              <w:pStyle w:val="Table0"/>
            </w:pPr>
            <w:r>
              <w:t>OK</w:t>
            </w:r>
          </w:p>
        </w:tc>
        <w:tc>
          <w:tcPr>
            <w:tcW w:w="3969" w:type="dxa"/>
            <w:shd w:val="clear" w:color="auto" w:fill="auto"/>
          </w:tcPr>
          <w:p w:rsidR="00EF1A6B" w:rsidRDefault="00EF1A6B" w:rsidP="00FE393C">
            <w:pPr>
              <w:pStyle w:val="Table0"/>
            </w:pPr>
            <w:r>
              <w:t>The EVC works in full availability mode</w:t>
            </w:r>
          </w:p>
        </w:tc>
        <w:tc>
          <w:tcPr>
            <w:tcW w:w="2410" w:type="dxa"/>
            <w:shd w:val="clear" w:color="auto" w:fill="auto"/>
          </w:tcPr>
          <w:p w:rsidR="00EF1A6B" w:rsidRDefault="00EF1A6B" w:rsidP="00FE393C">
            <w:pPr>
              <w:pStyle w:val="Table0"/>
            </w:pPr>
            <w:r>
              <w:t>Maintenance event to the driver</w:t>
            </w:r>
          </w:p>
        </w:tc>
      </w:tr>
      <w:tr w:rsidR="00EF1A6B" w:rsidRPr="002231B1" w:rsidTr="00FE393C">
        <w:tc>
          <w:tcPr>
            <w:tcW w:w="3686" w:type="dxa"/>
            <w:shd w:val="clear" w:color="auto" w:fill="auto"/>
          </w:tcPr>
          <w:p w:rsidR="00EF1A6B" w:rsidRPr="00A85592" w:rsidRDefault="00EF1A6B" w:rsidP="00FE393C">
            <w:pPr>
              <w:pStyle w:val="Table0"/>
            </w:pPr>
            <w:r w:rsidRPr="00F75097">
              <w:t>REDUCED_DISPONIBILITY</w:t>
            </w:r>
          </w:p>
        </w:tc>
        <w:tc>
          <w:tcPr>
            <w:tcW w:w="3969" w:type="dxa"/>
            <w:shd w:val="clear" w:color="auto" w:fill="auto"/>
          </w:tcPr>
          <w:p w:rsidR="00EF1A6B" w:rsidRDefault="00EF1A6B" w:rsidP="00FE393C">
            <w:pPr>
              <w:pStyle w:val="Table0"/>
            </w:pPr>
            <w:r>
              <w:t xml:space="preserve">Some redundancies of the EVC are not working. The train is able to work but it may not be able to support a failure </w:t>
            </w:r>
          </w:p>
        </w:tc>
        <w:tc>
          <w:tcPr>
            <w:tcW w:w="2410" w:type="dxa"/>
            <w:shd w:val="clear" w:color="auto" w:fill="auto"/>
          </w:tcPr>
          <w:p w:rsidR="00EF1A6B" w:rsidRDefault="00EF1A6B" w:rsidP="00FE393C">
            <w:pPr>
              <w:pStyle w:val="Table0"/>
            </w:pPr>
            <w:r w:rsidRPr="00FD231F">
              <w:t>Maintenance event to the driver</w:t>
            </w:r>
            <w:r>
              <w:t xml:space="preserve"> or other action according to system team</w:t>
            </w:r>
          </w:p>
        </w:tc>
      </w:tr>
      <w:tr w:rsidR="00EF1A6B" w:rsidRPr="002231B1" w:rsidTr="00FE393C">
        <w:tc>
          <w:tcPr>
            <w:tcW w:w="3686" w:type="dxa"/>
            <w:shd w:val="clear" w:color="auto" w:fill="auto"/>
          </w:tcPr>
          <w:p w:rsidR="00EF1A6B" w:rsidRPr="00A85592" w:rsidRDefault="00EF1A6B" w:rsidP="00FE393C">
            <w:pPr>
              <w:pStyle w:val="Table0"/>
            </w:pPr>
            <w:r w:rsidRPr="00F75097">
              <w:t>NOT_OK</w:t>
            </w:r>
          </w:p>
        </w:tc>
        <w:tc>
          <w:tcPr>
            <w:tcW w:w="3969" w:type="dxa"/>
            <w:shd w:val="clear" w:color="auto" w:fill="auto"/>
          </w:tcPr>
          <w:p w:rsidR="00EF1A6B" w:rsidRDefault="00EF1A6B" w:rsidP="00FE393C">
            <w:pPr>
              <w:pStyle w:val="Table0"/>
            </w:pPr>
            <w:r>
              <w:t>The mission cannot be started</w:t>
            </w:r>
          </w:p>
        </w:tc>
        <w:tc>
          <w:tcPr>
            <w:tcW w:w="2410" w:type="dxa"/>
            <w:shd w:val="clear" w:color="auto" w:fill="auto"/>
          </w:tcPr>
          <w:p w:rsidR="00EF1A6B" w:rsidRDefault="00EF1A6B" w:rsidP="00FE393C">
            <w:pPr>
              <w:pStyle w:val="Table0"/>
            </w:pPr>
            <w:r w:rsidRPr="00FD231F">
              <w:t>Maintenance event to the driver</w:t>
            </w:r>
            <w:r>
              <w:t xml:space="preserve"> and stop the train.</w:t>
            </w:r>
          </w:p>
        </w:tc>
      </w:tr>
    </w:tbl>
    <w:p w:rsidR="006F1B47" w:rsidRDefault="006F1B47" w:rsidP="00C924DC">
      <w:pPr>
        <w:pStyle w:val="Corpsdetexte"/>
      </w:pPr>
    </w:p>
    <w:p w:rsidR="006F1B47" w:rsidRDefault="006F1B47" w:rsidP="006F1B47">
      <w:pPr>
        <w:pStyle w:val="Titre3"/>
      </w:pPr>
      <w:bookmarkStart w:id="1374" w:name="_Toc397948242"/>
      <w:r>
        <w:t>Service START_BTM_TESTS_REQUIRED</w:t>
      </w:r>
      <w:bookmarkEnd w:id="1374"/>
    </w:p>
    <w:p w:rsidR="006F1B47" w:rsidRDefault="006F1B47" w:rsidP="006F1B47">
      <w:pPr>
        <w:pStyle w:val="Titre4"/>
      </w:pPr>
      <w:r>
        <w:t>Description</w:t>
      </w:r>
    </w:p>
    <w:p w:rsidR="00EF1A6B" w:rsidRPr="00623C9D" w:rsidRDefault="00EF1A6B" w:rsidP="00EF1A6B">
      <w:pPr>
        <w:pStyle w:val="Corpsdetexte"/>
      </w:pPr>
      <w:r>
        <w:t xml:space="preserve">The service is used by the Application to request a BTM test (and Eurobalise antenna test) test to </w:t>
      </w:r>
      <w:r w:rsidRPr="00623C9D">
        <w:t xml:space="preserve">the </w:t>
      </w:r>
      <w:r w:rsidR="005B2BB9">
        <w:t>Basic Software</w:t>
      </w:r>
      <w:r>
        <w:t>.</w:t>
      </w:r>
    </w:p>
    <w:p w:rsidR="006F1B47" w:rsidRDefault="006F1B47" w:rsidP="006F1B47">
      <w:pPr>
        <w:pStyle w:val="Titre4"/>
      </w:pPr>
      <w:r>
        <w:lastRenderedPageBreak/>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EF1A6B" w:rsidRPr="002231B1" w:rsidTr="00FE393C">
        <w:tc>
          <w:tcPr>
            <w:tcW w:w="1843" w:type="dxa"/>
            <w:shd w:val="clear" w:color="auto" w:fill="auto"/>
          </w:tcPr>
          <w:p w:rsidR="00EF1A6B" w:rsidRPr="00363CB1" w:rsidRDefault="00EF1A6B" w:rsidP="00FE393C">
            <w:pPr>
              <w:rPr>
                <w:sz w:val="16"/>
                <w:szCs w:val="16"/>
              </w:rPr>
            </w:pPr>
            <w:r w:rsidRPr="00363CB1">
              <w:rPr>
                <w:sz w:val="16"/>
                <w:szCs w:val="16"/>
              </w:rPr>
              <w:t>Name</w:t>
            </w:r>
          </w:p>
        </w:tc>
        <w:tc>
          <w:tcPr>
            <w:tcW w:w="3666" w:type="dxa"/>
            <w:shd w:val="clear" w:color="auto" w:fill="auto"/>
          </w:tcPr>
          <w:p w:rsidR="00EF1A6B" w:rsidRPr="00363CB1" w:rsidRDefault="00EF1A6B" w:rsidP="00FE393C">
            <w:pPr>
              <w:rPr>
                <w:sz w:val="16"/>
                <w:szCs w:val="16"/>
              </w:rPr>
            </w:pPr>
            <w:r w:rsidRPr="00363CB1">
              <w:rPr>
                <w:sz w:val="16"/>
                <w:szCs w:val="16"/>
              </w:rPr>
              <w:t>Type</w:t>
            </w:r>
          </w:p>
        </w:tc>
        <w:tc>
          <w:tcPr>
            <w:tcW w:w="870" w:type="dxa"/>
            <w:shd w:val="clear" w:color="auto" w:fill="auto"/>
          </w:tcPr>
          <w:p w:rsidR="00EF1A6B" w:rsidRPr="00363CB1" w:rsidRDefault="00EF1A6B" w:rsidP="00FE393C">
            <w:pPr>
              <w:rPr>
                <w:sz w:val="16"/>
                <w:szCs w:val="16"/>
              </w:rPr>
            </w:pPr>
            <w:r w:rsidRPr="00363CB1">
              <w:rPr>
                <w:sz w:val="16"/>
                <w:szCs w:val="16"/>
              </w:rPr>
              <w:t>Direction</w:t>
            </w:r>
          </w:p>
        </w:tc>
        <w:tc>
          <w:tcPr>
            <w:tcW w:w="3650" w:type="dxa"/>
            <w:shd w:val="clear" w:color="auto" w:fill="auto"/>
          </w:tcPr>
          <w:p w:rsidR="00EF1A6B" w:rsidRPr="00363CB1" w:rsidRDefault="00EF1A6B" w:rsidP="00FE393C">
            <w:pPr>
              <w:rPr>
                <w:sz w:val="16"/>
                <w:szCs w:val="16"/>
              </w:rPr>
            </w:pPr>
            <w:r w:rsidRPr="00363CB1">
              <w:rPr>
                <w:sz w:val="16"/>
                <w:szCs w:val="16"/>
              </w:rPr>
              <w:t>Description</w:t>
            </w:r>
          </w:p>
        </w:tc>
      </w:tr>
      <w:tr w:rsidR="00EF1A6B" w:rsidRPr="002231B1" w:rsidTr="00FE393C">
        <w:tc>
          <w:tcPr>
            <w:tcW w:w="1843" w:type="dxa"/>
            <w:shd w:val="clear" w:color="auto" w:fill="auto"/>
          </w:tcPr>
          <w:p w:rsidR="00EF1A6B" w:rsidRPr="00363CB1" w:rsidRDefault="00EF1A6B" w:rsidP="00FE393C">
            <w:pPr>
              <w:tabs>
                <w:tab w:val="center" w:pos="955"/>
              </w:tabs>
              <w:rPr>
                <w:sz w:val="16"/>
                <w:szCs w:val="16"/>
              </w:rPr>
            </w:pPr>
            <w:r w:rsidRPr="00363CB1">
              <w:rPr>
                <w:sz w:val="16"/>
                <w:szCs w:val="16"/>
              </w:rPr>
              <w:t>-</w:t>
            </w:r>
          </w:p>
        </w:tc>
        <w:tc>
          <w:tcPr>
            <w:tcW w:w="3666" w:type="dxa"/>
            <w:shd w:val="clear" w:color="auto" w:fill="auto"/>
          </w:tcPr>
          <w:p w:rsidR="00EF1A6B" w:rsidRPr="00363CB1" w:rsidRDefault="00EF1A6B" w:rsidP="00FE393C">
            <w:pPr>
              <w:rPr>
                <w:sz w:val="16"/>
                <w:szCs w:val="16"/>
              </w:rPr>
            </w:pPr>
            <w:r w:rsidRPr="00363CB1">
              <w:rPr>
                <w:sz w:val="16"/>
                <w:szCs w:val="16"/>
              </w:rPr>
              <w:t>-</w:t>
            </w:r>
          </w:p>
        </w:tc>
        <w:tc>
          <w:tcPr>
            <w:tcW w:w="870" w:type="dxa"/>
            <w:shd w:val="clear" w:color="auto" w:fill="auto"/>
          </w:tcPr>
          <w:p w:rsidR="00EF1A6B" w:rsidRPr="00363CB1" w:rsidRDefault="00EF1A6B" w:rsidP="00FE393C">
            <w:pPr>
              <w:rPr>
                <w:sz w:val="16"/>
                <w:szCs w:val="16"/>
              </w:rPr>
            </w:pPr>
            <w:r w:rsidRPr="00363CB1">
              <w:rPr>
                <w:sz w:val="16"/>
                <w:szCs w:val="16"/>
              </w:rPr>
              <w:t>-</w:t>
            </w:r>
          </w:p>
        </w:tc>
        <w:tc>
          <w:tcPr>
            <w:tcW w:w="3650" w:type="dxa"/>
            <w:shd w:val="clear" w:color="auto" w:fill="auto"/>
          </w:tcPr>
          <w:p w:rsidR="00EF1A6B" w:rsidRPr="00363CB1" w:rsidRDefault="00EF1A6B" w:rsidP="00FE393C">
            <w:pPr>
              <w:rPr>
                <w:sz w:val="16"/>
                <w:szCs w:val="16"/>
              </w:rPr>
            </w:pPr>
            <w:r w:rsidRPr="00363CB1">
              <w:rPr>
                <w:sz w:val="16"/>
                <w:szCs w:val="16"/>
              </w:rPr>
              <w:t>-</w:t>
            </w:r>
          </w:p>
        </w:tc>
      </w:tr>
    </w:tbl>
    <w:p w:rsidR="006F1B47" w:rsidRDefault="006F1B47" w:rsidP="006F1B47">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EF1A6B" w:rsidRPr="002231B1" w:rsidTr="00FE393C">
        <w:tc>
          <w:tcPr>
            <w:tcW w:w="1843" w:type="dxa"/>
            <w:shd w:val="clear" w:color="auto" w:fill="auto"/>
          </w:tcPr>
          <w:p w:rsidR="00EF1A6B" w:rsidRPr="00363CB1" w:rsidRDefault="00EF1A6B" w:rsidP="00FE393C">
            <w:pPr>
              <w:rPr>
                <w:sz w:val="16"/>
                <w:szCs w:val="16"/>
              </w:rPr>
            </w:pPr>
            <w:r w:rsidRPr="00363CB1">
              <w:rPr>
                <w:sz w:val="16"/>
                <w:szCs w:val="16"/>
              </w:rPr>
              <w:t>Name</w:t>
            </w:r>
          </w:p>
        </w:tc>
        <w:tc>
          <w:tcPr>
            <w:tcW w:w="3666" w:type="dxa"/>
            <w:shd w:val="clear" w:color="auto" w:fill="auto"/>
          </w:tcPr>
          <w:p w:rsidR="00EF1A6B" w:rsidRPr="00363CB1" w:rsidRDefault="00EF1A6B" w:rsidP="00FE393C">
            <w:pPr>
              <w:rPr>
                <w:sz w:val="16"/>
                <w:szCs w:val="16"/>
              </w:rPr>
            </w:pPr>
            <w:r w:rsidRPr="00363CB1">
              <w:rPr>
                <w:sz w:val="16"/>
                <w:szCs w:val="16"/>
              </w:rPr>
              <w:t>Type</w:t>
            </w:r>
          </w:p>
        </w:tc>
        <w:tc>
          <w:tcPr>
            <w:tcW w:w="870" w:type="dxa"/>
            <w:shd w:val="clear" w:color="auto" w:fill="auto"/>
          </w:tcPr>
          <w:p w:rsidR="00EF1A6B" w:rsidRPr="00363CB1" w:rsidRDefault="00EF1A6B" w:rsidP="00FE393C">
            <w:pPr>
              <w:rPr>
                <w:sz w:val="16"/>
                <w:szCs w:val="16"/>
              </w:rPr>
            </w:pPr>
            <w:r w:rsidRPr="00363CB1">
              <w:rPr>
                <w:sz w:val="16"/>
                <w:szCs w:val="16"/>
              </w:rPr>
              <w:t>Direction</w:t>
            </w:r>
          </w:p>
        </w:tc>
        <w:tc>
          <w:tcPr>
            <w:tcW w:w="3650" w:type="dxa"/>
            <w:shd w:val="clear" w:color="auto" w:fill="auto"/>
          </w:tcPr>
          <w:p w:rsidR="00EF1A6B" w:rsidRPr="00363CB1" w:rsidRDefault="00EF1A6B" w:rsidP="00FE393C">
            <w:pPr>
              <w:rPr>
                <w:sz w:val="16"/>
                <w:szCs w:val="16"/>
              </w:rPr>
            </w:pPr>
            <w:r w:rsidRPr="00363CB1">
              <w:rPr>
                <w:sz w:val="16"/>
                <w:szCs w:val="16"/>
              </w:rPr>
              <w:t>Description</w:t>
            </w:r>
          </w:p>
        </w:tc>
      </w:tr>
      <w:tr w:rsidR="00EF1A6B" w:rsidRPr="002231B1" w:rsidTr="00FE393C">
        <w:tc>
          <w:tcPr>
            <w:tcW w:w="1843" w:type="dxa"/>
            <w:shd w:val="clear" w:color="auto" w:fill="auto"/>
          </w:tcPr>
          <w:p w:rsidR="00EF1A6B" w:rsidRPr="008D1837" w:rsidRDefault="00EF1A6B" w:rsidP="008D1837">
            <w:pPr>
              <w:pStyle w:val="ADANB"/>
            </w:pPr>
            <w:r w:rsidRPr="008D1837">
              <w:t>-</w:t>
            </w:r>
          </w:p>
        </w:tc>
        <w:tc>
          <w:tcPr>
            <w:tcW w:w="3666" w:type="dxa"/>
            <w:shd w:val="clear" w:color="auto" w:fill="auto"/>
          </w:tcPr>
          <w:p w:rsidR="00EF1A6B" w:rsidRPr="008D1837" w:rsidRDefault="00EF1A6B" w:rsidP="008D1837">
            <w:pPr>
              <w:pStyle w:val="ADANB"/>
            </w:pPr>
            <w:r w:rsidRPr="008D1837">
              <w:t>Boolean</w:t>
            </w:r>
          </w:p>
        </w:tc>
        <w:tc>
          <w:tcPr>
            <w:tcW w:w="870" w:type="dxa"/>
            <w:shd w:val="clear" w:color="auto" w:fill="auto"/>
          </w:tcPr>
          <w:p w:rsidR="00EF1A6B" w:rsidRPr="008D1837" w:rsidRDefault="00EF1A6B" w:rsidP="008D1837">
            <w:pPr>
              <w:pStyle w:val="ADANB"/>
            </w:pPr>
            <w:r w:rsidRPr="008D1837">
              <w:t>Out</w:t>
            </w:r>
          </w:p>
        </w:tc>
        <w:tc>
          <w:tcPr>
            <w:tcW w:w="3650" w:type="dxa"/>
            <w:shd w:val="clear" w:color="auto" w:fill="auto"/>
          </w:tcPr>
          <w:p w:rsidR="00EF1A6B" w:rsidRPr="008D1837" w:rsidRDefault="00EF1A6B" w:rsidP="008D1837">
            <w:pPr>
              <w:pStyle w:val="ADANB"/>
            </w:pPr>
            <w:r w:rsidRPr="008D1837">
              <w:t>True : start test</w:t>
            </w:r>
          </w:p>
          <w:p w:rsidR="001F318E" w:rsidRPr="008D1837" w:rsidRDefault="001F318E" w:rsidP="008D1837">
            <w:pPr>
              <w:pStyle w:val="ADANB"/>
            </w:pPr>
            <w:r w:rsidRPr="008D1837">
              <w:t>False:no test to be started</w:t>
            </w:r>
          </w:p>
        </w:tc>
      </w:tr>
    </w:tbl>
    <w:p w:rsidR="006F1B47" w:rsidRDefault="006F1B47" w:rsidP="006F1B47">
      <w:pPr>
        <w:pStyle w:val="Titre4"/>
      </w:pPr>
      <w:r>
        <w:t>Expected behaviour &amp; usage</w:t>
      </w:r>
    </w:p>
    <w:p w:rsidR="006F1B47" w:rsidRDefault="00EF1A6B" w:rsidP="00C924DC">
      <w:pPr>
        <w:pStyle w:val="Corpsdetexte"/>
      </w:pPr>
      <w:r w:rsidRPr="00623C9D">
        <w:t xml:space="preserve">The </w:t>
      </w:r>
      <w:r w:rsidRPr="00623C9D">
        <w:rPr>
          <w:noProof/>
          <w:sz w:val="20"/>
        </w:rPr>
        <w:t>START_BTM_TESTS_REQUIRED</w:t>
      </w:r>
      <w:r w:rsidRPr="00623C9D">
        <w:t xml:space="preserve"> function should be called after each Activate_Cycle</w:t>
      </w:r>
      <w:r w:rsidR="00CE142C">
        <w:t>. When a test is started, all BTM test request from the Application SW shall be ignored by the Basic SW until the test is finished.</w:t>
      </w:r>
    </w:p>
    <w:p w:rsidR="00CE142C" w:rsidRDefault="00CE142C" w:rsidP="00C924DC">
      <w:pPr>
        <w:pStyle w:val="Corpsdetexte"/>
      </w:pPr>
    </w:p>
    <w:p w:rsidR="006F1B47" w:rsidRDefault="006F1B47" w:rsidP="006F1B47">
      <w:pPr>
        <w:pStyle w:val="Titre3"/>
      </w:pPr>
      <w:bookmarkStart w:id="1375" w:name="_Toc397948243"/>
      <w:r>
        <w:t>Service BTM_TESTS_FINISHED</w:t>
      </w:r>
      <w:bookmarkEnd w:id="1375"/>
    </w:p>
    <w:p w:rsidR="006F1B47" w:rsidRDefault="006F1B47" w:rsidP="006F1B47">
      <w:pPr>
        <w:pStyle w:val="Titre4"/>
      </w:pPr>
      <w:r>
        <w:t>Description</w:t>
      </w:r>
    </w:p>
    <w:p w:rsidR="00EF1A6B" w:rsidRPr="00623C9D" w:rsidRDefault="00EF1A6B" w:rsidP="00EF1A6B">
      <w:pPr>
        <w:pStyle w:val="Corpsdetexte"/>
      </w:pPr>
      <w:r w:rsidRPr="00623C9D">
        <w:t xml:space="preserve">When </w:t>
      </w:r>
      <w:r w:rsidR="00970F80">
        <w:t>the</w:t>
      </w:r>
      <w:r w:rsidRPr="00623C9D">
        <w:t xml:space="preserve"> BTM antenna test is finished, the procedure BTM_TESTS_FINISHED must be called </w:t>
      </w:r>
      <w:r w:rsidR="003A2A80">
        <w:t xml:space="preserve">by the Basic SW </w:t>
      </w:r>
      <w:r w:rsidRPr="00623C9D">
        <w:t>to give the test result to the application.</w:t>
      </w:r>
    </w:p>
    <w:p w:rsidR="006F1B47" w:rsidRDefault="006F1B47" w:rsidP="006F1B47">
      <w:pPr>
        <w:pStyle w:val="Titre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EF1A6B" w:rsidRPr="002231B1" w:rsidTr="001A376B">
        <w:tc>
          <w:tcPr>
            <w:tcW w:w="1843" w:type="dxa"/>
            <w:shd w:val="clear" w:color="auto" w:fill="auto"/>
          </w:tcPr>
          <w:p w:rsidR="00EF1A6B" w:rsidRPr="00363CB1" w:rsidRDefault="00EF1A6B" w:rsidP="00FE393C">
            <w:pPr>
              <w:rPr>
                <w:sz w:val="16"/>
                <w:szCs w:val="16"/>
              </w:rPr>
            </w:pPr>
            <w:r w:rsidRPr="00363CB1">
              <w:rPr>
                <w:sz w:val="16"/>
                <w:szCs w:val="16"/>
              </w:rPr>
              <w:t>Name</w:t>
            </w:r>
          </w:p>
        </w:tc>
        <w:tc>
          <w:tcPr>
            <w:tcW w:w="3666" w:type="dxa"/>
            <w:shd w:val="clear" w:color="auto" w:fill="auto"/>
          </w:tcPr>
          <w:p w:rsidR="00EF1A6B" w:rsidRPr="00363CB1" w:rsidRDefault="00EF1A6B" w:rsidP="00FE393C">
            <w:pPr>
              <w:rPr>
                <w:sz w:val="16"/>
                <w:szCs w:val="16"/>
              </w:rPr>
            </w:pPr>
            <w:r w:rsidRPr="00363CB1">
              <w:rPr>
                <w:sz w:val="16"/>
                <w:szCs w:val="16"/>
              </w:rPr>
              <w:t>Type</w:t>
            </w:r>
          </w:p>
        </w:tc>
        <w:tc>
          <w:tcPr>
            <w:tcW w:w="870" w:type="dxa"/>
            <w:shd w:val="clear" w:color="auto" w:fill="auto"/>
          </w:tcPr>
          <w:p w:rsidR="00EF1A6B" w:rsidRPr="00363CB1" w:rsidRDefault="00EF1A6B" w:rsidP="00FE393C">
            <w:pPr>
              <w:rPr>
                <w:sz w:val="16"/>
                <w:szCs w:val="16"/>
              </w:rPr>
            </w:pPr>
            <w:r w:rsidRPr="00363CB1">
              <w:rPr>
                <w:sz w:val="16"/>
                <w:szCs w:val="16"/>
              </w:rPr>
              <w:t>Direction</w:t>
            </w:r>
          </w:p>
        </w:tc>
        <w:tc>
          <w:tcPr>
            <w:tcW w:w="3650" w:type="dxa"/>
            <w:shd w:val="clear" w:color="auto" w:fill="auto"/>
          </w:tcPr>
          <w:p w:rsidR="00EF1A6B" w:rsidRPr="00363CB1" w:rsidRDefault="00EF1A6B" w:rsidP="00FE393C">
            <w:pPr>
              <w:rPr>
                <w:sz w:val="16"/>
                <w:szCs w:val="16"/>
              </w:rPr>
            </w:pPr>
            <w:r w:rsidRPr="00363CB1">
              <w:rPr>
                <w:sz w:val="16"/>
                <w:szCs w:val="16"/>
              </w:rPr>
              <w:t>Description</w:t>
            </w:r>
          </w:p>
        </w:tc>
      </w:tr>
      <w:tr w:rsidR="001A376B" w:rsidRPr="002231B1" w:rsidTr="001A376B">
        <w:tc>
          <w:tcPr>
            <w:tcW w:w="1843" w:type="dxa"/>
            <w:shd w:val="clear" w:color="auto" w:fill="auto"/>
          </w:tcPr>
          <w:p w:rsidR="001A376B" w:rsidRPr="00CE31D3" w:rsidRDefault="001A376B" w:rsidP="00982ABA">
            <w:pPr>
              <w:pStyle w:val="ADANB"/>
            </w:pPr>
            <w:r w:rsidRPr="00F655D2">
              <w:t>WITH_RESULT</w:t>
            </w:r>
          </w:p>
        </w:tc>
        <w:tc>
          <w:tcPr>
            <w:tcW w:w="3666" w:type="dxa"/>
            <w:shd w:val="clear" w:color="auto" w:fill="auto"/>
          </w:tcPr>
          <w:p w:rsidR="001A376B" w:rsidRPr="00CE31D3" w:rsidRDefault="001A376B" w:rsidP="00982ABA">
            <w:pPr>
              <w:pStyle w:val="ADANB"/>
            </w:pPr>
            <w:r w:rsidRPr="00CE31D3">
              <w:t>API_TYPES.TEST_RESULT_T</w:t>
            </w:r>
          </w:p>
        </w:tc>
        <w:tc>
          <w:tcPr>
            <w:tcW w:w="870" w:type="dxa"/>
            <w:shd w:val="clear" w:color="auto" w:fill="auto"/>
          </w:tcPr>
          <w:p w:rsidR="001A376B" w:rsidRPr="00CE31D3" w:rsidRDefault="001A376B" w:rsidP="00982ABA">
            <w:pPr>
              <w:pStyle w:val="ADANB"/>
            </w:pPr>
            <w:r w:rsidRPr="00CE31D3">
              <w:t>in</w:t>
            </w:r>
          </w:p>
        </w:tc>
        <w:tc>
          <w:tcPr>
            <w:tcW w:w="3650" w:type="dxa"/>
            <w:shd w:val="clear" w:color="auto" w:fill="auto"/>
          </w:tcPr>
          <w:p w:rsidR="001A376B" w:rsidRPr="00982ABA" w:rsidRDefault="001A376B" w:rsidP="00982ABA">
            <w:pPr>
              <w:pStyle w:val="ADANB"/>
            </w:pPr>
            <w:r w:rsidRPr="00CE31D3">
              <w:t>The result of the BTM tests. (OK, NOT_OK, REDUCED_DISPONIBILITY);</w:t>
            </w:r>
          </w:p>
        </w:tc>
      </w:tr>
    </w:tbl>
    <w:p w:rsidR="006F1B47" w:rsidRDefault="006F1B47" w:rsidP="006F1B47">
      <w:pPr>
        <w:pStyle w:val="Titre4"/>
      </w:pPr>
      <w:r>
        <w:t>Returned value</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EF1A6B" w:rsidRPr="002231B1" w:rsidTr="003A2A80">
        <w:tc>
          <w:tcPr>
            <w:tcW w:w="1843" w:type="dxa"/>
            <w:shd w:val="clear" w:color="auto" w:fill="auto"/>
          </w:tcPr>
          <w:p w:rsidR="00EF1A6B" w:rsidRPr="00363CB1" w:rsidRDefault="00EF1A6B" w:rsidP="00FE393C">
            <w:pPr>
              <w:rPr>
                <w:sz w:val="16"/>
                <w:szCs w:val="16"/>
              </w:rPr>
            </w:pPr>
            <w:r w:rsidRPr="00363CB1">
              <w:rPr>
                <w:sz w:val="16"/>
                <w:szCs w:val="16"/>
              </w:rPr>
              <w:t>Name</w:t>
            </w:r>
          </w:p>
        </w:tc>
        <w:tc>
          <w:tcPr>
            <w:tcW w:w="3666" w:type="dxa"/>
            <w:shd w:val="clear" w:color="auto" w:fill="auto"/>
          </w:tcPr>
          <w:p w:rsidR="00EF1A6B" w:rsidRPr="00363CB1" w:rsidRDefault="00EF1A6B" w:rsidP="00FE393C">
            <w:pPr>
              <w:rPr>
                <w:sz w:val="16"/>
                <w:szCs w:val="16"/>
              </w:rPr>
            </w:pPr>
            <w:r w:rsidRPr="00363CB1">
              <w:rPr>
                <w:sz w:val="16"/>
                <w:szCs w:val="16"/>
              </w:rPr>
              <w:t>Type</w:t>
            </w:r>
          </w:p>
        </w:tc>
        <w:tc>
          <w:tcPr>
            <w:tcW w:w="870" w:type="dxa"/>
            <w:shd w:val="clear" w:color="auto" w:fill="auto"/>
          </w:tcPr>
          <w:p w:rsidR="00EF1A6B" w:rsidRPr="00363CB1" w:rsidRDefault="00EF1A6B" w:rsidP="00FE393C">
            <w:pPr>
              <w:rPr>
                <w:sz w:val="16"/>
                <w:szCs w:val="16"/>
              </w:rPr>
            </w:pPr>
            <w:r w:rsidRPr="00363CB1">
              <w:rPr>
                <w:sz w:val="16"/>
                <w:szCs w:val="16"/>
              </w:rPr>
              <w:t>Direction</w:t>
            </w:r>
          </w:p>
        </w:tc>
        <w:tc>
          <w:tcPr>
            <w:tcW w:w="3650" w:type="dxa"/>
            <w:shd w:val="clear" w:color="auto" w:fill="auto"/>
          </w:tcPr>
          <w:p w:rsidR="00EF1A6B" w:rsidRPr="00363CB1" w:rsidRDefault="00EF1A6B" w:rsidP="00FE393C">
            <w:pPr>
              <w:rPr>
                <w:sz w:val="16"/>
                <w:szCs w:val="16"/>
              </w:rPr>
            </w:pPr>
            <w:r w:rsidRPr="00363CB1">
              <w:rPr>
                <w:sz w:val="16"/>
                <w:szCs w:val="16"/>
              </w:rPr>
              <w:t>Description</w:t>
            </w:r>
          </w:p>
        </w:tc>
      </w:tr>
      <w:tr w:rsidR="003A2A80" w:rsidRPr="002231B1" w:rsidTr="003A2A80">
        <w:tc>
          <w:tcPr>
            <w:tcW w:w="1843" w:type="dxa"/>
            <w:shd w:val="clear" w:color="auto" w:fill="auto"/>
          </w:tcPr>
          <w:p w:rsidR="003A2A80" w:rsidRPr="002231B1" w:rsidRDefault="001A376B" w:rsidP="00FE393C">
            <w:pPr>
              <w:pStyle w:val="ADANB"/>
            </w:pPr>
            <w:r>
              <w:t>-</w:t>
            </w:r>
          </w:p>
        </w:tc>
        <w:tc>
          <w:tcPr>
            <w:tcW w:w="3666" w:type="dxa"/>
            <w:shd w:val="clear" w:color="auto" w:fill="auto"/>
          </w:tcPr>
          <w:p w:rsidR="003A2A80" w:rsidRPr="003A1073" w:rsidRDefault="001A376B" w:rsidP="00FE393C">
            <w:pPr>
              <w:pStyle w:val="ADANB"/>
              <w:rPr>
                <w:lang w:val="fr-BE"/>
              </w:rPr>
            </w:pPr>
            <w:r>
              <w:t>-</w:t>
            </w:r>
          </w:p>
        </w:tc>
        <w:tc>
          <w:tcPr>
            <w:tcW w:w="870" w:type="dxa"/>
            <w:shd w:val="clear" w:color="auto" w:fill="auto"/>
          </w:tcPr>
          <w:p w:rsidR="003A2A80" w:rsidRPr="002231B1" w:rsidRDefault="001A376B" w:rsidP="00FE393C">
            <w:pPr>
              <w:pStyle w:val="ADANB"/>
            </w:pPr>
            <w:r>
              <w:t>-</w:t>
            </w:r>
          </w:p>
        </w:tc>
        <w:tc>
          <w:tcPr>
            <w:tcW w:w="3650" w:type="dxa"/>
            <w:shd w:val="clear" w:color="auto" w:fill="auto"/>
          </w:tcPr>
          <w:p w:rsidR="003A2A80" w:rsidRPr="002231B1" w:rsidRDefault="001A376B" w:rsidP="003A2A80">
            <w:pPr>
              <w:pStyle w:val="ADANB"/>
            </w:pPr>
            <w:r>
              <w:t>-</w:t>
            </w:r>
          </w:p>
        </w:tc>
      </w:tr>
    </w:tbl>
    <w:p w:rsidR="006F1B47" w:rsidRDefault="006F1B47" w:rsidP="006F1B47">
      <w:pPr>
        <w:pStyle w:val="Titre4"/>
      </w:pPr>
      <w:r>
        <w:t>Expected behaviour &amp; usage</w:t>
      </w:r>
    </w:p>
    <w:p w:rsidR="00877429" w:rsidRDefault="00877429" w:rsidP="00877429">
      <w:pPr>
        <w:pStyle w:val="Corpsdetexte"/>
      </w:pPr>
      <w:r w:rsidRPr="00623C9D">
        <w:t xml:space="preserve">The </w:t>
      </w:r>
      <w:r>
        <w:rPr>
          <w:noProof/>
          <w:sz w:val="20"/>
        </w:rPr>
        <w:t>BTM_TESTS_FINISHED</w:t>
      </w:r>
      <w:r w:rsidRPr="00623C9D">
        <w:t xml:space="preserve"> function </w:t>
      </w:r>
      <w:r w:rsidR="003A2A80">
        <w:t xml:space="preserve">shall </w:t>
      </w:r>
      <w:r w:rsidRPr="00623C9D">
        <w:t xml:space="preserve">be called </w:t>
      </w:r>
      <w:r w:rsidR="00970F80">
        <w:t xml:space="preserve">once, </w:t>
      </w:r>
      <w:r>
        <w:t xml:space="preserve">before </w:t>
      </w:r>
      <w:r w:rsidRPr="00623C9D">
        <w:t>Activate_Cycle</w:t>
      </w:r>
      <w:r w:rsidR="00970F80">
        <w:t>,</w:t>
      </w:r>
      <w:r w:rsidR="003A2A80">
        <w:t xml:space="preserve"> only when the BTM test is finished.</w:t>
      </w:r>
    </w:p>
    <w:p w:rsidR="006F1B47" w:rsidRPr="003824A8" w:rsidRDefault="006F1B47" w:rsidP="00C924DC">
      <w:pPr>
        <w:pStyle w:val="Corpsdetexte"/>
      </w:pPr>
    </w:p>
    <w:p w:rsidR="00C924DC" w:rsidRDefault="00C924DC" w:rsidP="00C924DC">
      <w:pPr>
        <w:pStyle w:val="Titre3"/>
      </w:pPr>
      <w:bookmarkStart w:id="1376" w:name="_Toc397948244"/>
      <w:r w:rsidRPr="00196E00">
        <w:t>SW API extract (ADA Source Code)</w:t>
      </w:r>
      <w:bookmarkEnd w:id="1376"/>
    </w:p>
    <w:p w:rsidR="00EE416F" w:rsidRPr="00F41C9A" w:rsidRDefault="00EE416F" w:rsidP="002B4A34">
      <w:pPr>
        <w:pStyle w:val="ADANB"/>
      </w:pPr>
      <w:r w:rsidRPr="00F41C9A">
        <w:t xml:space="preserve">  -- Possible result of the power up tests</w:t>
      </w:r>
    </w:p>
    <w:p w:rsidR="00EE416F" w:rsidRPr="00F41C9A" w:rsidRDefault="00EE416F" w:rsidP="002B4A34">
      <w:pPr>
        <w:pStyle w:val="ADANB"/>
      </w:pPr>
      <w:r w:rsidRPr="00F41C9A">
        <w:t xml:space="preserve">  type TEST_RESULT_T is (OK, NOT_OK, REDUCED_DISPONIBILITY);</w:t>
      </w:r>
    </w:p>
    <w:p w:rsidR="00EE416F" w:rsidRPr="00F41C9A" w:rsidRDefault="00EE416F" w:rsidP="002B4A34">
      <w:pPr>
        <w:pStyle w:val="ADANB"/>
      </w:pPr>
    </w:p>
    <w:p w:rsidR="00EE416F" w:rsidRPr="00F41C9A" w:rsidRDefault="00EE416F" w:rsidP="002B4A34">
      <w:pPr>
        <w:pStyle w:val="ADANB"/>
      </w:pPr>
      <w:r w:rsidRPr="00F41C9A">
        <w:t>package ERTMS_TRAINBORN_GENERIC_API is</w:t>
      </w:r>
    </w:p>
    <w:p w:rsidR="00EE416F" w:rsidRPr="00F41C9A" w:rsidRDefault="00EE416F" w:rsidP="002B4A34">
      <w:pPr>
        <w:pStyle w:val="ADANB"/>
      </w:pPr>
      <w:r w:rsidRPr="00F41C9A">
        <w:t>.</w:t>
      </w:r>
    </w:p>
    <w:p w:rsidR="00EE416F" w:rsidRPr="00F41C9A" w:rsidRDefault="00EE416F" w:rsidP="002B4A34">
      <w:pPr>
        <w:pStyle w:val="ADANB"/>
      </w:pPr>
      <w:r w:rsidRPr="00F41C9A">
        <w:t>.</w:t>
      </w:r>
    </w:p>
    <w:p w:rsidR="00EE416F" w:rsidRPr="00F41C9A" w:rsidRDefault="00EE416F" w:rsidP="002B4A34">
      <w:pPr>
        <w:pStyle w:val="ADANB"/>
      </w:pPr>
      <w:r w:rsidRPr="00F41C9A">
        <w:t>.</w:t>
      </w:r>
    </w:p>
    <w:p w:rsidR="00EE416F" w:rsidRPr="00F41C9A" w:rsidRDefault="00EE416F" w:rsidP="002B4A34">
      <w:pPr>
        <w:pStyle w:val="ADANB"/>
      </w:pPr>
      <w:r w:rsidRPr="00F41C9A">
        <w:t xml:space="preserve">  -------------------------------------------------------------------------------------------------</w:t>
      </w:r>
    </w:p>
    <w:p w:rsidR="00EE416F" w:rsidRPr="00F41C9A" w:rsidRDefault="00EE416F" w:rsidP="002B4A34">
      <w:pPr>
        <w:pStyle w:val="ADANB"/>
      </w:pPr>
      <w:r w:rsidRPr="00F41C9A">
        <w:t xml:space="preserve">  -- Test services</w:t>
      </w:r>
    </w:p>
    <w:p w:rsidR="00EE416F" w:rsidRPr="00F41C9A" w:rsidRDefault="00EE416F" w:rsidP="002B4A34">
      <w:pPr>
        <w:pStyle w:val="ADANB"/>
      </w:pPr>
      <w:r w:rsidRPr="00F41C9A">
        <w:t xml:space="preserve">  -------------------------------------------------------------------------------------------------</w:t>
      </w:r>
    </w:p>
    <w:p w:rsidR="00EE416F" w:rsidRPr="00F41C9A" w:rsidRDefault="00EE416F" w:rsidP="002B4A34">
      <w:pPr>
        <w:pStyle w:val="ADANB"/>
      </w:pPr>
      <w:r w:rsidRPr="00F41C9A">
        <w:t xml:space="preserve">  -- procedure to deliver balises telegrams and coordinate to the application</w:t>
      </w:r>
    </w:p>
    <w:p w:rsidR="00EE416F" w:rsidRPr="00F41C9A" w:rsidRDefault="00EE416F" w:rsidP="002B4A34">
      <w:pPr>
        <w:pStyle w:val="ADANB"/>
      </w:pPr>
      <w:r w:rsidRPr="00F41C9A">
        <w:t xml:space="preserve">  function START_BTM_TESTS_REQUIRED return TYPES.BOOLEAN_T;</w:t>
      </w:r>
    </w:p>
    <w:p w:rsidR="00EE416F" w:rsidRPr="00F41C9A" w:rsidRDefault="00EE416F" w:rsidP="002B4A34">
      <w:pPr>
        <w:pStyle w:val="ADANB"/>
      </w:pPr>
    </w:p>
    <w:p w:rsidR="00EE416F" w:rsidRPr="00F41C9A" w:rsidRDefault="00EE416F" w:rsidP="002B4A34">
      <w:pPr>
        <w:pStyle w:val="ADANB"/>
      </w:pPr>
      <w:r w:rsidRPr="00F41C9A">
        <w:t xml:space="preserve">  -- procedure called when the btm tests are finished with the given result</w:t>
      </w:r>
    </w:p>
    <w:p w:rsidR="00EE416F" w:rsidRPr="00F41C9A" w:rsidRDefault="00EE416F" w:rsidP="002B4A34">
      <w:pPr>
        <w:pStyle w:val="ADANB"/>
      </w:pPr>
      <w:r w:rsidRPr="00F41C9A">
        <w:t xml:space="preserve">  procedure BTM_TESTS_FINISHED (WITH_RESULT : in ERTMS_TRAINBORN_GENERIC_API_TYPES.TEST_RESULT_T);</w:t>
      </w:r>
    </w:p>
    <w:p w:rsidR="00EE416F" w:rsidRPr="00F41C9A" w:rsidRDefault="00EE416F" w:rsidP="002B4A34">
      <w:pPr>
        <w:pStyle w:val="ADANB"/>
      </w:pPr>
    </w:p>
    <w:p w:rsidR="00EE416F" w:rsidRPr="00F41C9A" w:rsidRDefault="00EE416F" w:rsidP="002B4A34">
      <w:pPr>
        <w:pStyle w:val="ADANB"/>
      </w:pPr>
      <w:r w:rsidRPr="00F41C9A">
        <w:t xml:space="preserve">  -- procedure called when the power-up tests are finished with the given result</w:t>
      </w:r>
    </w:p>
    <w:p w:rsidR="00EE416F" w:rsidRPr="00F41C9A" w:rsidRDefault="00EE416F" w:rsidP="002B4A34">
      <w:pPr>
        <w:pStyle w:val="ADANB"/>
      </w:pPr>
      <w:r w:rsidRPr="00F41C9A">
        <w:t xml:space="preserve">  procedure POWER_UP_TESTS_FINISHED </w:t>
      </w:r>
    </w:p>
    <w:p w:rsidR="00EE416F" w:rsidRPr="00F41C9A" w:rsidRDefault="00EE416F" w:rsidP="002B4A34">
      <w:pPr>
        <w:pStyle w:val="ADANB"/>
      </w:pPr>
      <w:r w:rsidRPr="00F41C9A">
        <w:t xml:space="preserve">    (WITH_RESULT : in ERTMS_TRAINBORN_GENERIC_API_TYPES.TEST_RESULT_T);</w:t>
      </w:r>
    </w:p>
    <w:p w:rsidR="00EE416F" w:rsidRPr="00F41C9A" w:rsidRDefault="00EE416F" w:rsidP="002B4A34">
      <w:pPr>
        <w:pStyle w:val="ADANB"/>
      </w:pPr>
    </w:p>
    <w:p w:rsidR="00EE416F" w:rsidRPr="00F41C9A" w:rsidRDefault="00EE416F" w:rsidP="002B4A34">
      <w:pPr>
        <w:pStyle w:val="ADANB"/>
      </w:pPr>
    </w:p>
    <w:p w:rsidR="00EE416F" w:rsidRPr="00F41C9A" w:rsidRDefault="00EE416F" w:rsidP="002B4A34">
      <w:pPr>
        <w:pStyle w:val="ADANB"/>
      </w:pPr>
      <w:r w:rsidRPr="00F41C9A">
        <w:t>.</w:t>
      </w:r>
    </w:p>
    <w:p w:rsidR="00EE416F" w:rsidRPr="00F41C9A" w:rsidRDefault="00EE416F" w:rsidP="002B4A34">
      <w:pPr>
        <w:pStyle w:val="ADANB"/>
      </w:pPr>
      <w:r w:rsidRPr="00F41C9A">
        <w:t>.</w:t>
      </w:r>
    </w:p>
    <w:p w:rsidR="00EE416F" w:rsidRPr="00F41C9A" w:rsidRDefault="00EE416F" w:rsidP="002B4A34">
      <w:pPr>
        <w:pStyle w:val="ADANB"/>
      </w:pPr>
      <w:r w:rsidRPr="00F41C9A">
        <w:t>.</w:t>
      </w:r>
    </w:p>
    <w:p w:rsidR="00EE416F" w:rsidRDefault="00EE416F" w:rsidP="002B4A34">
      <w:pPr>
        <w:pStyle w:val="ADANB"/>
      </w:pPr>
      <w:r w:rsidRPr="00F41C9A">
        <w:t>end ERTMS_TRAINBORN_GENERIC_API;</w:t>
      </w:r>
    </w:p>
    <w:p w:rsidR="00E72ED6" w:rsidRDefault="00E72ED6" w:rsidP="00E72ED6">
      <w:pPr>
        <w:rPr>
          <w:noProof/>
        </w:rPr>
      </w:pPr>
    </w:p>
    <w:p w:rsidR="00097001" w:rsidRPr="00097001" w:rsidRDefault="00097001" w:rsidP="00097001">
      <w:pPr>
        <w:pStyle w:val="Corpsdetexte"/>
      </w:pPr>
    </w:p>
    <w:p w:rsidR="00014789" w:rsidRDefault="00014789" w:rsidP="00014789">
      <w:pPr>
        <w:pStyle w:val="Titre2"/>
      </w:pPr>
      <w:bookmarkStart w:id="1377" w:name="_Toc397948245"/>
      <w:r>
        <w:t>TIME</w:t>
      </w:r>
      <w:r w:rsidR="005F55BC">
        <w:t xml:space="preserve"> interface</w:t>
      </w:r>
      <w:bookmarkEnd w:id="1377"/>
    </w:p>
    <w:p w:rsidR="001B6264" w:rsidRPr="00F51479" w:rsidRDefault="001B6264" w:rsidP="001B6264">
      <w:pPr>
        <w:pStyle w:val="Titre3"/>
      </w:pPr>
      <w:bookmarkStart w:id="1378" w:name="_Toc397948246"/>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378"/>
    </w:p>
    <w:p w:rsidR="001B6264" w:rsidRDefault="001B6264" w:rsidP="001B6264">
      <w:pPr>
        <w:pStyle w:val="Titre4"/>
      </w:pPr>
      <w:r>
        <w:t>Input</w:t>
      </w:r>
    </w:p>
    <w:p w:rsidR="00795488" w:rsidRPr="0098169B" w:rsidRDefault="00795488" w:rsidP="00795488">
      <w:pPr>
        <w:pStyle w:val="ADANB"/>
        <w:rPr>
          <w:color w:val="auto"/>
          <w:sz w:val="22"/>
          <w:szCs w:val="22"/>
        </w:rPr>
      </w:pPr>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logical_voted_time</w:t>
      </w:r>
    </w:p>
    <w:p w:rsidR="001B6264" w:rsidRDefault="001B6264" w:rsidP="001B6264">
      <w:pPr>
        <w:pStyle w:val="Titre4"/>
      </w:pPr>
      <w:r>
        <w:t>Output</w:t>
      </w:r>
    </w:p>
    <w:p w:rsidR="001B6264" w:rsidRDefault="00795488" w:rsidP="001B6264">
      <w:r>
        <w:t>None.</w:t>
      </w:r>
    </w:p>
    <w:p w:rsidR="001B6264" w:rsidRDefault="001B6264" w:rsidP="00014789">
      <w:pPr>
        <w:pStyle w:val="Corpsdetexte"/>
      </w:pPr>
    </w:p>
    <w:p w:rsidR="001B6264" w:rsidRDefault="001B6264" w:rsidP="001B6264">
      <w:pPr>
        <w:pStyle w:val="Titre3"/>
      </w:pPr>
      <w:bookmarkStart w:id="1379" w:name="_Toc397948247"/>
      <w:r>
        <w:t>Service WRITE_TIME</w:t>
      </w:r>
      <w:bookmarkEnd w:id="1379"/>
    </w:p>
    <w:p w:rsidR="00617F93" w:rsidRDefault="00617F93" w:rsidP="00617F93">
      <w:pPr>
        <w:pStyle w:val="Titre4"/>
      </w:pPr>
      <w:r>
        <w:t>Description</w:t>
      </w:r>
    </w:p>
    <w:p w:rsidR="00617F93" w:rsidRDefault="00617F93" w:rsidP="009A359E">
      <w:r w:rsidRPr="002231B1">
        <w:t>Th</w:t>
      </w:r>
      <w:r w:rsidR="008E1008">
        <w:t>is</w:t>
      </w:r>
      <w:r w:rsidRPr="002231B1">
        <w:t xml:space="preserve"> service is used </w:t>
      </w:r>
      <w:r>
        <w:t xml:space="preserve">by the </w:t>
      </w:r>
      <w:r w:rsidR="00A41393">
        <w:t>Basic SW</w:t>
      </w:r>
      <w:r>
        <w:t xml:space="preserve"> layer to provide the current time to the </w:t>
      </w:r>
      <w:r w:rsidR="00EE59BD">
        <w:t>Application SW</w:t>
      </w:r>
      <w:r>
        <w:t>.</w:t>
      </w:r>
    </w:p>
    <w:p w:rsidR="00617F93" w:rsidRDefault="00047DE6" w:rsidP="009A359E">
      <w:r>
        <w:t>T</w:t>
      </w:r>
      <w:r w:rsidR="00617F93">
        <w:t xml:space="preserve">he time provided to the application is sampled from </w:t>
      </w:r>
      <w:r w:rsidR="00137B5D">
        <w:t xml:space="preserve">the </w:t>
      </w:r>
      <w:r w:rsidR="00617F93">
        <w:t xml:space="preserve">EVC clock </w:t>
      </w:r>
      <w:r w:rsidR="00137B5D">
        <w:t xml:space="preserve">(BSW Clock) </w:t>
      </w:r>
      <w:r w:rsidR="00617F93">
        <w:t>once per cycle and is not refreshed until the next cycle.</w:t>
      </w:r>
    </w:p>
    <w:p w:rsidR="009A359E" w:rsidRPr="009A359E" w:rsidRDefault="009A359E" w:rsidP="009A359E">
      <w:r w:rsidRPr="009A359E">
        <w:t>The time provided to th</w:t>
      </w:r>
      <w:r w:rsidR="008E1008">
        <w:t xml:space="preserve">e application </w:t>
      </w:r>
      <w:r w:rsidR="008E1008" w:rsidRPr="0093461B">
        <w:rPr>
          <w:u w:val="single"/>
        </w:rPr>
        <w:t xml:space="preserve">is equal to 0 at </w:t>
      </w:r>
      <w:r w:rsidRPr="0093461B">
        <w:rPr>
          <w:u w:val="single"/>
        </w:rPr>
        <w:t>power-up of the EVC</w:t>
      </w:r>
      <w:r w:rsidR="0093461B">
        <w:t xml:space="preserve"> (it is not a “UTC time” nor a “Local Time”)</w:t>
      </w:r>
      <w:r w:rsidRPr="009A359E">
        <w:t xml:space="preserve">, then </w:t>
      </w:r>
      <w:r w:rsidR="00ED68C8">
        <w:t>must increase</w:t>
      </w:r>
      <w:r w:rsidRPr="009A359E">
        <w:t xml:space="preserve"> at each cycle (unit = 0,01s), until it reaches its maximum value (</w:t>
      </w:r>
      <w:r w:rsidR="006F1794">
        <w:t xml:space="preserve">i.e </w:t>
      </w:r>
      <w:r w:rsidR="008E1008">
        <w:t xml:space="preserve">current </w:t>
      </w:r>
      <w:r w:rsidRPr="009A359E">
        <w:t>EVC limitation = 24 hours)</w:t>
      </w:r>
    </w:p>
    <w:p w:rsidR="009A359E" w:rsidRPr="009A359E" w:rsidRDefault="009A359E" w:rsidP="009A359E">
      <w:r w:rsidRPr="009A359E">
        <w:t xml:space="preserve">The Application shall never use directly the </w:t>
      </w:r>
      <w:r w:rsidR="00A41393">
        <w:t>Basic SW</w:t>
      </w:r>
      <w:r w:rsidR="00A41393" w:rsidRPr="009A359E">
        <w:t xml:space="preserve"> </w:t>
      </w:r>
      <w:r w:rsidRPr="009A359E">
        <w:t>clock.</w:t>
      </w:r>
    </w:p>
    <w:p w:rsidR="001B6264" w:rsidRDefault="001B6264" w:rsidP="001B6264">
      <w:pPr>
        <w:pStyle w:val="Titre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50"/>
      </w:tblGrid>
      <w:tr w:rsidR="00617F93" w:rsidRPr="002231B1" w:rsidTr="00363CB1">
        <w:tc>
          <w:tcPr>
            <w:tcW w:w="1843" w:type="dxa"/>
            <w:shd w:val="clear" w:color="auto" w:fill="auto"/>
          </w:tcPr>
          <w:p w:rsidR="00617F93" w:rsidRPr="00363CB1" w:rsidRDefault="00617F93" w:rsidP="00363CB1">
            <w:pPr>
              <w:rPr>
                <w:sz w:val="16"/>
                <w:szCs w:val="16"/>
              </w:rPr>
            </w:pPr>
            <w:r w:rsidRPr="00363CB1">
              <w:rPr>
                <w:sz w:val="16"/>
                <w:szCs w:val="16"/>
              </w:rPr>
              <w:t>Name</w:t>
            </w:r>
          </w:p>
        </w:tc>
        <w:tc>
          <w:tcPr>
            <w:tcW w:w="3686" w:type="dxa"/>
            <w:shd w:val="clear" w:color="auto" w:fill="auto"/>
          </w:tcPr>
          <w:p w:rsidR="00617F93" w:rsidRPr="00363CB1" w:rsidRDefault="00617F93" w:rsidP="00363CB1">
            <w:pPr>
              <w:rPr>
                <w:sz w:val="16"/>
                <w:szCs w:val="16"/>
              </w:rPr>
            </w:pPr>
            <w:r w:rsidRPr="00363CB1">
              <w:rPr>
                <w:sz w:val="16"/>
                <w:szCs w:val="16"/>
              </w:rPr>
              <w:t>Type</w:t>
            </w:r>
          </w:p>
        </w:tc>
        <w:tc>
          <w:tcPr>
            <w:tcW w:w="850" w:type="dxa"/>
            <w:shd w:val="clear" w:color="auto" w:fill="auto"/>
          </w:tcPr>
          <w:p w:rsidR="00617F93" w:rsidRPr="00363CB1" w:rsidRDefault="00617F93" w:rsidP="00363CB1">
            <w:pPr>
              <w:rPr>
                <w:sz w:val="16"/>
                <w:szCs w:val="16"/>
              </w:rPr>
            </w:pPr>
            <w:r w:rsidRPr="00363CB1">
              <w:rPr>
                <w:sz w:val="16"/>
                <w:szCs w:val="16"/>
              </w:rPr>
              <w:t>Direction</w:t>
            </w:r>
          </w:p>
        </w:tc>
        <w:tc>
          <w:tcPr>
            <w:tcW w:w="3650" w:type="dxa"/>
            <w:shd w:val="clear" w:color="auto" w:fill="auto"/>
          </w:tcPr>
          <w:p w:rsidR="00617F93" w:rsidRPr="00363CB1" w:rsidRDefault="00617F93" w:rsidP="00363CB1">
            <w:pPr>
              <w:rPr>
                <w:sz w:val="16"/>
                <w:szCs w:val="16"/>
              </w:rPr>
            </w:pPr>
            <w:r w:rsidRPr="00363CB1">
              <w:rPr>
                <w:sz w:val="16"/>
                <w:szCs w:val="16"/>
              </w:rPr>
              <w:t>Description</w:t>
            </w:r>
          </w:p>
        </w:tc>
      </w:tr>
      <w:tr w:rsidR="00617F93" w:rsidRPr="002231B1" w:rsidTr="00363CB1">
        <w:tc>
          <w:tcPr>
            <w:tcW w:w="1843" w:type="dxa"/>
            <w:shd w:val="clear" w:color="auto" w:fill="auto"/>
          </w:tcPr>
          <w:p w:rsidR="00617F93" w:rsidRPr="00363CB1" w:rsidRDefault="00617F93" w:rsidP="00EE59BD">
            <w:pPr>
              <w:pStyle w:val="ADANB"/>
            </w:pPr>
            <w:r w:rsidRPr="00363CB1">
              <w:t>VALUE</w:t>
            </w:r>
          </w:p>
        </w:tc>
        <w:tc>
          <w:tcPr>
            <w:tcW w:w="3686" w:type="dxa"/>
            <w:shd w:val="clear" w:color="auto" w:fill="auto"/>
          </w:tcPr>
          <w:p w:rsidR="00617F93" w:rsidRPr="00363CB1" w:rsidRDefault="00617F93" w:rsidP="00EE59BD">
            <w:pPr>
              <w:pStyle w:val="ADANB"/>
            </w:pPr>
            <w:r w:rsidRPr="00363CB1">
              <w:t>API_TYPES.CLOCK_T</w:t>
            </w:r>
          </w:p>
        </w:tc>
        <w:tc>
          <w:tcPr>
            <w:tcW w:w="850" w:type="dxa"/>
            <w:shd w:val="clear" w:color="auto" w:fill="auto"/>
          </w:tcPr>
          <w:p w:rsidR="00617F93" w:rsidRPr="00363CB1" w:rsidRDefault="00617F93" w:rsidP="00EE59BD">
            <w:pPr>
              <w:pStyle w:val="ADANB"/>
            </w:pPr>
            <w:r w:rsidRPr="00363CB1">
              <w:t>in</w:t>
            </w:r>
          </w:p>
        </w:tc>
        <w:tc>
          <w:tcPr>
            <w:tcW w:w="3650" w:type="dxa"/>
            <w:shd w:val="clear" w:color="auto" w:fill="auto"/>
          </w:tcPr>
          <w:p w:rsidR="00617F93" w:rsidRPr="00363CB1" w:rsidRDefault="00617F93" w:rsidP="00EE59BD">
            <w:pPr>
              <w:pStyle w:val="ADANB"/>
            </w:pPr>
            <w:r w:rsidRPr="00363CB1">
              <w:t xml:space="preserve">The current time as to be taken by the </w:t>
            </w:r>
            <w:r w:rsidR="00EE59BD">
              <w:t>Application SW</w:t>
            </w:r>
            <w:r w:rsidRPr="00363CB1">
              <w:t>. The unit of the time provided is the hundredth of second (10 ms)</w:t>
            </w:r>
          </w:p>
        </w:tc>
      </w:tr>
    </w:tbl>
    <w:p w:rsidR="001B6264" w:rsidRPr="001B6264" w:rsidRDefault="001B6264" w:rsidP="001B6264">
      <w:pPr>
        <w:pStyle w:val="Corpsdetexte"/>
      </w:pPr>
    </w:p>
    <w:p w:rsidR="001B6264" w:rsidRDefault="001B6264" w:rsidP="001B6264">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617F93" w:rsidRPr="002231B1" w:rsidTr="00363CB1">
        <w:tc>
          <w:tcPr>
            <w:tcW w:w="1843" w:type="dxa"/>
            <w:shd w:val="clear" w:color="auto" w:fill="auto"/>
          </w:tcPr>
          <w:p w:rsidR="00617F93" w:rsidRPr="00363CB1" w:rsidRDefault="00617F93" w:rsidP="00363CB1">
            <w:pPr>
              <w:rPr>
                <w:sz w:val="16"/>
                <w:szCs w:val="16"/>
              </w:rPr>
            </w:pPr>
            <w:r w:rsidRPr="00363CB1">
              <w:rPr>
                <w:sz w:val="16"/>
                <w:szCs w:val="16"/>
              </w:rPr>
              <w:t>Name</w:t>
            </w:r>
          </w:p>
        </w:tc>
        <w:tc>
          <w:tcPr>
            <w:tcW w:w="3666" w:type="dxa"/>
            <w:shd w:val="clear" w:color="auto" w:fill="auto"/>
          </w:tcPr>
          <w:p w:rsidR="00617F93" w:rsidRPr="00363CB1" w:rsidRDefault="00617F93" w:rsidP="00363CB1">
            <w:pPr>
              <w:rPr>
                <w:sz w:val="16"/>
                <w:szCs w:val="16"/>
              </w:rPr>
            </w:pPr>
            <w:r w:rsidRPr="00363CB1">
              <w:rPr>
                <w:sz w:val="16"/>
                <w:szCs w:val="16"/>
              </w:rPr>
              <w:t>Type</w:t>
            </w:r>
          </w:p>
        </w:tc>
        <w:tc>
          <w:tcPr>
            <w:tcW w:w="870" w:type="dxa"/>
            <w:shd w:val="clear" w:color="auto" w:fill="auto"/>
          </w:tcPr>
          <w:p w:rsidR="00617F93" w:rsidRPr="00363CB1" w:rsidRDefault="00617F93" w:rsidP="00363CB1">
            <w:pPr>
              <w:rPr>
                <w:sz w:val="16"/>
                <w:szCs w:val="16"/>
              </w:rPr>
            </w:pPr>
            <w:r w:rsidRPr="00363CB1">
              <w:rPr>
                <w:sz w:val="16"/>
                <w:szCs w:val="16"/>
              </w:rPr>
              <w:t>Direction</w:t>
            </w:r>
          </w:p>
        </w:tc>
        <w:tc>
          <w:tcPr>
            <w:tcW w:w="3650" w:type="dxa"/>
            <w:shd w:val="clear" w:color="auto" w:fill="auto"/>
          </w:tcPr>
          <w:p w:rsidR="00617F93" w:rsidRPr="00363CB1" w:rsidRDefault="00617F93" w:rsidP="00363CB1">
            <w:pPr>
              <w:rPr>
                <w:sz w:val="16"/>
                <w:szCs w:val="16"/>
              </w:rPr>
            </w:pPr>
            <w:r w:rsidRPr="00363CB1">
              <w:rPr>
                <w:sz w:val="16"/>
                <w:szCs w:val="16"/>
              </w:rPr>
              <w:t>Description</w:t>
            </w:r>
          </w:p>
        </w:tc>
      </w:tr>
      <w:tr w:rsidR="00617F93" w:rsidRPr="002231B1" w:rsidTr="00363CB1">
        <w:tc>
          <w:tcPr>
            <w:tcW w:w="1843" w:type="dxa"/>
            <w:shd w:val="clear" w:color="auto" w:fill="auto"/>
          </w:tcPr>
          <w:p w:rsidR="00617F93" w:rsidRPr="00363CB1" w:rsidRDefault="00617F93" w:rsidP="00363CB1">
            <w:pPr>
              <w:tabs>
                <w:tab w:val="center" w:pos="955"/>
              </w:tabs>
              <w:rPr>
                <w:sz w:val="16"/>
                <w:szCs w:val="16"/>
              </w:rPr>
            </w:pPr>
            <w:r w:rsidRPr="00363CB1">
              <w:rPr>
                <w:sz w:val="16"/>
                <w:szCs w:val="16"/>
              </w:rPr>
              <w:t>-</w:t>
            </w:r>
          </w:p>
        </w:tc>
        <w:tc>
          <w:tcPr>
            <w:tcW w:w="3666" w:type="dxa"/>
            <w:shd w:val="clear" w:color="auto" w:fill="auto"/>
          </w:tcPr>
          <w:p w:rsidR="00617F93" w:rsidRPr="00363CB1" w:rsidRDefault="00617F93" w:rsidP="00363CB1">
            <w:pPr>
              <w:rPr>
                <w:sz w:val="16"/>
                <w:szCs w:val="16"/>
              </w:rPr>
            </w:pPr>
            <w:r w:rsidRPr="00363CB1">
              <w:rPr>
                <w:sz w:val="16"/>
                <w:szCs w:val="16"/>
              </w:rPr>
              <w:t>-</w:t>
            </w:r>
          </w:p>
        </w:tc>
        <w:tc>
          <w:tcPr>
            <w:tcW w:w="870" w:type="dxa"/>
            <w:shd w:val="clear" w:color="auto" w:fill="auto"/>
          </w:tcPr>
          <w:p w:rsidR="00617F93" w:rsidRPr="00363CB1" w:rsidRDefault="00617F93" w:rsidP="00363CB1">
            <w:pPr>
              <w:rPr>
                <w:sz w:val="16"/>
                <w:szCs w:val="16"/>
              </w:rPr>
            </w:pPr>
            <w:r w:rsidRPr="00363CB1">
              <w:rPr>
                <w:sz w:val="16"/>
                <w:szCs w:val="16"/>
              </w:rPr>
              <w:t>-</w:t>
            </w:r>
          </w:p>
        </w:tc>
        <w:tc>
          <w:tcPr>
            <w:tcW w:w="3650" w:type="dxa"/>
            <w:shd w:val="clear" w:color="auto" w:fill="auto"/>
          </w:tcPr>
          <w:p w:rsidR="00617F93" w:rsidRPr="00363CB1" w:rsidRDefault="00617F93" w:rsidP="00363CB1">
            <w:pPr>
              <w:rPr>
                <w:sz w:val="16"/>
                <w:szCs w:val="16"/>
              </w:rPr>
            </w:pPr>
            <w:r w:rsidRPr="00363CB1">
              <w:rPr>
                <w:sz w:val="16"/>
                <w:szCs w:val="16"/>
              </w:rPr>
              <w:t>-</w:t>
            </w:r>
          </w:p>
        </w:tc>
      </w:tr>
    </w:tbl>
    <w:p w:rsidR="001B6264" w:rsidRDefault="001B6264" w:rsidP="001B6264">
      <w:pPr>
        <w:pStyle w:val="Corpsdetexte"/>
      </w:pPr>
    </w:p>
    <w:p w:rsidR="001B6264" w:rsidRDefault="001B6264" w:rsidP="001B6264">
      <w:pPr>
        <w:pStyle w:val="Titre4"/>
      </w:pPr>
      <w:r>
        <w:t>Expected behaviour &amp; usage</w:t>
      </w:r>
    </w:p>
    <w:p w:rsidR="000C111E" w:rsidRDefault="00617F93" w:rsidP="000C111E">
      <w:r>
        <w:lastRenderedPageBreak/>
        <w:t xml:space="preserve">The </w:t>
      </w:r>
      <w:r w:rsidR="00EE59BD">
        <w:t>Application SW</w:t>
      </w:r>
      <w:r>
        <w:t xml:space="preserve"> should store the time and use it fo</w:t>
      </w:r>
      <w:r w:rsidR="000C111E">
        <w:t>r all its internal computations.</w:t>
      </w:r>
    </w:p>
    <w:p w:rsidR="000C111E" w:rsidRPr="000C111E" w:rsidRDefault="000C111E" w:rsidP="000C111E">
      <w:r>
        <w:t>As the cycle duration is not constant, using a cycle counter is not appropriate.</w:t>
      </w:r>
    </w:p>
    <w:p w:rsidR="00617F93" w:rsidRDefault="00617F93" w:rsidP="00EB0434">
      <w:r w:rsidRPr="002231B1">
        <w:t xml:space="preserve">The </w:t>
      </w:r>
      <w:r w:rsidR="00D90BAC">
        <w:t>Basic SW</w:t>
      </w:r>
      <w:r w:rsidRPr="002231B1">
        <w:t xml:space="preserve"> shall call this service </w:t>
      </w:r>
      <w:r>
        <w:t>once at the beginning of each cycle, before providing the other input data of the cycle.</w:t>
      </w:r>
      <w:r w:rsidR="00ED68C8">
        <w:t xml:space="preserve"> </w:t>
      </w:r>
    </w:p>
    <w:p w:rsidR="00617F93" w:rsidRDefault="00617F93" w:rsidP="00EB0434">
      <w:r>
        <w:t>Care must be taken that the time is sampled at the beginning of the cycle.</w:t>
      </w:r>
    </w:p>
    <w:p w:rsidR="009A359E" w:rsidRDefault="004868A0" w:rsidP="00EB0434">
      <w:r>
        <w:t xml:space="preserve">The following figure </w:t>
      </w:r>
      <w:r w:rsidR="00617F93">
        <w:t xml:space="preserve">defines the way the time is provided to the </w:t>
      </w:r>
      <w:r w:rsidR="00EE59BD">
        <w:t>Application SW</w:t>
      </w:r>
      <w:r w:rsidR="000C111E">
        <w:t>:</w:t>
      </w:r>
    </w:p>
    <w:p w:rsidR="00014789" w:rsidRDefault="00402828" w:rsidP="00014789">
      <w:pPr>
        <w:pStyle w:val="Corpsdetexte"/>
      </w:pPr>
      <w:r>
        <w:rPr>
          <w:noProof/>
          <w:lang w:val="fr-BE" w:eastAsia="fr-BE"/>
        </w:rPr>
        <w:drawing>
          <wp:inline distT="0" distB="0" distL="0" distR="0" wp14:anchorId="06F5FFA7" wp14:editId="265D54AE">
            <wp:extent cx="6156325" cy="4453890"/>
            <wp:effectExtent l="0" t="0" r="0" b="3810"/>
            <wp:docPr id="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6325" cy="4453890"/>
                    </a:xfrm>
                    <a:prstGeom prst="rect">
                      <a:avLst/>
                    </a:prstGeom>
                    <a:noFill/>
                  </pic:spPr>
                </pic:pic>
              </a:graphicData>
            </a:graphic>
          </wp:inline>
        </w:drawing>
      </w:r>
    </w:p>
    <w:p w:rsidR="00014789" w:rsidRPr="00014789" w:rsidRDefault="00014789" w:rsidP="00014789">
      <w:pPr>
        <w:pStyle w:val="Corpsdetexte"/>
      </w:pPr>
    </w:p>
    <w:p w:rsidR="003824A8" w:rsidRDefault="003824A8" w:rsidP="003824A8">
      <w:pPr>
        <w:pStyle w:val="Titre3"/>
      </w:pPr>
      <w:bookmarkStart w:id="1380" w:name="_Toc397948248"/>
      <w:r w:rsidRPr="00196E00">
        <w:t>SW API extract (ADA Source Code)</w:t>
      </w:r>
      <w:bookmarkEnd w:id="1380"/>
    </w:p>
    <w:p w:rsidR="003824A8" w:rsidRPr="009F3AE8" w:rsidRDefault="003824A8" w:rsidP="009F3AE8">
      <w:pPr>
        <w:pStyle w:val="ADANB"/>
      </w:pPr>
      <w:r w:rsidRPr="009F3AE8">
        <w:t>-- System clock in HUNDREDTH_OF_SECOND</w:t>
      </w:r>
    </w:p>
    <w:p w:rsidR="003824A8" w:rsidRPr="009F3AE8" w:rsidRDefault="003824A8" w:rsidP="009F3AE8">
      <w:pPr>
        <w:pStyle w:val="ADANB"/>
      </w:pPr>
      <w:r w:rsidRPr="009F3AE8">
        <w:t>type CLOCK_T is new TYPES.NATURAL_LONG_T;</w:t>
      </w:r>
    </w:p>
    <w:p w:rsidR="003824A8" w:rsidRPr="009F3AE8" w:rsidRDefault="003824A8" w:rsidP="009F3AE8">
      <w:pPr>
        <w:pStyle w:val="ADANB"/>
      </w:pPr>
      <w:r w:rsidRPr="009F3AE8">
        <w:t>.</w:t>
      </w:r>
    </w:p>
    <w:p w:rsidR="003824A8" w:rsidRPr="009F3AE8" w:rsidRDefault="003824A8" w:rsidP="009F3AE8">
      <w:pPr>
        <w:pStyle w:val="ADANB"/>
      </w:pPr>
      <w:r w:rsidRPr="009F3AE8">
        <w:t>.</w:t>
      </w:r>
    </w:p>
    <w:p w:rsidR="003824A8" w:rsidRPr="009F3AE8" w:rsidRDefault="003824A8" w:rsidP="009F3AE8">
      <w:pPr>
        <w:pStyle w:val="ADANB"/>
      </w:pPr>
      <w:r w:rsidRPr="009F3AE8">
        <w:t>.</w:t>
      </w:r>
    </w:p>
    <w:p w:rsidR="003824A8" w:rsidRPr="009F3AE8" w:rsidRDefault="003824A8" w:rsidP="009F3AE8">
      <w:pPr>
        <w:pStyle w:val="ADANB"/>
      </w:pPr>
      <w:r w:rsidRPr="009F3AE8">
        <w:t>package ERTMS_TRAINBORN_GENERIC_API is</w:t>
      </w:r>
    </w:p>
    <w:p w:rsidR="003824A8" w:rsidRPr="009F3AE8" w:rsidRDefault="003824A8" w:rsidP="009F3AE8">
      <w:pPr>
        <w:pStyle w:val="ADANB"/>
      </w:pPr>
    </w:p>
    <w:p w:rsidR="003824A8" w:rsidRPr="009F3AE8" w:rsidRDefault="003824A8" w:rsidP="009F3AE8">
      <w:pPr>
        <w:pStyle w:val="ADANB"/>
      </w:pPr>
      <w:r w:rsidRPr="009F3AE8">
        <w:t xml:space="preserve">  -------------------------------------------------------------------------------------------------</w:t>
      </w:r>
    </w:p>
    <w:p w:rsidR="003824A8" w:rsidRPr="009F3AE8" w:rsidRDefault="003824A8" w:rsidP="009F3AE8">
      <w:pPr>
        <w:pStyle w:val="ADANB"/>
      </w:pPr>
      <w:r w:rsidRPr="009F3AE8">
        <w:t xml:space="preserve">  -- Time services</w:t>
      </w:r>
    </w:p>
    <w:p w:rsidR="003824A8" w:rsidRPr="009F3AE8" w:rsidRDefault="003824A8" w:rsidP="009F3AE8">
      <w:pPr>
        <w:pStyle w:val="ADANB"/>
      </w:pPr>
      <w:r w:rsidRPr="009F3AE8">
        <w:t xml:space="preserve">  -------------------------------------------------------------------------------------------------</w:t>
      </w:r>
    </w:p>
    <w:p w:rsidR="003824A8" w:rsidRPr="009F3AE8" w:rsidRDefault="003824A8" w:rsidP="009F3AE8">
      <w:pPr>
        <w:pStyle w:val="ADANB"/>
      </w:pPr>
      <w:r w:rsidRPr="009F3AE8">
        <w:t xml:space="preserve">  -- procedure activated on each cycle to give the current application time  </w:t>
      </w:r>
    </w:p>
    <w:p w:rsidR="003824A8" w:rsidRPr="009F3AE8" w:rsidRDefault="003824A8" w:rsidP="009F3AE8">
      <w:pPr>
        <w:pStyle w:val="ADANB"/>
      </w:pPr>
      <w:r w:rsidRPr="009F3AE8">
        <w:lastRenderedPageBreak/>
        <w:t xml:space="preserve">  procedure WRITE_TIME</w:t>
      </w:r>
    </w:p>
    <w:p w:rsidR="003824A8" w:rsidRPr="009F3AE8" w:rsidRDefault="003824A8" w:rsidP="009F3AE8">
      <w:pPr>
        <w:pStyle w:val="ADANB"/>
      </w:pPr>
      <w:r w:rsidRPr="009F3AE8">
        <w:t xml:space="preserve">    (VALUE : in ERTMS_TRAINBORN_GENERIC_API_TYPES.CLOCK_T);</w:t>
      </w:r>
    </w:p>
    <w:p w:rsidR="003824A8" w:rsidRPr="009F3AE8" w:rsidRDefault="003824A8" w:rsidP="009F3AE8">
      <w:pPr>
        <w:pStyle w:val="ADANB"/>
      </w:pPr>
      <w:r w:rsidRPr="009F3AE8">
        <w:t>.</w:t>
      </w:r>
    </w:p>
    <w:p w:rsidR="003824A8" w:rsidRPr="009F3AE8" w:rsidRDefault="003824A8" w:rsidP="009F3AE8">
      <w:pPr>
        <w:pStyle w:val="ADANB"/>
      </w:pPr>
      <w:r w:rsidRPr="009F3AE8">
        <w:t>.</w:t>
      </w:r>
    </w:p>
    <w:p w:rsidR="003824A8" w:rsidRPr="009F3AE8" w:rsidRDefault="003824A8" w:rsidP="009F3AE8">
      <w:pPr>
        <w:pStyle w:val="ADANB"/>
      </w:pPr>
      <w:r w:rsidRPr="009F3AE8">
        <w:t xml:space="preserve">  </w:t>
      </w:r>
    </w:p>
    <w:p w:rsidR="003824A8" w:rsidRPr="009F3AE8" w:rsidRDefault="003824A8" w:rsidP="009F3AE8">
      <w:pPr>
        <w:pStyle w:val="ADANB"/>
      </w:pPr>
      <w:r w:rsidRPr="009F3AE8">
        <w:t>end ERTMS_TRAINBORN_GENERIC_API;</w:t>
      </w:r>
    </w:p>
    <w:p w:rsidR="003824A8" w:rsidRDefault="003824A8" w:rsidP="00014789"/>
    <w:p w:rsidR="009F3AE8" w:rsidRPr="009F3AE8" w:rsidRDefault="009F3AE8" w:rsidP="009F3AE8">
      <w:pPr>
        <w:pStyle w:val="Corpsdetexte"/>
      </w:pPr>
    </w:p>
    <w:p w:rsidR="003824A8" w:rsidRPr="003824A8" w:rsidRDefault="003824A8" w:rsidP="003824A8">
      <w:pPr>
        <w:pStyle w:val="Titre2"/>
      </w:pPr>
      <w:bookmarkStart w:id="1381" w:name="_Toc397948249"/>
      <w:r>
        <w:t>MMU (Odometry)</w:t>
      </w:r>
      <w:r w:rsidR="005F55BC">
        <w:t xml:space="preserve"> interface</w:t>
      </w:r>
      <w:bookmarkEnd w:id="1381"/>
    </w:p>
    <w:p w:rsidR="003824A8" w:rsidRPr="00F51479" w:rsidRDefault="003824A8" w:rsidP="003824A8">
      <w:pPr>
        <w:pStyle w:val="Titre3"/>
      </w:pPr>
      <w:bookmarkStart w:id="1382" w:name="_Toc397948250"/>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382"/>
    </w:p>
    <w:p w:rsidR="003824A8" w:rsidRDefault="003824A8" w:rsidP="003824A8">
      <w:pPr>
        <w:pStyle w:val="Titre4"/>
      </w:pPr>
      <w:r>
        <w:t>Input</w:t>
      </w:r>
    </w:p>
    <w:p w:rsidR="00031202" w:rsidRPr="0098169B" w:rsidRDefault="00031202" w:rsidP="00031202">
      <w:pPr>
        <w:pStyle w:val="ADANB"/>
        <w:rPr>
          <w:color w:val="auto"/>
          <w:sz w:val="22"/>
          <w:szCs w:val="22"/>
        </w:rPr>
      </w:pPr>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MMU_input_info</w:t>
      </w:r>
    </w:p>
    <w:p w:rsidR="003824A8" w:rsidRDefault="003824A8" w:rsidP="003824A8">
      <w:pPr>
        <w:pStyle w:val="Titre4"/>
      </w:pPr>
      <w:r>
        <w:t>Output</w:t>
      </w:r>
    </w:p>
    <w:p w:rsidR="003824A8" w:rsidRDefault="00C92CE4" w:rsidP="003824A8">
      <w:r>
        <w:t>None.</w:t>
      </w:r>
    </w:p>
    <w:p w:rsidR="003824A8" w:rsidRPr="003824A8" w:rsidRDefault="003824A8" w:rsidP="003824A8">
      <w:pPr>
        <w:pStyle w:val="Corpsdetexte"/>
      </w:pPr>
    </w:p>
    <w:p w:rsidR="003824A8" w:rsidRDefault="003824A8" w:rsidP="003824A8">
      <w:pPr>
        <w:pStyle w:val="Titre3"/>
      </w:pPr>
      <w:bookmarkStart w:id="1383" w:name="_Toc397948251"/>
      <w:r>
        <w:t>Service WRITE_MMU_DATA</w:t>
      </w:r>
      <w:bookmarkEnd w:id="1383"/>
    </w:p>
    <w:p w:rsidR="003824A8" w:rsidRPr="003824A8" w:rsidRDefault="003824A8" w:rsidP="003824A8">
      <w:pPr>
        <w:pStyle w:val="Titre4"/>
      </w:pPr>
      <w:r>
        <w:t>Description</w:t>
      </w:r>
    </w:p>
    <w:p w:rsidR="003824A8" w:rsidRDefault="003824A8" w:rsidP="000838C4">
      <w:r>
        <w:t xml:space="preserve">The service is used by the </w:t>
      </w:r>
      <w:r w:rsidR="00E6758B">
        <w:t>Basic SW</w:t>
      </w:r>
      <w:r>
        <w:t xml:space="preserve"> to provide the current train </w:t>
      </w:r>
      <w:r w:rsidR="00E6758B">
        <w:t xml:space="preserve">MMU </w:t>
      </w:r>
      <w:r>
        <w:t>data to the train.</w:t>
      </w:r>
    </w:p>
    <w:p w:rsidR="003824A8" w:rsidRDefault="003824A8" w:rsidP="003824A8">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3824A8" w:rsidRPr="002231B1" w:rsidTr="00363CB1">
        <w:tc>
          <w:tcPr>
            <w:tcW w:w="1843" w:type="dxa"/>
            <w:shd w:val="clear" w:color="auto" w:fill="auto"/>
          </w:tcPr>
          <w:p w:rsidR="003824A8" w:rsidRPr="002231B1" w:rsidRDefault="003824A8" w:rsidP="00363CB1">
            <w:pPr>
              <w:pStyle w:val="Table0"/>
            </w:pPr>
            <w:r w:rsidRPr="002231B1">
              <w:t>Name</w:t>
            </w:r>
          </w:p>
        </w:tc>
        <w:tc>
          <w:tcPr>
            <w:tcW w:w="3686" w:type="dxa"/>
            <w:shd w:val="clear" w:color="auto" w:fill="auto"/>
          </w:tcPr>
          <w:p w:rsidR="003824A8" w:rsidRPr="002231B1" w:rsidRDefault="003824A8" w:rsidP="00363CB1">
            <w:pPr>
              <w:pStyle w:val="Table0"/>
            </w:pPr>
            <w:r w:rsidRPr="002231B1">
              <w:t>Type</w:t>
            </w:r>
          </w:p>
        </w:tc>
        <w:tc>
          <w:tcPr>
            <w:tcW w:w="850" w:type="dxa"/>
            <w:shd w:val="clear" w:color="auto" w:fill="auto"/>
          </w:tcPr>
          <w:p w:rsidR="003824A8" w:rsidRPr="002231B1" w:rsidRDefault="003824A8" w:rsidP="00363CB1">
            <w:pPr>
              <w:pStyle w:val="Table0"/>
            </w:pPr>
            <w:r w:rsidRPr="002231B1">
              <w:t>Direction</w:t>
            </w:r>
          </w:p>
        </w:tc>
        <w:tc>
          <w:tcPr>
            <w:tcW w:w="3686" w:type="dxa"/>
            <w:shd w:val="clear" w:color="auto" w:fill="auto"/>
          </w:tcPr>
          <w:p w:rsidR="003824A8" w:rsidRPr="002231B1" w:rsidRDefault="003824A8" w:rsidP="00363CB1">
            <w:pPr>
              <w:pStyle w:val="Table0"/>
            </w:pPr>
            <w:r w:rsidRPr="002231B1">
              <w:t>Description</w:t>
            </w:r>
          </w:p>
        </w:tc>
      </w:tr>
      <w:tr w:rsidR="003824A8" w:rsidRPr="0043297A" w:rsidTr="00363CB1">
        <w:tc>
          <w:tcPr>
            <w:tcW w:w="1843" w:type="dxa"/>
            <w:shd w:val="clear" w:color="auto" w:fill="auto"/>
          </w:tcPr>
          <w:p w:rsidR="003824A8" w:rsidRPr="002231B1" w:rsidRDefault="003824A8" w:rsidP="00363CB1">
            <w:pPr>
              <w:pStyle w:val="ADANB"/>
            </w:pPr>
            <w:r w:rsidRPr="001374CA">
              <w:t xml:space="preserve">COORDINATE </w:t>
            </w:r>
          </w:p>
        </w:tc>
        <w:tc>
          <w:tcPr>
            <w:tcW w:w="3686" w:type="dxa"/>
            <w:shd w:val="clear" w:color="auto" w:fill="auto"/>
          </w:tcPr>
          <w:p w:rsidR="003824A8" w:rsidRPr="00363CB1" w:rsidRDefault="003824A8" w:rsidP="00363CB1">
            <w:pPr>
              <w:pStyle w:val="ADANB"/>
              <w:rPr>
                <w:lang w:val="fr-BE"/>
              </w:rPr>
            </w:pPr>
            <w:r w:rsidRPr="00363CB1">
              <w:rPr>
                <w:lang w:val="fr-BE"/>
              </w:rPr>
              <w:t>API_TYPES.MMU_COORDINATE_T</w:t>
            </w:r>
          </w:p>
        </w:tc>
        <w:tc>
          <w:tcPr>
            <w:tcW w:w="850" w:type="dxa"/>
            <w:shd w:val="clear" w:color="auto" w:fill="auto"/>
          </w:tcPr>
          <w:p w:rsidR="003824A8" w:rsidRPr="00363CB1" w:rsidRDefault="003824A8" w:rsidP="00363CB1">
            <w:pPr>
              <w:pStyle w:val="ADANB"/>
              <w:rPr>
                <w:lang w:val="fr-BE"/>
              </w:rPr>
            </w:pPr>
            <w:r w:rsidRPr="00363CB1">
              <w:rPr>
                <w:lang w:val="fr-BE"/>
              </w:rPr>
              <w:t>in</w:t>
            </w:r>
          </w:p>
        </w:tc>
        <w:tc>
          <w:tcPr>
            <w:tcW w:w="3686" w:type="dxa"/>
            <w:shd w:val="clear" w:color="auto" w:fill="auto"/>
          </w:tcPr>
          <w:p w:rsidR="003824A8" w:rsidRDefault="003824A8" w:rsidP="00363CB1">
            <w:pPr>
              <w:pStyle w:val="ADANB"/>
            </w:pPr>
            <w:r w:rsidRPr="0043297A">
              <w:t>The current position of the train</w:t>
            </w:r>
            <w:r>
              <w:t>, bounded with the Upper and Lower values.</w:t>
            </w:r>
          </w:p>
          <w:p w:rsidR="003824A8" w:rsidRDefault="003824A8" w:rsidP="00363CB1">
            <w:pPr>
              <w:pStyle w:val="ADANB"/>
            </w:pPr>
            <w:r>
              <w:t xml:space="preserve">The position given is related to the train (does not change with the selected cabin). </w:t>
            </w:r>
          </w:p>
          <w:p w:rsidR="003824A8" w:rsidRDefault="003824A8" w:rsidP="00363CB1">
            <w:pPr>
              <w:pStyle w:val="ADANB"/>
            </w:pPr>
            <w:r>
              <w:t>For motions where cab A cross a point of the track before cab B, the location increases into the positive.</w:t>
            </w:r>
          </w:p>
          <w:p w:rsidR="003824A8" w:rsidRDefault="003824A8" w:rsidP="00363CB1">
            <w:pPr>
              <w:pStyle w:val="ADANB"/>
            </w:pPr>
            <w:r>
              <w:t>For motions where cab B cross a point of the track before cab A, the location decreases into the negative.</w:t>
            </w:r>
          </w:p>
          <w:p w:rsidR="003824A8" w:rsidRDefault="003824A8" w:rsidP="000838C4">
            <w:pPr>
              <w:pStyle w:val="ADANB"/>
            </w:pPr>
            <w:r>
              <w:t>[m]</w:t>
            </w:r>
          </w:p>
          <w:p w:rsidR="00E133C8" w:rsidRPr="0043297A" w:rsidRDefault="00E133C8" w:rsidP="00363CB1">
            <w:pPr>
              <w:pStyle w:val="ADANB"/>
            </w:pPr>
            <w:r w:rsidRPr="00623C9D">
              <w:t>The highest value, the lowest value and the nominal value (i.e. the most probable) are absolute values.</w:t>
            </w:r>
          </w:p>
        </w:tc>
      </w:tr>
      <w:tr w:rsidR="003824A8" w:rsidRPr="002231B1" w:rsidTr="00363CB1">
        <w:tc>
          <w:tcPr>
            <w:tcW w:w="1843" w:type="dxa"/>
            <w:shd w:val="clear" w:color="auto" w:fill="auto"/>
          </w:tcPr>
          <w:p w:rsidR="003824A8" w:rsidRPr="001374CA" w:rsidRDefault="003824A8" w:rsidP="00363CB1">
            <w:pPr>
              <w:pStyle w:val="ADANB"/>
            </w:pPr>
            <w:r w:rsidRPr="001374CA">
              <w:t>SPEED</w:t>
            </w:r>
          </w:p>
        </w:tc>
        <w:tc>
          <w:tcPr>
            <w:tcW w:w="3686" w:type="dxa"/>
            <w:shd w:val="clear" w:color="auto" w:fill="auto"/>
          </w:tcPr>
          <w:p w:rsidR="003824A8" w:rsidRPr="001374CA" w:rsidRDefault="003824A8" w:rsidP="007A21F5">
            <w:pPr>
              <w:pStyle w:val="ADANB"/>
            </w:pPr>
            <w:r w:rsidRPr="001374CA">
              <w:t>API_TYPES.</w:t>
            </w:r>
            <w:ins w:id="1384" w:author="3.0" w:date="2014-08-29T11:10:00Z">
              <w:r w:rsidR="00550982">
                <w:t>MMU_</w:t>
              </w:r>
            </w:ins>
            <w:r w:rsidRPr="001374CA">
              <w:t>SPEED_T</w:t>
            </w:r>
          </w:p>
        </w:tc>
        <w:tc>
          <w:tcPr>
            <w:tcW w:w="850" w:type="dxa"/>
            <w:shd w:val="clear" w:color="auto" w:fill="auto"/>
          </w:tcPr>
          <w:p w:rsidR="003824A8" w:rsidRPr="002231B1" w:rsidRDefault="003824A8" w:rsidP="00363CB1">
            <w:pPr>
              <w:pStyle w:val="ADANB"/>
            </w:pPr>
            <w:r w:rsidRPr="00363CB1">
              <w:rPr>
                <w:lang w:val="fr-BE"/>
              </w:rPr>
              <w:t>in</w:t>
            </w:r>
          </w:p>
        </w:tc>
        <w:tc>
          <w:tcPr>
            <w:tcW w:w="3686" w:type="dxa"/>
            <w:shd w:val="clear" w:color="auto" w:fill="auto"/>
          </w:tcPr>
          <w:p w:rsidR="003824A8" w:rsidRDefault="003824A8" w:rsidP="00363CB1">
            <w:pPr>
              <w:pStyle w:val="ADANB"/>
            </w:pPr>
            <w:r>
              <w:t>The current speed of the train, bounde</w:t>
            </w:r>
            <w:r w:rsidR="007A21F5">
              <w:t>d by the Upper and Lower values. In more details</w:t>
            </w:r>
          </w:p>
          <w:p w:rsidR="007A21F5" w:rsidRDefault="007A21F5" w:rsidP="00363CB1">
            <w:pPr>
              <w:pStyle w:val="ADANB"/>
            </w:pPr>
            <w:r>
              <w:t>- The upper estimation of the speed</w:t>
            </w:r>
          </w:p>
          <w:p w:rsidR="007A21F5" w:rsidRDefault="007A21F5" w:rsidP="00363CB1">
            <w:pPr>
              <w:pStyle w:val="ADANB"/>
            </w:pPr>
            <w:r>
              <w:t>- The lower estimation of the speed</w:t>
            </w:r>
          </w:p>
          <w:p w:rsidR="007A21F5" w:rsidRDefault="007A21F5" w:rsidP="00363CB1">
            <w:pPr>
              <w:pStyle w:val="ADANB"/>
            </w:pPr>
            <w:r>
              <w:t>- The safe nominal estimation of the speed which will be bounded between 98% and 100% of the upper estimation</w:t>
            </w:r>
          </w:p>
          <w:p w:rsidR="007A21F5" w:rsidRDefault="007A21F5" w:rsidP="00363CB1">
            <w:pPr>
              <w:pStyle w:val="ADANB"/>
            </w:pPr>
            <w:r>
              <w:t>- The raw nominal estimation of the speed which will be bounded between the lower and the upper estimations</w:t>
            </w:r>
          </w:p>
          <w:p w:rsidR="003824A8" w:rsidRDefault="003824A8" w:rsidP="00363CB1">
            <w:pPr>
              <w:pStyle w:val="ADANB"/>
            </w:pPr>
            <w:r>
              <w:t>The speed is always positive, ranging from 0 to 600 km/h</w:t>
            </w:r>
          </w:p>
          <w:p w:rsidR="003824A8" w:rsidRPr="002231B1" w:rsidRDefault="003824A8" w:rsidP="00363CB1">
            <w:pPr>
              <w:pStyle w:val="ADANB"/>
            </w:pPr>
            <w:r>
              <w:t>[m/s]</w:t>
            </w:r>
          </w:p>
        </w:tc>
      </w:tr>
      <w:tr w:rsidR="003824A8" w:rsidRPr="003D4062" w:rsidTr="00363CB1">
        <w:tc>
          <w:tcPr>
            <w:tcW w:w="1843" w:type="dxa"/>
            <w:shd w:val="clear" w:color="auto" w:fill="auto"/>
          </w:tcPr>
          <w:p w:rsidR="003824A8" w:rsidRPr="001374CA" w:rsidRDefault="003824A8" w:rsidP="00363CB1">
            <w:pPr>
              <w:pStyle w:val="ADANB"/>
            </w:pPr>
            <w:r w:rsidRPr="001374CA">
              <w:t>ACCELERATION</w:t>
            </w:r>
          </w:p>
        </w:tc>
        <w:tc>
          <w:tcPr>
            <w:tcW w:w="3686" w:type="dxa"/>
            <w:shd w:val="clear" w:color="auto" w:fill="auto"/>
          </w:tcPr>
          <w:p w:rsidR="003824A8" w:rsidRPr="00363CB1" w:rsidRDefault="003824A8" w:rsidP="00363CB1">
            <w:pPr>
              <w:pStyle w:val="ADANB"/>
              <w:rPr>
                <w:lang w:val="fr-BE"/>
              </w:rPr>
            </w:pPr>
            <w:r w:rsidRPr="00363CB1">
              <w:rPr>
                <w:lang w:val="fr-BE"/>
              </w:rPr>
              <w:t>API_TYPES.ACCELERATION_VALUE_T</w:t>
            </w:r>
          </w:p>
        </w:tc>
        <w:tc>
          <w:tcPr>
            <w:tcW w:w="850" w:type="dxa"/>
            <w:shd w:val="clear" w:color="auto" w:fill="auto"/>
          </w:tcPr>
          <w:p w:rsidR="003824A8" w:rsidRPr="00363CB1" w:rsidRDefault="003824A8" w:rsidP="00363CB1">
            <w:pPr>
              <w:pStyle w:val="ADANB"/>
              <w:rPr>
                <w:lang w:val="fr-BE"/>
              </w:rPr>
            </w:pPr>
            <w:r w:rsidRPr="00363CB1">
              <w:rPr>
                <w:lang w:val="fr-BE"/>
              </w:rPr>
              <w:t>in</w:t>
            </w:r>
          </w:p>
        </w:tc>
        <w:tc>
          <w:tcPr>
            <w:tcW w:w="3686" w:type="dxa"/>
            <w:shd w:val="clear" w:color="auto" w:fill="auto"/>
          </w:tcPr>
          <w:p w:rsidR="003824A8" w:rsidRPr="003D4062" w:rsidRDefault="003824A8" w:rsidP="00363CB1">
            <w:pPr>
              <w:pStyle w:val="ADANB"/>
            </w:pPr>
            <w:r w:rsidRPr="00B4340E">
              <w:t>Acceleration</w:t>
            </w:r>
            <w:r w:rsidRPr="003D4062">
              <w:t xml:space="preserve"> of the train</w:t>
            </w:r>
          </w:p>
          <w:p w:rsidR="003824A8" w:rsidRPr="003D4062" w:rsidRDefault="003824A8" w:rsidP="00363CB1">
            <w:pPr>
              <w:pStyle w:val="ADANB"/>
            </w:pPr>
            <w:r w:rsidRPr="003D4062">
              <w:t>[m/s²]</w:t>
            </w:r>
          </w:p>
        </w:tc>
      </w:tr>
      <w:tr w:rsidR="003824A8" w:rsidRPr="002231B1" w:rsidTr="00363CB1">
        <w:tc>
          <w:tcPr>
            <w:tcW w:w="1843" w:type="dxa"/>
            <w:shd w:val="clear" w:color="auto" w:fill="auto"/>
          </w:tcPr>
          <w:p w:rsidR="003824A8" w:rsidRPr="001374CA" w:rsidRDefault="003824A8" w:rsidP="00363CB1">
            <w:pPr>
              <w:pStyle w:val="ADANB"/>
            </w:pPr>
            <w:r w:rsidRPr="001374CA">
              <w:t>MOTION_STATE</w:t>
            </w:r>
          </w:p>
        </w:tc>
        <w:tc>
          <w:tcPr>
            <w:tcW w:w="3686" w:type="dxa"/>
            <w:shd w:val="clear" w:color="auto" w:fill="auto"/>
          </w:tcPr>
          <w:p w:rsidR="003824A8" w:rsidRPr="00363CB1" w:rsidRDefault="003824A8" w:rsidP="00363CB1">
            <w:pPr>
              <w:pStyle w:val="ADANB"/>
              <w:rPr>
                <w:lang w:val="fr-BE"/>
              </w:rPr>
            </w:pPr>
            <w:r w:rsidRPr="001374CA">
              <w:t>API_TYPES.MOTION_STATE_T</w:t>
            </w:r>
          </w:p>
        </w:tc>
        <w:tc>
          <w:tcPr>
            <w:tcW w:w="850" w:type="dxa"/>
            <w:shd w:val="clear" w:color="auto" w:fill="auto"/>
          </w:tcPr>
          <w:p w:rsidR="003824A8" w:rsidRPr="002231B1" w:rsidRDefault="003824A8" w:rsidP="00363CB1">
            <w:pPr>
              <w:pStyle w:val="ADANB"/>
            </w:pPr>
            <w:r w:rsidRPr="00363CB1">
              <w:rPr>
                <w:lang w:val="fr-BE"/>
              </w:rPr>
              <w:t>in</w:t>
            </w:r>
          </w:p>
        </w:tc>
        <w:tc>
          <w:tcPr>
            <w:tcW w:w="3686" w:type="dxa"/>
            <w:shd w:val="clear" w:color="auto" w:fill="auto"/>
          </w:tcPr>
          <w:p w:rsidR="003824A8" w:rsidRPr="002231B1" w:rsidRDefault="003824A8" w:rsidP="00363CB1">
            <w:pPr>
              <w:pStyle w:val="ADANB"/>
            </w:pPr>
            <w:r>
              <w:t>Indicate when the train is moving or not.</w:t>
            </w:r>
          </w:p>
        </w:tc>
      </w:tr>
      <w:tr w:rsidR="003824A8" w:rsidRPr="00BE12A8" w:rsidTr="00363CB1">
        <w:tc>
          <w:tcPr>
            <w:tcW w:w="1843" w:type="dxa"/>
            <w:shd w:val="clear" w:color="auto" w:fill="auto"/>
          </w:tcPr>
          <w:p w:rsidR="003824A8" w:rsidRPr="001374CA" w:rsidRDefault="003824A8" w:rsidP="00363CB1">
            <w:pPr>
              <w:pStyle w:val="ADANB"/>
            </w:pPr>
            <w:r w:rsidRPr="001374CA">
              <w:t>MOTION_DIRECTION</w:t>
            </w:r>
          </w:p>
        </w:tc>
        <w:tc>
          <w:tcPr>
            <w:tcW w:w="3686" w:type="dxa"/>
            <w:shd w:val="clear" w:color="auto" w:fill="auto"/>
          </w:tcPr>
          <w:p w:rsidR="003824A8" w:rsidRPr="00363CB1" w:rsidRDefault="003824A8" w:rsidP="00363CB1">
            <w:pPr>
              <w:pStyle w:val="ADANB"/>
              <w:rPr>
                <w:lang w:val="fr-BE"/>
              </w:rPr>
            </w:pPr>
            <w:r w:rsidRPr="00363CB1">
              <w:rPr>
                <w:lang w:val="fr-BE"/>
              </w:rPr>
              <w:t>API_TYPES.MOTION_DIRECTION_T</w:t>
            </w:r>
          </w:p>
        </w:tc>
        <w:tc>
          <w:tcPr>
            <w:tcW w:w="850" w:type="dxa"/>
            <w:shd w:val="clear" w:color="auto" w:fill="auto"/>
          </w:tcPr>
          <w:p w:rsidR="003824A8" w:rsidRPr="00363CB1" w:rsidRDefault="003824A8" w:rsidP="00363CB1">
            <w:pPr>
              <w:pStyle w:val="ADANB"/>
              <w:rPr>
                <w:lang w:val="fr-BE"/>
              </w:rPr>
            </w:pPr>
            <w:r w:rsidRPr="00363CB1">
              <w:rPr>
                <w:lang w:val="fr-BE"/>
              </w:rPr>
              <w:t>in</w:t>
            </w:r>
          </w:p>
        </w:tc>
        <w:tc>
          <w:tcPr>
            <w:tcW w:w="3686" w:type="dxa"/>
            <w:shd w:val="clear" w:color="auto" w:fill="auto"/>
          </w:tcPr>
          <w:p w:rsidR="003824A8" w:rsidRPr="003D4062" w:rsidRDefault="003824A8" w:rsidP="00363CB1">
            <w:pPr>
              <w:pStyle w:val="ADANB"/>
            </w:pPr>
            <w:r w:rsidRPr="00BE12A8">
              <w:t>Indicates the direction of the train</w:t>
            </w:r>
          </w:p>
        </w:tc>
      </w:tr>
      <w:tr w:rsidR="003824A8" w:rsidRPr="002231B1" w:rsidTr="00363CB1">
        <w:tc>
          <w:tcPr>
            <w:tcW w:w="1843" w:type="dxa"/>
            <w:shd w:val="clear" w:color="auto" w:fill="auto"/>
          </w:tcPr>
          <w:p w:rsidR="003824A8" w:rsidRPr="001374CA" w:rsidRDefault="003824A8" w:rsidP="00363CB1">
            <w:pPr>
              <w:pStyle w:val="ADANB"/>
            </w:pPr>
            <w:r w:rsidRPr="001374CA">
              <w:lastRenderedPageBreak/>
              <w:t>TIME_STAMP</w:t>
            </w:r>
          </w:p>
        </w:tc>
        <w:tc>
          <w:tcPr>
            <w:tcW w:w="3686" w:type="dxa"/>
            <w:shd w:val="clear" w:color="auto" w:fill="auto"/>
          </w:tcPr>
          <w:p w:rsidR="003824A8" w:rsidRPr="00363CB1" w:rsidRDefault="003824A8" w:rsidP="00363CB1">
            <w:pPr>
              <w:pStyle w:val="ADANB"/>
              <w:rPr>
                <w:lang w:val="fr-BE"/>
              </w:rPr>
            </w:pPr>
            <w:r w:rsidRPr="001374CA">
              <w:t>API_TYPES.CLOCK_T</w:t>
            </w:r>
          </w:p>
        </w:tc>
        <w:tc>
          <w:tcPr>
            <w:tcW w:w="850" w:type="dxa"/>
            <w:shd w:val="clear" w:color="auto" w:fill="auto"/>
          </w:tcPr>
          <w:p w:rsidR="003824A8" w:rsidRPr="002231B1" w:rsidRDefault="003824A8" w:rsidP="00363CB1">
            <w:pPr>
              <w:pStyle w:val="ADANB"/>
            </w:pPr>
            <w:r w:rsidRPr="00363CB1">
              <w:rPr>
                <w:lang w:val="fr-BE"/>
              </w:rPr>
              <w:t>in</w:t>
            </w:r>
          </w:p>
        </w:tc>
        <w:tc>
          <w:tcPr>
            <w:tcW w:w="3686" w:type="dxa"/>
            <w:shd w:val="clear" w:color="auto" w:fill="auto"/>
          </w:tcPr>
          <w:p w:rsidR="003824A8" w:rsidRDefault="003824A8" w:rsidP="00363CB1">
            <w:pPr>
              <w:pStyle w:val="ADANB"/>
            </w:pPr>
            <w:r>
              <w:t>The time at which the measure was valid</w:t>
            </w:r>
          </w:p>
          <w:p w:rsidR="00364578" w:rsidRPr="002231B1" w:rsidRDefault="00364578" w:rsidP="00364578">
            <w:pPr>
              <w:pStyle w:val="ADANB"/>
            </w:pPr>
            <w:r>
              <w:t>(same referencial as WRITE_TIME service)</w:t>
            </w:r>
          </w:p>
        </w:tc>
      </w:tr>
    </w:tbl>
    <w:p w:rsidR="003824A8" w:rsidRDefault="003824A8" w:rsidP="003824A8">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824A8" w:rsidRPr="002231B1" w:rsidTr="00363CB1">
        <w:tc>
          <w:tcPr>
            <w:tcW w:w="1843" w:type="dxa"/>
            <w:shd w:val="clear" w:color="auto" w:fill="auto"/>
          </w:tcPr>
          <w:p w:rsidR="003824A8" w:rsidRPr="00363CB1" w:rsidRDefault="003824A8" w:rsidP="00363CB1">
            <w:pPr>
              <w:rPr>
                <w:sz w:val="16"/>
                <w:szCs w:val="16"/>
              </w:rPr>
            </w:pPr>
            <w:r w:rsidRPr="00363CB1">
              <w:rPr>
                <w:sz w:val="16"/>
                <w:szCs w:val="16"/>
              </w:rPr>
              <w:t>Name</w:t>
            </w:r>
          </w:p>
        </w:tc>
        <w:tc>
          <w:tcPr>
            <w:tcW w:w="3666" w:type="dxa"/>
            <w:shd w:val="clear" w:color="auto" w:fill="auto"/>
          </w:tcPr>
          <w:p w:rsidR="003824A8" w:rsidRPr="00363CB1" w:rsidRDefault="003824A8" w:rsidP="00363CB1">
            <w:pPr>
              <w:rPr>
                <w:sz w:val="16"/>
                <w:szCs w:val="16"/>
              </w:rPr>
            </w:pPr>
            <w:r w:rsidRPr="00363CB1">
              <w:rPr>
                <w:sz w:val="16"/>
                <w:szCs w:val="16"/>
              </w:rPr>
              <w:t>Type</w:t>
            </w:r>
          </w:p>
        </w:tc>
        <w:tc>
          <w:tcPr>
            <w:tcW w:w="870" w:type="dxa"/>
            <w:shd w:val="clear" w:color="auto" w:fill="auto"/>
          </w:tcPr>
          <w:p w:rsidR="003824A8" w:rsidRPr="00363CB1" w:rsidRDefault="003824A8" w:rsidP="00363CB1">
            <w:pPr>
              <w:rPr>
                <w:sz w:val="16"/>
                <w:szCs w:val="16"/>
              </w:rPr>
            </w:pPr>
            <w:r w:rsidRPr="00363CB1">
              <w:rPr>
                <w:sz w:val="16"/>
                <w:szCs w:val="16"/>
              </w:rPr>
              <w:t>Direction</w:t>
            </w:r>
          </w:p>
        </w:tc>
        <w:tc>
          <w:tcPr>
            <w:tcW w:w="3686" w:type="dxa"/>
            <w:shd w:val="clear" w:color="auto" w:fill="auto"/>
          </w:tcPr>
          <w:p w:rsidR="003824A8" w:rsidRPr="00363CB1" w:rsidRDefault="003824A8" w:rsidP="00363CB1">
            <w:pPr>
              <w:rPr>
                <w:sz w:val="16"/>
                <w:szCs w:val="16"/>
              </w:rPr>
            </w:pPr>
            <w:r w:rsidRPr="00363CB1">
              <w:rPr>
                <w:sz w:val="16"/>
                <w:szCs w:val="16"/>
              </w:rPr>
              <w:t>Description</w:t>
            </w:r>
          </w:p>
        </w:tc>
      </w:tr>
      <w:tr w:rsidR="003824A8" w:rsidRPr="002231B1" w:rsidTr="00363CB1">
        <w:tc>
          <w:tcPr>
            <w:tcW w:w="1843" w:type="dxa"/>
            <w:shd w:val="clear" w:color="auto" w:fill="auto"/>
          </w:tcPr>
          <w:p w:rsidR="003824A8" w:rsidRPr="00363CB1" w:rsidRDefault="003824A8" w:rsidP="00363CB1">
            <w:pPr>
              <w:tabs>
                <w:tab w:val="center" w:pos="955"/>
              </w:tabs>
              <w:rPr>
                <w:sz w:val="16"/>
                <w:szCs w:val="16"/>
              </w:rPr>
            </w:pPr>
            <w:r w:rsidRPr="00363CB1">
              <w:rPr>
                <w:sz w:val="16"/>
                <w:szCs w:val="16"/>
              </w:rPr>
              <w:t>-</w:t>
            </w:r>
          </w:p>
        </w:tc>
        <w:tc>
          <w:tcPr>
            <w:tcW w:w="3666" w:type="dxa"/>
            <w:shd w:val="clear" w:color="auto" w:fill="auto"/>
          </w:tcPr>
          <w:p w:rsidR="003824A8" w:rsidRPr="00363CB1" w:rsidRDefault="003824A8" w:rsidP="00363CB1">
            <w:pPr>
              <w:rPr>
                <w:sz w:val="16"/>
                <w:szCs w:val="16"/>
              </w:rPr>
            </w:pPr>
            <w:r w:rsidRPr="00363CB1">
              <w:rPr>
                <w:sz w:val="16"/>
                <w:szCs w:val="16"/>
              </w:rPr>
              <w:t>-</w:t>
            </w:r>
          </w:p>
        </w:tc>
        <w:tc>
          <w:tcPr>
            <w:tcW w:w="870" w:type="dxa"/>
            <w:shd w:val="clear" w:color="auto" w:fill="auto"/>
          </w:tcPr>
          <w:p w:rsidR="003824A8" w:rsidRPr="00363CB1" w:rsidRDefault="003824A8" w:rsidP="00363CB1">
            <w:pPr>
              <w:rPr>
                <w:sz w:val="16"/>
                <w:szCs w:val="16"/>
              </w:rPr>
            </w:pPr>
            <w:r w:rsidRPr="00363CB1">
              <w:rPr>
                <w:sz w:val="16"/>
                <w:szCs w:val="16"/>
              </w:rPr>
              <w:t>-</w:t>
            </w:r>
          </w:p>
        </w:tc>
        <w:tc>
          <w:tcPr>
            <w:tcW w:w="3686" w:type="dxa"/>
            <w:shd w:val="clear" w:color="auto" w:fill="auto"/>
          </w:tcPr>
          <w:p w:rsidR="003824A8" w:rsidRPr="00363CB1" w:rsidRDefault="003824A8" w:rsidP="00363CB1">
            <w:pPr>
              <w:rPr>
                <w:sz w:val="16"/>
                <w:szCs w:val="16"/>
              </w:rPr>
            </w:pPr>
            <w:r w:rsidRPr="00363CB1">
              <w:rPr>
                <w:sz w:val="16"/>
                <w:szCs w:val="16"/>
              </w:rPr>
              <w:t>-</w:t>
            </w:r>
          </w:p>
        </w:tc>
      </w:tr>
    </w:tbl>
    <w:p w:rsidR="003824A8" w:rsidRDefault="003824A8" w:rsidP="003824A8">
      <w:pPr>
        <w:pStyle w:val="Titre4"/>
      </w:pPr>
      <w:r>
        <w:t>Expected behaviour &amp; usage</w:t>
      </w:r>
    </w:p>
    <w:p w:rsidR="003824A8" w:rsidRDefault="003824A8" w:rsidP="000838C4">
      <w:r w:rsidRPr="002231B1">
        <w:t xml:space="preserve">The </w:t>
      </w:r>
      <w:r w:rsidR="00E6758B">
        <w:t>Basic SW</w:t>
      </w:r>
      <w:r w:rsidRPr="002231B1">
        <w:t xml:space="preserve"> shall call this service </w:t>
      </w:r>
      <w:r>
        <w:t xml:space="preserve">once per cycle before the activation of the </w:t>
      </w:r>
      <w:r w:rsidR="00E6758B">
        <w:t>Application SW</w:t>
      </w:r>
      <w:r>
        <w:t xml:space="preserve"> to provide the latest MMU data available.</w:t>
      </w:r>
    </w:p>
    <w:p w:rsidR="008702A4" w:rsidRDefault="008702A4" w:rsidP="008702A4">
      <w:r w:rsidRPr="00623C9D">
        <w:t>The application must be able to cope with odometry data that contains UNKNOWN</w:t>
      </w:r>
      <w:r w:rsidRPr="00623C9D">
        <w:rPr>
          <w:sz w:val="16"/>
        </w:rPr>
        <w:t xml:space="preserve"> </w:t>
      </w:r>
      <w:r>
        <w:t>fields.</w:t>
      </w:r>
    </w:p>
    <w:p w:rsidR="005F55BC" w:rsidRPr="00623C9D" w:rsidRDefault="00CB0B39" w:rsidP="005F55BC">
      <w:r>
        <w:t>If the motion can</w:t>
      </w:r>
      <w:r w:rsidR="005F55BC" w:rsidRPr="00623C9D">
        <w:t>not be determined (i.e. due to a very low speed or small distance travelled), the MOTION_STATE or MOTION_DIRECTION may be set to UNKNOWN by the Basic Software.</w:t>
      </w:r>
    </w:p>
    <w:p w:rsidR="005F55BC" w:rsidRPr="00623C9D" w:rsidRDefault="005F55BC" w:rsidP="005F55BC">
      <w:r w:rsidRPr="00623C9D">
        <w:t>For both speed and coordinate LOWER_VALUE and UPPER_VALUE are absolute values in the same reference as NOMINAL_VALUE.</w:t>
      </w:r>
    </w:p>
    <w:p w:rsidR="005F55BC" w:rsidRPr="00623C9D" w:rsidRDefault="005F55BC" w:rsidP="005F55BC">
      <w:r w:rsidRPr="00623C9D">
        <w:t>The ACCELERATION is provided for ease of use, but it is not a safe value, and is not used in safety relevant calculations.</w:t>
      </w:r>
      <w:r w:rsidR="00F30227">
        <w:t xml:space="preserve"> The provided acceleration data must be consistent with the</w:t>
      </w:r>
      <w:r w:rsidR="00512EE0">
        <w:t xml:space="preserve"> maximum train </w:t>
      </w:r>
      <w:r w:rsidR="00F30227">
        <w:t xml:space="preserve">acceleration and </w:t>
      </w:r>
      <w:r w:rsidR="00512EE0">
        <w:t xml:space="preserve">maximum train </w:t>
      </w:r>
      <w:r w:rsidR="00F30227">
        <w:t>deceleration</w:t>
      </w:r>
      <w:r w:rsidR="00512EE0">
        <w:t xml:space="preserve"> parameters</w:t>
      </w:r>
      <w:r w:rsidR="00F30227">
        <w:t>.</w:t>
      </w:r>
    </w:p>
    <w:p w:rsidR="005F55BC" w:rsidRPr="005F55BC" w:rsidRDefault="005F55BC" w:rsidP="005F55BC">
      <w:pPr>
        <w:pStyle w:val="Corpsdetexte"/>
      </w:pPr>
      <w:r w:rsidRPr="005F55BC">
        <w:t>The position of the train is always 0 at the power-up of the EVC and it corresponds to the head of the train.</w:t>
      </w:r>
    </w:p>
    <w:p w:rsidR="003824A8" w:rsidRPr="00E3088B" w:rsidRDefault="003824A8" w:rsidP="00E133C8">
      <w:pPr>
        <w:pStyle w:val="StylerapideNB"/>
      </w:pPr>
      <w:r w:rsidRPr="00E3088B">
        <w:t>The nominal distance will always be in the range</w:t>
      </w:r>
      <w:r>
        <w:t xml:space="preserve"> </w:t>
      </w:r>
      <w:r w:rsidRPr="00E3088B">
        <w:t>of the minimum distance and the maximum distance.</w:t>
      </w:r>
      <w:r>
        <w:t xml:space="preserve"> </w:t>
      </w:r>
      <w:r w:rsidRPr="00E3088B">
        <w:t>But it can be closer to one or the other boundary</w:t>
      </w:r>
      <w:r>
        <w:t>. (same principle for the speed measurement). An example is provided here after :</w:t>
      </w:r>
    </w:p>
    <w:p w:rsidR="003824A8" w:rsidRDefault="00402828" w:rsidP="003824A8">
      <w:pPr>
        <w:keepNext/>
        <w:spacing w:before="240"/>
        <w:ind w:left="1411"/>
        <w:outlineLvl w:val="4"/>
      </w:pPr>
      <w:r>
        <w:rPr>
          <w:noProof/>
          <w:lang w:val="fr-BE" w:eastAsia="fr-BE"/>
        </w:rPr>
        <w:drawing>
          <wp:inline distT="0" distB="0" distL="0" distR="0" wp14:anchorId="658654BA" wp14:editId="6D6D4247">
            <wp:extent cx="4589145" cy="2113280"/>
            <wp:effectExtent l="0" t="0" r="1905" b="0"/>
            <wp:docPr id="1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9145" cy="2113280"/>
                    </a:xfrm>
                    <a:prstGeom prst="rect">
                      <a:avLst/>
                    </a:prstGeom>
                    <a:noFill/>
                    <a:ln>
                      <a:noFill/>
                    </a:ln>
                  </pic:spPr>
                </pic:pic>
              </a:graphicData>
            </a:graphic>
          </wp:inline>
        </w:drawing>
      </w:r>
    </w:p>
    <w:p w:rsidR="003824A8" w:rsidRDefault="003824A8" w:rsidP="003824A8">
      <w:pPr>
        <w:pStyle w:val="Lgende"/>
        <w:jc w:val="center"/>
      </w:pPr>
      <w:r>
        <w:t>E.g. distance nominal bounded</w:t>
      </w:r>
      <w:r w:rsidR="00C976D7">
        <w:t xml:space="preserve"> by distance maximum and minimum</w:t>
      </w:r>
    </w:p>
    <w:p w:rsidR="00CB0B39" w:rsidRDefault="00CB0B39" w:rsidP="000838C4"/>
    <w:p w:rsidR="003824A8" w:rsidRPr="00E3088B" w:rsidRDefault="003824A8" w:rsidP="000838C4">
      <w:r w:rsidRPr="00E3088B">
        <w:t>The error range |Distance_max – Distance_min| will always increase during the time. H</w:t>
      </w:r>
      <w:r>
        <w:t>ere-after is an example when the train is going first in forward and then after in reverse :</w:t>
      </w:r>
    </w:p>
    <w:p w:rsidR="003824A8" w:rsidRDefault="00402828" w:rsidP="003824A8">
      <w:pPr>
        <w:pStyle w:val="Titre5"/>
        <w:keepNext/>
        <w:numPr>
          <w:ilvl w:val="0"/>
          <w:numId w:val="0"/>
        </w:numPr>
        <w:ind w:left="1411"/>
      </w:pPr>
      <w:r>
        <w:rPr>
          <w:noProof/>
          <w:lang w:val="fr-BE" w:eastAsia="fr-BE"/>
        </w:rPr>
        <w:lastRenderedPageBreak/>
        <w:drawing>
          <wp:inline distT="0" distB="0" distL="0" distR="0" wp14:anchorId="13948E6A" wp14:editId="45282C49">
            <wp:extent cx="5253355" cy="2673985"/>
            <wp:effectExtent l="0" t="0" r="0" b="0"/>
            <wp:docPr id="1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3355" cy="2673985"/>
                    </a:xfrm>
                    <a:prstGeom prst="rect">
                      <a:avLst/>
                    </a:prstGeom>
                    <a:noFill/>
                    <a:ln>
                      <a:noFill/>
                    </a:ln>
                  </pic:spPr>
                </pic:pic>
              </a:graphicData>
            </a:graphic>
          </wp:inline>
        </w:drawing>
      </w:r>
    </w:p>
    <w:p w:rsidR="003824A8" w:rsidRDefault="003824A8" w:rsidP="003824A8">
      <w:pPr>
        <w:pStyle w:val="Lgende"/>
        <w:jc w:val="center"/>
      </w:pPr>
      <w:r>
        <w:t>E.g Train direction forward and then reverse</w:t>
      </w:r>
    </w:p>
    <w:p w:rsidR="003824A8" w:rsidRDefault="003824A8" w:rsidP="003824A8">
      <w:pPr>
        <w:pStyle w:val="Titre5"/>
        <w:numPr>
          <w:ilvl w:val="0"/>
          <w:numId w:val="0"/>
        </w:numPr>
        <w:ind w:left="1411"/>
      </w:pPr>
    </w:p>
    <w:p w:rsidR="007271B8" w:rsidRDefault="007271B8" w:rsidP="000838C4">
      <w:r>
        <w:t xml:space="preserve">When passing over a balise, the reset of the error range </w:t>
      </w:r>
      <w:r w:rsidRPr="00E3088B">
        <w:t>|Distance_max – Distance_min|</w:t>
      </w:r>
      <w:r>
        <w:t xml:space="preserve"> is to be managed by the application.</w:t>
      </w:r>
    </w:p>
    <w:p w:rsidR="003824A8" w:rsidRDefault="003824A8" w:rsidP="000838C4">
      <w:r>
        <w:t>Distance measurement, Speed measurement and motion detection data will always be consistent.</w:t>
      </w:r>
    </w:p>
    <w:p w:rsidR="003824A8" w:rsidRDefault="003824A8" w:rsidP="000838C4">
      <w:r>
        <w:t>When the train starts moving, the Motion Direction may be set to “unknown” due to very low speed of the train (under ~1 km/h). In such case, the distance measurement data may vary as following (e.g) :</w:t>
      </w:r>
    </w:p>
    <w:p w:rsidR="003824A8" w:rsidRDefault="00402828" w:rsidP="003824A8">
      <w:pPr>
        <w:pStyle w:val="Titre5"/>
        <w:keepNext/>
        <w:numPr>
          <w:ilvl w:val="0"/>
          <w:numId w:val="0"/>
        </w:numPr>
        <w:ind w:left="1411"/>
        <w:jc w:val="center"/>
      </w:pPr>
      <w:r>
        <w:rPr>
          <w:noProof/>
          <w:lang w:val="fr-BE" w:eastAsia="fr-BE"/>
        </w:rPr>
        <w:drawing>
          <wp:inline distT="0" distB="0" distL="0" distR="0" wp14:anchorId="3137B3B4" wp14:editId="40F5C94C">
            <wp:extent cx="4822190" cy="2829560"/>
            <wp:effectExtent l="0" t="0" r="0" b="0"/>
            <wp:docPr id="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190" cy="2829560"/>
                    </a:xfrm>
                    <a:prstGeom prst="rect">
                      <a:avLst/>
                    </a:prstGeom>
                    <a:noFill/>
                    <a:ln>
                      <a:noFill/>
                    </a:ln>
                  </pic:spPr>
                </pic:pic>
              </a:graphicData>
            </a:graphic>
          </wp:inline>
        </w:drawing>
      </w:r>
    </w:p>
    <w:p w:rsidR="003824A8" w:rsidRDefault="003824A8" w:rsidP="003824A8">
      <w:pPr>
        <w:pStyle w:val="Lgende"/>
        <w:jc w:val="center"/>
      </w:pPr>
      <w:r>
        <w:t>E.g. start of the train (zooming on the lapse of time during which the motion-direction of the train is “unknown”)</w:t>
      </w:r>
    </w:p>
    <w:p w:rsidR="003824A8" w:rsidRDefault="00C976D7" w:rsidP="000838C4">
      <w:r>
        <w:t>In the EVC, t</w:t>
      </w:r>
      <w:r w:rsidR="003824A8">
        <w:t>he MMU data estimation are computed by the GEOS board using a smoothing mechanism over the measurement samples obtained during the last 500 ms leading to a delay of 250 ms on the estimation (time-</w:t>
      </w:r>
      <w:r w:rsidR="003824A8">
        <w:lastRenderedPageBreak/>
        <w:t>stamp). It is to notice that this 250ms delay is extrapolated directly by the GEOS board for the “distance minimum” and “distance maximum” data only.</w:t>
      </w:r>
    </w:p>
    <w:p w:rsidR="00F406E8" w:rsidRDefault="00F406E8" w:rsidP="00982ABA">
      <w:r>
        <w:t>Remark : train_acceleration_upper_bound and train_accelration_lower_bound are defined in the functional model but are not implemented in the SW API. Only the nominal value of the acceleration measure is available in the SW.</w:t>
      </w:r>
    </w:p>
    <w:p w:rsidR="00F406E8" w:rsidRPr="003824A8" w:rsidRDefault="00F406E8" w:rsidP="003824A8">
      <w:pPr>
        <w:pStyle w:val="Corpsdetexte"/>
      </w:pPr>
    </w:p>
    <w:p w:rsidR="003824A8" w:rsidRDefault="003824A8" w:rsidP="003824A8">
      <w:pPr>
        <w:pStyle w:val="Titre3"/>
      </w:pPr>
      <w:bookmarkStart w:id="1385" w:name="_Toc397948252"/>
      <w:r w:rsidRPr="00196E00">
        <w:t>SW API extract (ADA Source Code)</w:t>
      </w:r>
      <w:bookmarkEnd w:id="1385"/>
    </w:p>
    <w:p w:rsidR="003824A8" w:rsidRPr="00F41C9A" w:rsidRDefault="003824A8" w:rsidP="003824A8">
      <w:pPr>
        <w:pStyle w:val="ADANB"/>
      </w:pPr>
      <w:r w:rsidRPr="00F41C9A">
        <w:t>-------------------------------------------------------------------------------------------------</w:t>
      </w:r>
    </w:p>
    <w:p w:rsidR="003824A8" w:rsidRPr="00F41C9A" w:rsidRDefault="003824A8" w:rsidP="003824A8">
      <w:pPr>
        <w:pStyle w:val="ADANB"/>
      </w:pPr>
      <w:r w:rsidRPr="00F41C9A">
        <w:t>-- MMU interface types</w:t>
      </w:r>
    </w:p>
    <w:p w:rsidR="003824A8" w:rsidRDefault="003824A8" w:rsidP="003824A8">
      <w:pPr>
        <w:pStyle w:val="ADANB"/>
      </w:pPr>
    </w:p>
    <w:p w:rsidR="00417F47" w:rsidRDefault="00417F47" w:rsidP="00417F47">
      <w:pPr>
        <w:pStyle w:val="ADANB"/>
      </w:pPr>
      <w:r>
        <w:t>-- Speed in m/sec range 0 .. 600 km/h</w:t>
      </w:r>
    </w:p>
    <w:p w:rsidR="00417F47" w:rsidRDefault="00417F47" w:rsidP="00417F47">
      <w:pPr>
        <w:pStyle w:val="ADANB"/>
      </w:pPr>
      <w:r>
        <w:t xml:space="preserve">  subtype SPEED_VALUE_T is TYPES.REAL_T; -- range 0.0 .. TYPES.REAL_T(600.0/3.6); --</w:t>
      </w:r>
    </w:p>
    <w:p w:rsidR="00417F47" w:rsidRPr="00F41C9A" w:rsidRDefault="00417F47" w:rsidP="003824A8">
      <w:pPr>
        <w:pStyle w:val="ADANB"/>
      </w:pPr>
    </w:p>
    <w:p w:rsidR="003824A8" w:rsidRPr="00F41C9A" w:rsidRDefault="003824A8" w:rsidP="003824A8">
      <w:pPr>
        <w:pStyle w:val="ADANB"/>
      </w:pPr>
      <w:r w:rsidRPr="00F41C9A">
        <w:t xml:space="preserve">  -- Distance to reference point in m</w:t>
      </w:r>
    </w:p>
    <w:p w:rsidR="003824A8" w:rsidRPr="00F41C9A" w:rsidRDefault="003824A8" w:rsidP="003824A8">
      <w:pPr>
        <w:pStyle w:val="ADANB"/>
      </w:pPr>
      <w:r w:rsidRPr="00F41C9A">
        <w:t xml:space="preserve">  type MMU_COUNTER_T is delta 0.01 range - 15_000_000.0 .. 15_000_000.0;</w:t>
      </w:r>
    </w:p>
    <w:p w:rsidR="003824A8" w:rsidRPr="00F41C9A" w:rsidRDefault="003824A8" w:rsidP="003824A8">
      <w:pPr>
        <w:pStyle w:val="ADANB"/>
      </w:pPr>
      <w:r w:rsidRPr="00F41C9A">
        <w:t xml:space="preserve">  -- Definition of a bounded point coordinate</w:t>
      </w:r>
    </w:p>
    <w:p w:rsidR="003824A8" w:rsidRPr="00F41C9A" w:rsidRDefault="003824A8" w:rsidP="003824A8">
      <w:pPr>
        <w:pStyle w:val="ADANB"/>
      </w:pPr>
      <w:r w:rsidRPr="00F41C9A">
        <w:t xml:space="preserve">  type MMU_COORDINATE_T is</w:t>
      </w:r>
    </w:p>
    <w:p w:rsidR="003824A8" w:rsidRPr="00F41C9A" w:rsidRDefault="003824A8" w:rsidP="003824A8">
      <w:pPr>
        <w:pStyle w:val="ADANB"/>
      </w:pPr>
      <w:r w:rsidRPr="00F41C9A">
        <w:t xml:space="preserve">    record</w:t>
      </w:r>
    </w:p>
    <w:p w:rsidR="003824A8" w:rsidRPr="00F41C9A" w:rsidRDefault="003824A8" w:rsidP="003824A8">
      <w:pPr>
        <w:pStyle w:val="ADANB"/>
      </w:pPr>
      <w:r w:rsidRPr="00F41C9A">
        <w:t xml:space="preserve">      NOMINAL_VALUE : MMU_COUNTER_T := 0.0;</w:t>
      </w:r>
    </w:p>
    <w:p w:rsidR="003824A8" w:rsidRPr="00F41C9A" w:rsidRDefault="003824A8" w:rsidP="003824A8">
      <w:pPr>
        <w:pStyle w:val="ADANB"/>
      </w:pPr>
      <w:r w:rsidRPr="00F41C9A">
        <w:t xml:space="preserve">      UPPER_VALUE   : MMU_COUNTER_T := 0.0;</w:t>
      </w:r>
    </w:p>
    <w:p w:rsidR="003824A8" w:rsidRPr="00F41C9A" w:rsidRDefault="003824A8" w:rsidP="003824A8">
      <w:pPr>
        <w:pStyle w:val="ADANB"/>
      </w:pPr>
      <w:r w:rsidRPr="00F41C9A">
        <w:t xml:space="preserve">      LOWER_VALUE   : MMU_COUNTER_T := 0.0;</w:t>
      </w:r>
    </w:p>
    <w:p w:rsidR="003824A8" w:rsidRPr="00F41C9A" w:rsidRDefault="003824A8" w:rsidP="003824A8">
      <w:pPr>
        <w:pStyle w:val="ADANB"/>
      </w:pPr>
      <w:r w:rsidRPr="00F41C9A">
        <w:t xml:space="preserve">    end record;</w:t>
      </w:r>
    </w:p>
    <w:p w:rsidR="003824A8" w:rsidRPr="00F41C9A" w:rsidRDefault="003824A8" w:rsidP="003824A8">
      <w:pPr>
        <w:pStyle w:val="ADANB"/>
      </w:pPr>
      <w:r w:rsidRPr="00F41C9A">
        <w:t xml:space="preserve">  EMPTY_MMU_COORDINATE_C : constant MMU_COORDINATE_T := (NOMINAL_VALUE =&gt; 0.0,</w:t>
      </w:r>
    </w:p>
    <w:p w:rsidR="003824A8" w:rsidRPr="00F41C9A" w:rsidRDefault="003824A8" w:rsidP="003824A8">
      <w:pPr>
        <w:pStyle w:val="ADANB"/>
      </w:pPr>
      <w:r w:rsidRPr="00F41C9A">
        <w:t xml:space="preserve">                                                         UPPER_VALUE   =&gt; 0.0,</w:t>
      </w:r>
    </w:p>
    <w:p w:rsidR="003824A8" w:rsidRPr="00F41C9A" w:rsidRDefault="003824A8" w:rsidP="003824A8">
      <w:pPr>
        <w:pStyle w:val="ADANB"/>
      </w:pPr>
      <w:r w:rsidRPr="00F41C9A">
        <w:t xml:space="preserve">                                                         LOWER_VALUE   =&gt; 0.0);</w:t>
      </w:r>
    </w:p>
    <w:p w:rsidR="003824A8" w:rsidRPr="00F41C9A" w:rsidRDefault="003824A8" w:rsidP="003824A8">
      <w:pPr>
        <w:pStyle w:val="ADANB"/>
      </w:pPr>
      <w:r w:rsidRPr="00F41C9A">
        <w:t xml:space="preserve">  -- Definition of a bounded speed value</w:t>
      </w:r>
    </w:p>
    <w:p w:rsidR="003824A8" w:rsidRPr="00F41C9A" w:rsidRDefault="003824A8" w:rsidP="003824A8">
      <w:pPr>
        <w:pStyle w:val="ADANB"/>
      </w:pPr>
      <w:r w:rsidRPr="00F41C9A">
        <w:t xml:space="preserve">  type </w:t>
      </w:r>
      <w:r w:rsidR="00CB0B39">
        <w:t>MMU_</w:t>
      </w:r>
      <w:r w:rsidRPr="00F41C9A">
        <w:t>SPEED_T is</w:t>
      </w:r>
    </w:p>
    <w:p w:rsidR="003824A8" w:rsidRPr="00F41C9A" w:rsidRDefault="003824A8" w:rsidP="003824A8">
      <w:pPr>
        <w:pStyle w:val="ADANB"/>
      </w:pPr>
      <w:r w:rsidRPr="00F41C9A">
        <w:t xml:space="preserve">    record</w:t>
      </w:r>
    </w:p>
    <w:p w:rsidR="00CB0B39" w:rsidRDefault="00CB0B39" w:rsidP="00CB0B39">
      <w:pPr>
        <w:pStyle w:val="ADANB"/>
      </w:pPr>
      <w:r>
        <w:t xml:space="preserve">    SAFE_</w:t>
      </w:r>
      <w:r w:rsidR="003824A8" w:rsidRPr="00F41C9A">
        <w:t>NOMINAL_VALUE : SPEED_VALUE_T;</w:t>
      </w:r>
    </w:p>
    <w:p w:rsidR="00CB0B39" w:rsidRDefault="00CB0B39" w:rsidP="00CB0B39">
      <w:pPr>
        <w:pStyle w:val="ADANB"/>
      </w:pPr>
      <w:r>
        <w:t xml:space="preserve">    RAW_NOMINAL_VALUE : </w:t>
      </w:r>
      <w:r w:rsidRPr="00F41C9A">
        <w:t>SPEED_VALUE_T;</w:t>
      </w:r>
    </w:p>
    <w:p w:rsidR="003824A8" w:rsidRPr="00F41C9A" w:rsidRDefault="003824A8" w:rsidP="003824A8">
      <w:pPr>
        <w:pStyle w:val="ADANB"/>
      </w:pPr>
      <w:r w:rsidRPr="00F41C9A">
        <w:t xml:space="preserve">    </w:t>
      </w:r>
      <w:r w:rsidR="00CB0B39">
        <w:t>RAW_</w:t>
      </w:r>
      <w:r w:rsidRPr="00F41C9A">
        <w:t xml:space="preserve"> UPPER_VALUE   : SPEED_VALUE_T;</w:t>
      </w:r>
    </w:p>
    <w:p w:rsidR="003824A8" w:rsidRPr="00F41C9A" w:rsidRDefault="003824A8" w:rsidP="003824A8">
      <w:pPr>
        <w:pStyle w:val="ADANB"/>
      </w:pPr>
      <w:r w:rsidRPr="00F41C9A">
        <w:t xml:space="preserve">    </w:t>
      </w:r>
      <w:r w:rsidR="00CB0B39">
        <w:t xml:space="preserve">RAW </w:t>
      </w:r>
      <w:r w:rsidRPr="00F41C9A">
        <w:t>LOWER_VALUE   : SPEED_VALUE_T;</w:t>
      </w:r>
    </w:p>
    <w:p w:rsidR="003824A8" w:rsidRPr="00F41C9A" w:rsidRDefault="003824A8" w:rsidP="003824A8">
      <w:pPr>
        <w:pStyle w:val="ADANB"/>
      </w:pPr>
      <w:r w:rsidRPr="00F41C9A">
        <w:t xml:space="preserve">    end record;</w:t>
      </w:r>
    </w:p>
    <w:p w:rsidR="003824A8" w:rsidRPr="00F41C9A" w:rsidRDefault="003824A8" w:rsidP="003824A8">
      <w:pPr>
        <w:pStyle w:val="ADANB"/>
      </w:pPr>
      <w:r w:rsidRPr="00F41C9A">
        <w:t xml:space="preserve">  -- Definition of the motion state</w:t>
      </w:r>
    </w:p>
    <w:p w:rsidR="003824A8" w:rsidRPr="00F41C9A" w:rsidRDefault="003824A8" w:rsidP="003824A8">
      <w:pPr>
        <w:pStyle w:val="ADANB"/>
      </w:pPr>
      <w:r w:rsidRPr="00F41C9A">
        <w:t xml:space="preserve">  type MOTION_STATE_T is (NO_MOTION, MOTION);</w:t>
      </w:r>
    </w:p>
    <w:p w:rsidR="003824A8" w:rsidRPr="00F41C9A" w:rsidRDefault="003824A8" w:rsidP="003824A8">
      <w:pPr>
        <w:pStyle w:val="ADANB"/>
      </w:pPr>
      <w:r w:rsidRPr="00F41C9A">
        <w:t xml:space="preserve">  -- Definition of the motion direction</w:t>
      </w:r>
    </w:p>
    <w:p w:rsidR="003824A8" w:rsidRPr="00F41C9A" w:rsidRDefault="003824A8" w:rsidP="003824A8">
      <w:pPr>
        <w:pStyle w:val="ADANB"/>
      </w:pPr>
      <w:r w:rsidRPr="00F41C9A">
        <w:t xml:space="preserve">  type MOTION_DIRECTION_T is (UNKNOWN, CAB_A_FIRST, CAB_B_FIRST);</w:t>
      </w:r>
    </w:p>
    <w:p w:rsidR="003824A8" w:rsidRPr="00F41C9A" w:rsidRDefault="003824A8" w:rsidP="00270CC1">
      <w:pPr>
        <w:pStyle w:val="ADANB"/>
      </w:pPr>
      <w:r w:rsidRPr="00F41C9A">
        <w:t xml:space="preserve">    </w:t>
      </w:r>
    </w:p>
    <w:p w:rsidR="003824A8" w:rsidRPr="00F41C9A" w:rsidRDefault="003824A8" w:rsidP="003824A8">
      <w:pPr>
        <w:pStyle w:val="ADANB"/>
      </w:pPr>
    </w:p>
    <w:p w:rsidR="003824A8" w:rsidRPr="00F41C9A" w:rsidRDefault="003824A8" w:rsidP="003824A8">
      <w:pPr>
        <w:pStyle w:val="ADANB"/>
      </w:pPr>
    </w:p>
    <w:p w:rsidR="003824A8" w:rsidRPr="00F41C9A" w:rsidRDefault="003824A8" w:rsidP="003824A8">
      <w:pPr>
        <w:pStyle w:val="ADANB"/>
      </w:pPr>
      <w:r w:rsidRPr="00F41C9A">
        <w:t>package ERTMS_TRAINBORN_GENERIC_API is</w:t>
      </w:r>
    </w:p>
    <w:p w:rsidR="003824A8" w:rsidRPr="00F41C9A" w:rsidRDefault="003824A8" w:rsidP="003824A8">
      <w:pPr>
        <w:pStyle w:val="ADANB"/>
      </w:pPr>
      <w:r w:rsidRPr="00F41C9A">
        <w:t>.</w:t>
      </w:r>
    </w:p>
    <w:p w:rsidR="003824A8" w:rsidRPr="00F41C9A" w:rsidRDefault="003824A8" w:rsidP="003824A8">
      <w:pPr>
        <w:pStyle w:val="ADANB"/>
      </w:pPr>
      <w:r w:rsidRPr="00F41C9A">
        <w:t>.</w:t>
      </w:r>
    </w:p>
    <w:p w:rsidR="003824A8" w:rsidRPr="00F41C9A" w:rsidRDefault="003824A8" w:rsidP="003824A8">
      <w:pPr>
        <w:pStyle w:val="ADANB"/>
      </w:pPr>
      <w:r w:rsidRPr="00F41C9A">
        <w:t>.</w:t>
      </w:r>
    </w:p>
    <w:p w:rsidR="003824A8" w:rsidRPr="00F41C9A" w:rsidRDefault="003824A8" w:rsidP="003824A8">
      <w:pPr>
        <w:pStyle w:val="ADANB"/>
      </w:pPr>
      <w:r w:rsidRPr="00F41C9A">
        <w:t xml:space="preserve">  -------------------------------------------------------------------------------------------------</w:t>
      </w:r>
    </w:p>
    <w:p w:rsidR="003824A8" w:rsidRPr="00F41C9A" w:rsidRDefault="003824A8" w:rsidP="003824A8">
      <w:pPr>
        <w:pStyle w:val="ADANB"/>
      </w:pPr>
      <w:r w:rsidRPr="00F41C9A">
        <w:t xml:space="preserve">  -- MMU services</w:t>
      </w:r>
    </w:p>
    <w:p w:rsidR="003824A8" w:rsidRPr="00F41C9A" w:rsidRDefault="003824A8" w:rsidP="003824A8">
      <w:pPr>
        <w:pStyle w:val="ADANB"/>
      </w:pPr>
      <w:r w:rsidRPr="00F41C9A">
        <w:t xml:space="preserve">  -------------------------------------------------------------------------------------------------</w:t>
      </w:r>
    </w:p>
    <w:p w:rsidR="003824A8" w:rsidRPr="00F41C9A" w:rsidRDefault="003824A8" w:rsidP="003824A8">
      <w:pPr>
        <w:pStyle w:val="ADANB"/>
      </w:pPr>
      <w:r w:rsidRPr="00F41C9A">
        <w:t xml:space="preserve">  -- procedure activated on each cycle to send the current Movement data of the train  </w:t>
      </w:r>
    </w:p>
    <w:p w:rsidR="003824A8" w:rsidRPr="00F41C9A" w:rsidRDefault="003824A8" w:rsidP="003824A8">
      <w:pPr>
        <w:pStyle w:val="ADANB"/>
      </w:pPr>
      <w:r w:rsidRPr="00F41C9A">
        <w:t xml:space="preserve">  procedure WRITE_MMU_DATA</w:t>
      </w:r>
    </w:p>
    <w:p w:rsidR="003824A8" w:rsidRPr="00F41C9A" w:rsidRDefault="003824A8" w:rsidP="003824A8">
      <w:pPr>
        <w:pStyle w:val="ADANB"/>
      </w:pPr>
      <w:r w:rsidRPr="00F41C9A">
        <w:t xml:space="preserve">    ( COORDINATE       : in ERTMS_TRAINBORN_GENERIC_API_TYPES.MMU_COORDINATE_T;</w:t>
      </w:r>
    </w:p>
    <w:p w:rsidR="003824A8" w:rsidRPr="00F41C9A" w:rsidRDefault="003824A8" w:rsidP="003824A8">
      <w:pPr>
        <w:pStyle w:val="ADANB"/>
      </w:pPr>
      <w:r w:rsidRPr="00F41C9A">
        <w:t xml:space="preserve">      SPEED            : in ERTMS_TRAINBORN_GENERIC_API_TYPES.</w:t>
      </w:r>
      <w:del w:id="1386" w:author="3.0" w:date="2014-08-29T11:13:00Z">
        <w:r w:rsidRPr="00F41C9A" w:rsidDel="00550982">
          <w:delText>BOUNDED</w:delText>
        </w:r>
      </w:del>
      <w:ins w:id="1387" w:author="3.0" w:date="2014-08-29T11:13:00Z">
        <w:r w:rsidR="00550982">
          <w:t>MMU</w:t>
        </w:r>
      </w:ins>
      <w:r w:rsidRPr="00F41C9A">
        <w:t>_SPEED_T;</w:t>
      </w:r>
    </w:p>
    <w:p w:rsidR="003824A8" w:rsidRPr="00F41C9A" w:rsidRDefault="003824A8" w:rsidP="003824A8">
      <w:pPr>
        <w:pStyle w:val="ADANB"/>
      </w:pPr>
      <w:r w:rsidRPr="00F41C9A">
        <w:t xml:space="preserve">      ACCELERATION     : in ERTMS_TRAINBORN_GENERIC_API_TYPES.ACCELERATION_VALUE_T;</w:t>
      </w:r>
    </w:p>
    <w:p w:rsidR="003824A8" w:rsidRPr="00F41C9A" w:rsidRDefault="003824A8" w:rsidP="003824A8">
      <w:pPr>
        <w:pStyle w:val="ADANB"/>
      </w:pPr>
      <w:r w:rsidRPr="00F41C9A">
        <w:t xml:space="preserve">      MOTION_STATE     : in ERTMS_TRAINBORN_GENERIC_API_TYPES.MOTION_STATE_T;</w:t>
      </w:r>
    </w:p>
    <w:p w:rsidR="003824A8" w:rsidRPr="00F41C9A" w:rsidRDefault="003824A8" w:rsidP="003824A8">
      <w:pPr>
        <w:pStyle w:val="ADANB"/>
      </w:pPr>
      <w:r w:rsidRPr="00F41C9A">
        <w:t xml:space="preserve">      MOTION_DIRECTION : in ERTMS_TRAINBORN_GENERIC_API_TYPES.MOTION_DIRECTION_T;</w:t>
      </w:r>
    </w:p>
    <w:p w:rsidR="003824A8" w:rsidRPr="00F41C9A" w:rsidRDefault="003824A8" w:rsidP="003824A8">
      <w:pPr>
        <w:pStyle w:val="ADANB"/>
      </w:pPr>
      <w:r w:rsidRPr="00F41C9A">
        <w:t xml:space="preserve">      TIME_STAMP       : in ERTMS_TRAINBORN_GENERIC_API_TYPES.CLOCK_T);</w:t>
      </w:r>
    </w:p>
    <w:p w:rsidR="003824A8" w:rsidRPr="00F41C9A" w:rsidRDefault="003824A8" w:rsidP="003824A8">
      <w:pPr>
        <w:pStyle w:val="ADANB"/>
      </w:pPr>
    </w:p>
    <w:p w:rsidR="003824A8" w:rsidRPr="00F41C9A" w:rsidRDefault="003824A8" w:rsidP="003824A8">
      <w:pPr>
        <w:pStyle w:val="ADANB"/>
      </w:pPr>
      <w:r w:rsidRPr="00F41C9A">
        <w:lastRenderedPageBreak/>
        <w:t>.</w:t>
      </w:r>
    </w:p>
    <w:p w:rsidR="003824A8" w:rsidRPr="00F41C9A" w:rsidRDefault="003824A8" w:rsidP="003824A8">
      <w:pPr>
        <w:pStyle w:val="ADANB"/>
      </w:pPr>
      <w:r w:rsidRPr="00F41C9A">
        <w:t>.</w:t>
      </w:r>
    </w:p>
    <w:p w:rsidR="003824A8" w:rsidRPr="00F41C9A" w:rsidRDefault="003824A8" w:rsidP="003824A8">
      <w:pPr>
        <w:pStyle w:val="ADANB"/>
      </w:pPr>
      <w:r w:rsidRPr="00F41C9A">
        <w:t>.</w:t>
      </w:r>
    </w:p>
    <w:p w:rsidR="003824A8" w:rsidRPr="00F41C9A" w:rsidRDefault="003824A8" w:rsidP="003824A8">
      <w:pPr>
        <w:pStyle w:val="ADANB"/>
      </w:pPr>
    </w:p>
    <w:p w:rsidR="003824A8" w:rsidRPr="00F41C9A" w:rsidRDefault="003824A8" w:rsidP="003824A8">
      <w:pPr>
        <w:pStyle w:val="ADANB"/>
      </w:pPr>
      <w:r w:rsidRPr="00F41C9A">
        <w:t>end ERTMS_TRAINBORN_GENERIC_API;</w:t>
      </w:r>
    </w:p>
    <w:p w:rsidR="005F55BC" w:rsidRDefault="005F55BC" w:rsidP="00E72ED6"/>
    <w:p w:rsidR="005F55BC" w:rsidRPr="003824A8" w:rsidRDefault="005F55BC" w:rsidP="005F55BC">
      <w:pPr>
        <w:pStyle w:val="Titre2"/>
      </w:pPr>
      <w:bookmarkStart w:id="1388" w:name="_Toc397948253"/>
      <w:r>
        <w:t>Eurobalise interface</w:t>
      </w:r>
      <w:bookmarkEnd w:id="1388"/>
    </w:p>
    <w:p w:rsidR="005F55BC" w:rsidRPr="00F51479" w:rsidRDefault="005F55BC" w:rsidP="005F55BC">
      <w:pPr>
        <w:pStyle w:val="Titre3"/>
      </w:pPr>
      <w:bookmarkStart w:id="1389" w:name="_Toc397948254"/>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389"/>
    </w:p>
    <w:p w:rsidR="005F55BC" w:rsidRDefault="005F55BC" w:rsidP="005F55BC">
      <w:pPr>
        <w:pStyle w:val="Titre4"/>
      </w:pPr>
      <w:r>
        <w:t>Input</w:t>
      </w:r>
    </w:p>
    <w:p w:rsidR="005F55BC" w:rsidRPr="00982ABA" w:rsidRDefault="008324D3" w:rsidP="00982ABA">
      <w:pPr>
        <w:pStyle w:val="ADANB"/>
        <w:rPr>
          <w:szCs w:val="22"/>
        </w:rPr>
      </w:pPr>
      <w: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EUROBALISE_input_info</w:t>
      </w:r>
    </w:p>
    <w:p w:rsidR="005F55BC" w:rsidRDefault="005F55BC" w:rsidP="005F55BC">
      <w:pPr>
        <w:pStyle w:val="Titre4"/>
      </w:pPr>
      <w:r>
        <w:t>Output</w:t>
      </w:r>
    </w:p>
    <w:p w:rsidR="00C33F62" w:rsidRPr="0098169B" w:rsidRDefault="00C33F62" w:rsidP="00C33F62">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EUROBALISE_output_info</w:t>
      </w:r>
    </w:p>
    <w:p w:rsidR="00DB711A" w:rsidRPr="0098169B"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antenna_to_be_activated_for_basic</w:t>
      </w:r>
    </w:p>
    <w:p w:rsidR="00DB711A" w:rsidRPr="0098169B"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BTM_configuration_data_to_basic</w:t>
      </w:r>
    </w:p>
    <w:p w:rsidR="004166CA" w:rsidRDefault="004166CA" w:rsidP="004166CA">
      <w:pPr>
        <w:pStyle w:val="Titre4"/>
      </w:pPr>
      <w:r>
        <w:t>Application layer (telegram definition)</w:t>
      </w:r>
    </w:p>
    <w:p w:rsidR="004166CA" w:rsidRPr="003824A8" w:rsidRDefault="004166CA" w:rsidP="004166CA">
      <w:pPr>
        <w:pStyle w:val="Corpsdetexte"/>
      </w:pPr>
      <w:r>
        <w:t xml:space="preserve">DATA message from </w:t>
      </w:r>
      <w:r w:rsidR="00330522">
        <w:t xml:space="preserve">the eurobalise </w:t>
      </w:r>
      <w:r>
        <w:t xml:space="preserve">shall be compliant to </w:t>
      </w:r>
      <w:r>
        <w:fldChar w:fldCharType="begin"/>
      </w:r>
      <w:r>
        <w:instrText xml:space="preserve"> REF _Ref378167533 \r \h </w:instrText>
      </w:r>
      <w:r>
        <w:fldChar w:fldCharType="separate"/>
      </w:r>
      <w:r w:rsidR="006D6783">
        <w:t>/1/</w:t>
      </w:r>
      <w:r>
        <w:fldChar w:fldCharType="end"/>
      </w:r>
      <w:r>
        <w:t>.</w:t>
      </w:r>
    </w:p>
    <w:p w:rsidR="005F55BC" w:rsidRDefault="005F55BC" w:rsidP="005F55BC">
      <w:pPr>
        <w:pStyle w:val="Corpsdetexte"/>
      </w:pPr>
    </w:p>
    <w:p w:rsidR="005F55BC" w:rsidRDefault="00AD4EEA" w:rsidP="005F55BC">
      <w:pPr>
        <w:pStyle w:val="Titre3"/>
      </w:pPr>
      <w:bookmarkStart w:id="1390" w:name="_Toc397948255"/>
      <w:r>
        <w:t xml:space="preserve">Service </w:t>
      </w:r>
      <w:r w:rsidR="009E50D1">
        <w:t>WRITE_BTM_INFO</w:t>
      </w:r>
      <w:bookmarkEnd w:id="1390"/>
    </w:p>
    <w:p w:rsidR="005F55BC" w:rsidRDefault="005F55BC" w:rsidP="005F55BC">
      <w:pPr>
        <w:pStyle w:val="Titre4"/>
      </w:pPr>
      <w:r>
        <w:t>Description</w:t>
      </w:r>
    </w:p>
    <w:p w:rsidR="005F55BC" w:rsidRPr="003824A8" w:rsidRDefault="00CB6FA5" w:rsidP="004E42CD">
      <w:r>
        <w:t xml:space="preserve">The service is used by the </w:t>
      </w:r>
      <w:r w:rsidR="00DE0087">
        <w:t>Basic SW</w:t>
      </w:r>
      <w:r>
        <w:t xml:space="preserve"> to provide the balise messages (</w:t>
      </w:r>
      <w:r w:rsidR="00DE0087">
        <w:t>BTM</w:t>
      </w:r>
      <w:r>
        <w:t>)</w:t>
      </w:r>
      <w:r w:rsidR="00232662">
        <w:t xml:space="preserve"> to the application</w:t>
      </w:r>
      <w:r>
        <w:t>.</w:t>
      </w:r>
    </w:p>
    <w:p w:rsidR="005F55BC" w:rsidRDefault="005F55BC" w:rsidP="005F55BC">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B6FA5" w:rsidRPr="002231B1" w:rsidTr="00CB6FA5">
        <w:tc>
          <w:tcPr>
            <w:tcW w:w="1843" w:type="dxa"/>
          </w:tcPr>
          <w:p w:rsidR="00CB6FA5" w:rsidRPr="002231B1" w:rsidRDefault="00CB6FA5" w:rsidP="00F81590">
            <w:pPr>
              <w:pStyle w:val="Table0"/>
            </w:pPr>
            <w:r w:rsidRPr="002231B1">
              <w:t>Name</w:t>
            </w:r>
          </w:p>
        </w:tc>
        <w:tc>
          <w:tcPr>
            <w:tcW w:w="3686" w:type="dxa"/>
          </w:tcPr>
          <w:p w:rsidR="00CB6FA5" w:rsidRPr="002231B1" w:rsidRDefault="00CB6FA5" w:rsidP="00F81590">
            <w:pPr>
              <w:pStyle w:val="Table0"/>
            </w:pPr>
            <w:r w:rsidRPr="002231B1">
              <w:t>Type</w:t>
            </w:r>
          </w:p>
        </w:tc>
        <w:tc>
          <w:tcPr>
            <w:tcW w:w="850" w:type="dxa"/>
          </w:tcPr>
          <w:p w:rsidR="00CB6FA5" w:rsidRPr="002231B1" w:rsidRDefault="00CB6FA5" w:rsidP="00F81590">
            <w:pPr>
              <w:pStyle w:val="Table0"/>
            </w:pPr>
            <w:r w:rsidRPr="002231B1">
              <w:t>Direction</w:t>
            </w:r>
          </w:p>
        </w:tc>
        <w:tc>
          <w:tcPr>
            <w:tcW w:w="3686" w:type="dxa"/>
          </w:tcPr>
          <w:p w:rsidR="00CB6FA5" w:rsidRPr="002231B1" w:rsidRDefault="00CB6FA5" w:rsidP="00F81590">
            <w:pPr>
              <w:pStyle w:val="Table0"/>
            </w:pPr>
            <w:r w:rsidRPr="002231B1">
              <w:t>Description</w:t>
            </w:r>
          </w:p>
        </w:tc>
      </w:tr>
      <w:tr w:rsidR="00CB6FA5" w:rsidRPr="0043297A" w:rsidTr="00CB6FA5">
        <w:tc>
          <w:tcPr>
            <w:tcW w:w="1843" w:type="dxa"/>
          </w:tcPr>
          <w:p w:rsidR="00CB6FA5" w:rsidRPr="002231B1" w:rsidRDefault="00CB6FA5" w:rsidP="004E42CD">
            <w:pPr>
              <w:pStyle w:val="ADANB"/>
            </w:pPr>
            <w:r w:rsidRPr="004C6A8C">
              <w:t>THE_BTM_INFO</w:t>
            </w:r>
          </w:p>
        </w:tc>
        <w:tc>
          <w:tcPr>
            <w:tcW w:w="3686" w:type="dxa"/>
          </w:tcPr>
          <w:p w:rsidR="00CB6FA5" w:rsidRPr="00CB6FA5" w:rsidRDefault="00CB6FA5" w:rsidP="004E42CD">
            <w:pPr>
              <w:pStyle w:val="ADANB"/>
              <w:rPr>
                <w:lang w:val="fr-BE"/>
              </w:rPr>
            </w:pPr>
            <w:r w:rsidRPr="00CB6FA5">
              <w:rPr>
                <w:lang w:val="fr-BE"/>
              </w:rPr>
              <w:t>API_TYPES.BTM_INFO_T</w:t>
            </w:r>
          </w:p>
        </w:tc>
        <w:tc>
          <w:tcPr>
            <w:tcW w:w="850" w:type="dxa"/>
          </w:tcPr>
          <w:p w:rsidR="00CB6FA5" w:rsidRPr="00CB6FA5" w:rsidRDefault="00CB6FA5" w:rsidP="004E42CD">
            <w:pPr>
              <w:pStyle w:val="ADANB"/>
              <w:rPr>
                <w:lang w:val="fr-BE"/>
              </w:rPr>
            </w:pPr>
            <w:r w:rsidRPr="00CB6FA5">
              <w:rPr>
                <w:lang w:val="fr-BE"/>
              </w:rPr>
              <w:t>in</w:t>
            </w:r>
          </w:p>
        </w:tc>
        <w:tc>
          <w:tcPr>
            <w:tcW w:w="3686" w:type="dxa"/>
          </w:tcPr>
          <w:p w:rsidR="00CB6FA5" w:rsidRDefault="00CB6FA5" w:rsidP="004E42CD">
            <w:pPr>
              <w:pStyle w:val="ADANB"/>
            </w:pPr>
            <w:r>
              <w:t>The BTM message as received from the track :</w:t>
            </w:r>
          </w:p>
          <w:p w:rsidR="00CB6FA5" w:rsidRDefault="00CB6FA5" w:rsidP="004E42CD">
            <w:pPr>
              <w:pStyle w:val="ADANB"/>
            </w:pPr>
            <w:r>
              <w:t>- balise telegram (useful data)</w:t>
            </w:r>
          </w:p>
          <w:p w:rsidR="00CB6FA5" w:rsidRDefault="00CB6FA5" w:rsidP="004E42CD">
            <w:pPr>
              <w:pStyle w:val="ADANB"/>
            </w:pPr>
            <w:r w:rsidRPr="00E3088B">
              <w:t>- center of balise position (nominal, min, max)</w:t>
            </w:r>
          </w:p>
          <w:p w:rsidR="00CB6FA5" w:rsidRPr="00131712" w:rsidRDefault="00CB6FA5" w:rsidP="004E42CD">
            <w:pPr>
              <w:pStyle w:val="ADANB"/>
            </w:pPr>
            <w:r w:rsidRPr="00E3088B">
              <w:t xml:space="preserve">- center of balise position inaccuracy </w:t>
            </w:r>
            <w:r>
              <w:t>(1m)</w:t>
            </w:r>
          </w:p>
          <w:p w:rsidR="00CB6FA5" w:rsidRPr="00131712" w:rsidRDefault="00CB6FA5" w:rsidP="004E42CD">
            <w:pPr>
              <w:pStyle w:val="ADANB"/>
            </w:pPr>
            <w:r w:rsidRPr="00E3088B">
              <w:t>-</w:t>
            </w:r>
            <w:r>
              <w:t xml:space="preserve"> </w:t>
            </w:r>
            <w:r w:rsidRPr="00E3088B">
              <w:t>center of balise time-stamp</w:t>
            </w:r>
            <w:r w:rsidR="00232662">
              <w:t xml:space="preserve"> (accuracy=cycle duration)</w:t>
            </w:r>
          </w:p>
          <w:p w:rsidR="00CB6FA5" w:rsidRPr="0043297A" w:rsidRDefault="00CB6FA5" w:rsidP="004E42CD">
            <w:pPr>
              <w:pStyle w:val="ADANB"/>
            </w:pPr>
            <w:r>
              <w:t>- Id of antenna used for reception</w:t>
            </w:r>
            <w:r w:rsidR="00F70101">
              <w:t xml:space="preserve"> </w:t>
            </w:r>
          </w:p>
        </w:tc>
      </w:tr>
    </w:tbl>
    <w:p w:rsidR="005F55BC" w:rsidRDefault="005F55BC" w:rsidP="005F55BC">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B6FA5" w:rsidRPr="002231B1" w:rsidTr="00CB6FA5">
        <w:tc>
          <w:tcPr>
            <w:tcW w:w="1843" w:type="dxa"/>
          </w:tcPr>
          <w:p w:rsidR="00CB6FA5" w:rsidRPr="00CB6FA5" w:rsidRDefault="00CB6FA5" w:rsidP="00F81590">
            <w:pPr>
              <w:rPr>
                <w:sz w:val="16"/>
                <w:szCs w:val="16"/>
              </w:rPr>
            </w:pPr>
            <w:r w:rsidRPr="00CB6FA5">
              <w:rPr>
                <w:sz w:val="16"/>
                <w:szCs w:val="16"/>
              </w:rPr>
              <w:t>Name</w:t>
            </w:r>
          </w:p>
        </w:tc>
        <w:tc>
          <w:tcPr>
            <w:tcW w:w="3666" w:type="dxa"/>
          </w:tcPr>
          <w:p w:rsidR="00CB6FA5" w:rsidRPr="00CB6FA5" w:rsidRDefault="00CB6FA5" w:rsidP="00F81590">
            <w:pPr>
              <w:rPr>
                <w:sz w:val="16"/>
                <w:szCs w:val="16"/>
              </w:rPr>
            </w:pPr>
            <w:r w:rsidRPr="00CB6FA5">
              <w:rPr>
                <w:sz w:val="16"/>
                <w:szCs w:val="16"/>
              </w:rPr>
              <w:t>Type</w:t>
            </w:r>
          </w:p>
        </w:tc>
        <w:tc>
          <w:tcPr>
            <w:tcW w:w="870" w:type="dxa"/>
          </w:tcPr>
          <w:p w:rsidR="00CB6FA5" w:rsidRPr="00CB6FA5" w:rsidRDefault="00CB6FA5" w:rsidP="00F81590">
            <w:pPr>
              <w:rPr>
                <w:sz w:val="16"/>
                <w:szCs w:val="16"/>
              </w:rPr>
            </w:pPr>
            <w:r w:rsidRPr="00CB6FA5">
              <w:rPr>
                <w:sz w:val="16"/>
                <w:szCs w:val="16"/>
              </w:rPr>
              <w:t>Direction</w:t>
            </w:r>
          </w:p>
        </w:tc>
        <w:tc>
          <w:tcPr>
            <w:tcW w:w="3686" w:type="dxa"/>
          </w:tcPr>
          <w:p w:rsidR="00CB6FA5" w:rsidRPr="00CB6FA5" w:rsidRDefault="00CB6FA5" w:rsidP="00F81590">
            <w:pPr>
              <w:rPr>
                <w:sz w:val="16"/>
                <w:szCs w:val="16"/>
              </w:rPr>
            </w:pPr>
            <w:r w:rsidRPr="00CB6FA5">
              <w:rPr>
                <w:sz w:val="16"/>
                <w:szCs w:val="16"/>
              </w:rPr>
              <w:t>Description</w:t>
            </w:r>
          </w:p>
        </w:tc>
      </w:tr>
      <w:tr w:rsidR="00CB6FA5" w:rsidRPr="002231B1" w:rsidTr="00CB6FA5">
        <w:tc>
          <w:tcPr>
            <w:tcW w:w="1843" w:type="dxa"/>
          </w:tcPr>
          <w:p w:rsidR="00CB6FA5" w:rsidRPr="00CB6FA5" w:rsidRDefault="00CB6FA5" w:rsidP="00CB6FA5">
            <w:pPr>
              <w:tabs>
                <w:tab w:val="center" w:pos="955"/>
              </w:tabs>
              <w:rPr>
                <w:sz w:val="16"/>
                <w:szCs w:val="16"/>
              </w:rPr>
            </w:pPr>
            <w:r w:rsidRPr="00CB6FA5">
              <w:rPr>
                <w:sz w:val="16"/>
                <w:szCs w:val="16"/>
              </w:rPr>
              <w:t>-</w:t>
            </w:r>
          </w:p>
        </w:tc>
        <w:tc>
          <w:tcPr>
            <w:tcW w:w="3666" w:type="dxa"/>
          </w:tcPr>
          <w:p w:rsidR="00CB6FA5" w:rsidRPr="00CB6FA5" w:rsidRDefault="00CB6FA5" w:rsidP="00F81590">
            <w:pPr>
              <w:rPr>
                <w:sz w:val="16"/>
                <w:szCs w:val="16"/>
                <w:lang w:val="fr-BE"/>
              </w:rPr>
            </w:pPr>
            <w:r w:rsidRPr="00CB6FA5">
              <w:rPr>
                <w:sz w:val="16"/>
                <w:szCs w:val="16"/>
                <w:lang w:val="fr-BE"/>
              </w:rPr>
              <w:t>-</w:t>
            </w:r>
          </w:p>
        </w:tc>
        <w:tc>
          <w:tcPr>
            <w:tcW w:w="870" w:type="dxa"/>
          </w:tcPr>
          <w:p w:rsidR="00CB6FA5" w:rsidRPr="00CB6FA5" w:rsidRDefault="00CB6FA5" w:rsidP="00F81590">
            <w:pPr>
              <w:rPr>
                <w:sz w:val="16"/>
                <w:szCs w:val="16"/>
              </w:rPr>
            </w:pPr>
            <w:r w:rsidRPr="00CB6FA5">
              <w:rPr>
                <w:sz w:val="16"/>
                <w:szCs w:val="16"/>
              </w:rPr>
              <w:t>-</w:t>
            </w:r>
          </w:p>
        </w:tc>
        <w:tc>
          <w:tcPr>
            <w:tcW w:w="3686" w:type="dxa"/>
          </w:tcPr>
          <w:p w:rsidR="00CB6FA5" w:rsidRPr="00CB6FA5" w:rsidRDefault="00CB6FA5" w:rsidP="00F81590">
            <w:pPr>
              <w:rPr>
                <w:sz w:val="16"/>
                <w:szCs w:val="16"/>
              </w:rPr>
            </w:pPr>
            <w:r w:rsidRPr="00CB6FA5">
              <w:rPr>
                <w:sz w:val="16"/>
                <w:szCs w:val="16"/>
              </w:rPr>
              <w:t>-</w:t>
            </w:r>
          </w:p>
        </w:tc>
      </w:tr>
    </w:tbl>
    <w:p w:rsidR="00CB6FA5" w:rsidRPr="002231B1" w:rsidRDefault="005F55BC" w:rsidP="004E42CD">
      <w:pPr>
        <w:pStyle w:val="Titre4"/>
      </w:pPr>
      <w:r>
        <w:t>Expected behaviour &amp; usage</w:t>
      </w:r>
    </w:p>
    <w:p w:rsidR="00CB6FA5" w:rsidRDefault="00CB6FA5" w:rsidP="004E42CD">
      <w:r>
        <w:t xml:space="preserve">Before the activation of the </w:t>
      </w:r>
      <w:r w:rsidR="00DE0087">
        <w:t>Application SW</w:t>
      </w:r>
      <w:r>
        <w:t>, t</w:t>
      </w:r>
      <w:r w:rsidRPr="002231B1">
        <w:t xml:space="preserve">he </w:t>
      </w:r>
      <w:r w:rsidR="00DE0087">
        <w:t>Basic SW</w:t>
      </w:r>
      <w:r w:rsidRPr="002231B1">
        <w:t xml:space="preserve"> shall call this service </w:t>
      </w:r>
      <w:r>
        <w:t>once per balise crossed (since the previous cycle), respecting the chronology (older balises first), with the last information received from each balise (see further for details).</w:t>
      </w:r>
    </w:p>
    <w:p w:rsidR="00CB6FA5" w:rsidRDefault="00CB6FA5" w:rsidP="004E42CD">
      <w:r>
        <w:t>This service WRITE_BTM_INFO could be called multiple times in one cycle if multiple balises have been crossed during this cycle, so the application should bufferize the received data and achieve processing only at activation of the application.</w:t>
      </w:r>
    </w:p>
    <w:p w:rsidR="00CB6FA5" w:rsidRPr="00707C66" w:rsidRDefault="00CB6FA5" w:rsidP="004E42CD">
      <w:bookmarkStart w:id="1391" w:name="_Ref338324033"/>
      <w:bookmarkStart w:id="1392" w:name="_Ref338339018"/>
      <w:r w:rsidRPr="00707C66">
        <w:lastRenderedPageBreak/>
        <w:t>The balises “short telegrams” (210 useful bits) could be sent to the application as “long telegrams”. In that case, padding bits are added to match the size of the long telegrams (830 bits).</w:t>
      </w:r>
      <w:bookmarkEnd w:id="1391"/>
      <w:r w:rsidRPr="00707C66">
        <w:t xml:space="preserve"> </w:t>
      </w:r>
      <w:r w:rsidRPr="007A6253">
        <w:t>Appropriate decoding of the message by the application allows to extract the 210 useful bits.</w:t>
      </w:r>
      <w:bookmarkEnd w:id="1392"/>
    </w:p>
    <w:p w:rsidR="00CB6FA5" w:rsidRDefault="00F93F81" w:rsidP="004E42CD">
      <w:r>
        <w:t>When crossing a balise, the application shall assume that the Basic SW achieves the following treatment</w:t>
      </w:r>
      <w:r w:rsidR="00CB6FA5">
        <w:t>;</w:t>
      </w:r>
    </w:p>
    <w:p w:rsidR="00CB6FA5" w:rsidRDefault="00CB6FA5" w:rsidP="00FE393C">
      <w:pPr>
        <w:numPr>
          <w:ilvl w:val="0"/>
          <w:numId w:val="27"/>
        </w:numPr>
      </w:pPr>
      <w:r>
        <w:t xml:space="preserve">invalid telegrams will be discarded (e.g wrong transmission of telegram in the airgap) </w:t>
      </w:r>
    </w:p>
    <w:p w:rsidR="00CB6FA5" w:rsidRPr="00E3088B" w:rsidRDefault="00CB6FA5" w:rsidP="00FE393C">
      <w:pPr>
        <w:numPr>
          <w:ilvl w:val="0"/>
          <w:numId w:val="27"/>
        </w:numPr>
        <w:rPr>
          <w:strike/>
        </w:rPr>
      </w:pPr>
      <w:r>
        <w:t>in case of telegram change , only the last received telegram will be kept for the application. So, when crossing a balise, only one message shall be provided to the application.</w:t>
      </w:r>
    </w:p>
    <w:p w:rsidR="00CB6FA5" w:rsidRDefault="00CB6FA5" w:rsidP="00FE393C">
      <w:pPr>
        <w:numPr>
          <w:ilvl w:val="0"/>
          <w:numId w:val="27"/>
        </w:numPr>
      </w:pPr>
      <w:r>
        <w:t xml:space="preserve">the balise telegram will be ready for the </w:t>
      </w:r>
      <w:r w:rsidR="00D05DA4">
        <w:t xml:space="preserve">Basic SW </w:t>
      </w:r>
      <w:r>
        <w:t>only when the train antenna has reached the “end of the balise signal reception</w:t>
      </w:r>
      <w:r w:rsidRPr="00710167">
        <w:t>” point. As long as the train is stopped over the balise, the telegram will not be provided to the application.</w:t>
      </w:r>
    </w:p>
    <w:p w:rsidR="00CB6FA5" w:rsidRDefault="00402828" w:rsidP="009146A1">
      <w:pPr>
        <w:pStyle w:val="Titre5"/>
        <w:keepNext/>
        <w:numPr>
          <w:ilvl w:val="0"/>
          <w:numId w:val="0"/>
        </w:numPr>
        <w:ind w:left="720"/>
      </w:pPr>
      <w:r>
        <w:rPr>
          <w:noProof/>
          <w:lang w:val="fr-BE" w:eastAsia="fr-BE"/>
        </w:rPr>
        <w:drawing>
          <wp:inline distT="0" distB="0" distL="0" distR="0" wp14:anchorId="30383856" wp14:editId="77D5F8E8">
            <wp:extent cx="4584700" cy="148209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1482090"/>
                    </a:xfrm>
                    <a:prstGeom prst="rect">
                      <a:avLst/>
                    </a:prstGeom>
                    <a:noFill/>
                  </pic:spPr>
                </pic:pic>
              </a:graphicData>
            </a:graphic>
          </wp:inline>
        </w:drawing>
      </w:r>
    </w:p>
    <w:p w:rsidR="00CB6FA5" w:rsidRPr="00F04103" w:rsidRDefault="00CB6FA5" w:rsidP="0005797B">
      <w:pPr>
        <w:pStyle w:val="Lgende"/>
        <w:jc w:val="center"/>
      </w:pPr>
      <w:r>
        <w:t>Balise reception</w:t>
      </w:r>
    </w:p>
    <w:p w:rsidR="00CB6FA5" w:rsidRPr="00844B31" w:rsidRDefault="00CB6FA5" w:rsidP="004E42CD">
      <w:r w:rsidRPr="00844B31">
        <w:t>The position of the center of the balise will be provided in the same coordinate system as the MMU distance calculation. So those data may be compared.</w:t>
      </w:r>
    </w:p>
    <w:p w:rsidR="00CB6FA5" w:rsidRPr="00E3088B" w:rsidRDefault="00CB6FA5" w:rsidP="004E42CD">
      <w:r w:rsidRPr="00005994">
        <w:t xml:space="preserve">The timestamp of the center of the balise will be provided in the same referential as the </w:t>
      </w:r>
      <w:r w:rsidR="0005797B">
        <w:t>WRITE_</w:t>
      </w:r>
      <w:r w:rsidRPr="00005994">
        <w:t>TIME service. So those data may be compared.</w:t>
      </w:r>
      <w:r w:rsidRPr="00E3088B">
        <w:t xml:space="preserve"> Notice that this timestamp corr</w:t>
      </w:r>
      <w:r w:rsidR="0005797B">
        <w:t xml:space="preserve">espond to the application time </w:t>
      </w:r>
      <w:r w:rsidRPr="00E3088B">
        <w:t>taken at reception of the balise data on the CORE board which accuracy is not as optimal as the position of the center of the balise.</w:t>
      </w:r>
    </w:p>
    <w:p w:rsidR="00CB6FA5" w:rsidRDefault="00CB6FA5" w:rsidP="004E42CD">
      <w:r>
        <w:t>The “</w:t>
      </w:r>
      <w:r w:rsidRPr="00C311A6">
        <w:t>center of balise position inaccuracy</w:t>
      </w:r>
      <w:r>
        <w:t xml:space="preserve">” data and the “center of balise time-stamp” data do not include </w:t>
      </w:r>
      <w:r w:rsidRPr="00005994">
        <w:t>the following inaccuracy sources : drift of the MMU computed distance,</w:t>
      </w:r>
      <w:r>
        <w:t xml:space="preserve"> antenna positioning error, balise positioning error.</w:t>
      </w:r>
    </w:p>
    <w:p w:rsidR="009E50D1" w:rsidRDefault="009E50D1" w:rsidP="005F55BC">
      <w:pPr>
        <w:pStyle w:val="Corpsdetexte"/>
      </w:pPr>
    </w:p>
    <w:p w:rsidR="009E50D1" w:rsidRDefault="00AD4EEA" w:rsidP="009E50D1">
      <w:pPr>
        <w:pStyle w:val="Titre3"/>
      </w:pPr>
      <w:bookmarkStart w:id="1393" w:name="_Toc397948256"/>
      <w:r>
        <w:t xml:space="preserve">Service </w:t>
      </w:r>
      <w:r w:rsidR="009E50D1">
        <w:t>WRITE_BTM_ANTENNA</w:t>
      </w:r>
      <w:bookmarkEnd w:id="1393"/>
    </w:p>
    <w:p w:rsidR="009E50D1" w:rsidRDefault="009E50D1" w:rsidP="009E50D1">
      <w:pPr>
        <w:pStyle w:val="Titre4"/>
      </w:pPr>
      <w:r>
        <w:t>Description</w:t>
      </w:r>
    </w:p>
    <w:p w:rsidR="00C338E0" w:rsidRDefault="00CB6FA5" w:rsidP="004E42CD">
      <w:r>
        <w:t xml:space="preserve">The service is used by the </w:t>
      </w:r>
      <w:r w:rsidR="00DE0087">
        <w:t>Basic SW</w:t>
      </w:r>
      <w:r>
        <w:t xml:space="preserve"> to indicate to the </w:t>
      </w:r>
      <w:r w:rsidR="00DE0087">
        <w:t>Application SW</w:t>
      </w:r>
      <w:r>
        <w:t xml:space="preserve"> the antenna currently used by the EVC </w:t>
      </w:r>
    </w:p>
    <w:p w:rsidR="009E50D1" w:rsidRPr="003824A8" w:rsidRDefault="00CB6FA5" w:rsidP="004E42CD">
      <w:r>
        <w:t>If the service is called with the antenna set to 'NONE', this means that no antenna is selected and that the EVC was not able to find a couple CTE-ANTENNA able to read balise messages</w:t>
      </w:r>
    </w:p>
    <w:p w:rsidR="009E50D1" w:rsidRDefault="009E50D1" w:rsidP="009E50D1">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B6FA5" w:rsidRPr="002231B1" w:rsidTr="00CB6FA5">
        <w:tc>
          <w:tcPr>
            <w:tcW w:w="1843" w:type="dxa"/>
          </w:tcPr>
          <w:p w:rsidR="00CB6FA5" w:rsidRPr="002231B1" w:rsidRDefault="00CB6FA5" w:rsidP="00F81590">
            <w:pPr>
              <w:pStyle w:val="Table0"/>
            </w:pPr>
            <w:r w:rsidRPr="002231B1">
              <w:t>Name</w:t>
            </w:r>
          </w:p>
        </w:tc>
        <w:tc>
          <w:tcPr>
            <w:tcW w:w="3686" w:type="dxa"/>
          </w:tcPr>
          <w:p w:rsidR="00CB6FA5" w:rsidRPr="002231B1" w:rsidRDefault="00CB6FA5" w:rsidP="00F81590">
            <w:pPr>
              <w:pStyle w:val="Table0"/>
            </w:pPr>
            <w:r w:rsidRPr="002231B1">
              <w:t>Type</w:t>
            </w:r>
          </w:p>
        </w:tc>
        <w:tc>
          <w:tcPr>
            <w:tcW w:w="850" w:type="dxa"/>
          </w:tcPr>
          <w:p w:rsidR="00CB6FA5" w:rsidRPr="002231B1" w:rsidRDefault="00CB6FA5" w:rsidP="00F81590">
            <w:pPr>
              <w:pStyle w:val="Table0"/>
            </w:pPr>
            <w:r w:rsidRPr="002231B1">
              <w:t>Direction</w:t>
            </w:r>
          </w:p>
        </w:tc>
        <w:tc>
          <w:tcPr>
            <w:tcW w:w="3686" w:type="dxa"/>
          </w:tcPr>
          <w:p w:rsidR="00CB6FA5" w:rsidRPr="002231B1" w:rsidRDefault="00CB6FA5" w:rsidP="00F81590">
            <w:pPr>
              <w:pStyle w:val="Table0"/>
            </w:pPr>
            <w:r w:rsidRPr="002231B1">
              <w:t>Description</w:t>
            </w:r>
          </w:p>
        </w:tc>
      </w:tr>
      <w:tr w:rsidR="00CB6FA5" w:rsidRPr="0043297A" w:rsidTr="00CB6FA5">
        <w:tc>
          <w:tcPr>
            <w:tcW w:w="1843" w:type="dxa"/>
          </w:tcPr>
          <w:p w:rsidR="00CB6FA5" w:rsidRPr="002231B1" w:rsidRDefault="00CB6FA5" w:rsidP="004E42CD">
            <w:pPr>
              <w:pStyle w:val="ADANB"/>
            </w:pPr>
            <w:r w:rsidRPr="00E90F9A">
              <w:t>THE_BTM_ANTENNA</w:t>
            </w:r>
          </w:p>
        </w:tc>
        <w:tc>
          <w:tcPr>
            <w:tcW w:w="3686" w:type="dxa"/>
          </w:tcPr>
          <w:p w:rsidR="00CB6FA5" w:rsidRPr="00CB6FA5" w:rsidRDefault="00CB6FA5" w:rsidP="004E42CD">
            <w:pPr>
              <w:pStyle w:val="ADANB"/>
              <w:rPr>
                <w:lang w:val="fr-BE"/>
              </w:rPr>
            </w:pPr>
            <w:r w:rsidRPr="00E90F9A">
              <w:t>API_TYPES.ANTENNA_T</w:t>
            </w:r>
          </w:p>
        </w:tc>
        <w:tc>
          <w:tcPr>
            <w:tcW w:w="850" w:type="dxa"/>
          </w:tcPr>
          <w:p w:rsidR="00CB6FA5" w:rsidRPr="00CB6FA5" w:rsidRDefault="00CB6FA5" w:rsidP="004E42CD">
            <w:pPr>
              <w:pStyle w:val="ADANB"/>
              <w:rPr>
                <w:lang w:val="fr-BE"/>
              </w:rPr>
            </w:pPr>
            <w:r w:rsidRPr="00CB6FA5">
              <w:rPr>
                <w:lang w:val="fr-BE"/>
              </w:rPr>
              <w:t>in</w:t>
            </w:r>
          </w:p>
        </w:tc>
        <w:tc>
          <w:tcPr>
            <w:tcW w:w="3686" w:type="dxa"/>
          </w:tcPr>
          <w:p w:rsidR="00CB6FA5" w:rsidRPr="0043297A" w:rsidRDefault="00CB6FA5" w:rsidP="004E42CD">
            <w:pPr>
              <w:pStyle w:val="ADANB"/>
            </w:pPr>
            <w:r>
              <w:t>The currently selected antenna</w:t>
            </w:r>
          </w:p>
        </w:tc>
      </w:tr>
    </w:tbl>
    <w:p w:rsidR="009E50D1" w:rsidRDefault="009E50D1" w:rsidP="009E50D1">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B6FA5" w:rsidRPr="002231B1" w:rsidTr="00CB6FA5">
        <w:tc>
          <w:tcPr>
            <w:tcW w:w="1843" w:type="dxa"/>
          </w:tcPr>
          <w:p w:rsidR="00CB6FA5" w:rsidRPr="00CB6FA5" w:rsidRDefault="00CB6FA5" w:rsidP="00F81590">
            <w:pPr>
              <w:rPr>
                <w:sz w:val="16"/>
                <w:szCs w:val="16"/>
              </w:rPr>
            </w:pPr>
            <w:r w:rsidRPr="00CB6FA5">
              <w:rPr>
                <w:sz w:val="16"/>
                <w:szCs w:val="16"/>
              </w:rPr>
              <w:lastRenderedPageBreak/>
              <w:t>Name</w:t>
            </w:r>
          </w:p>
        </w:tc>
        <w:tc>
          <w:tcPr>
            <w:tcW w:w="3666" w:type="dxa"/>
          </w:tcPr>
          <w:p w:rsidR="00CB6FA5" w:rsidRPr="00CB6FA5" w:rsidRDefault="00CB6FA5" w:rsidP="00F81590">
            <w:pPr>
              <w:rPr>
                <w:sz w:val="16"/>
                <w:szCs w:val="16"/>
              </w:rPr>
            </w:pPr>
            <w:r w:rsidRPr="00CB6FA5">
              <w:rPr>
                <w:sz w:val="16"/>
                <w:szCs w:val="16"/>
              </w:rPr>
              <w:t>Type</w:t>
            </w:r>
          </w:p>
        </w:tc>
        <w:tc>
          <w:tcPr>
            <w:tcW w:w="870" w:type="dxa"/>
          </w:tcPr>
          <w:p w:rsidR="00CB6FA5" w:rsidRPr="00CB6FA5" w:rsidRDefault="00CB6FA5" w:rsidP="00F81590">
            <w:pPr>
              <w:rPr>
                <w:sz w:val="16"/>
                <w:szCs w:val="16"/>
              </w:rPr>
            </w:pPr>
            <w:r w:rsidRPr="00CB6FA5">
              <w:rPr>
                <w:sz w:val="16"/>
                <w:szCs w:val="16"/>
              </w:rPr>
              <w:t>Direction</w:t>
            </w:r>
          </w:p>
        </w:tc>
        <w:tc>
          <w:tcPr>
            <w:tcW w:w="3686" w:type="dxa"/>
          </w:tcPr>
          <w:p w:rsidR="00CB6FA5" w:rsidRPr="00CB6FA5" w:rsidRDefault="00CB6FA5" w:rsidP="00F81590">
            <w:pPr>
              <w:rPr>
                <w:sz w:val="16"/>
                <w:szCs w:val="16"/>
              </w:rPr>
            </w:pPr>
            <w:r w:rsidRPr="00CB6FA5">
              <w:rPr>
                <w:sz w:val="16"/>
                <w:szCs w:val="16"/>
              </w:rPr>
              <w:t>Description</w:t>
            </w:r>
          </w:p>
        </w:tc>
      </w:tr>
      <w:tr w:rsidR="00CB6FA5" w:rsidRPr="002231B1" w:rsidTr="00CB6FA5">
        <w:tc>
          <w:tcPr>
            <w:tcW w:w="1843" w:type="dxa"/>
          </w:tcPr>
          <w:p w:rsidR="00CB6FA5" w:rsidRPr="00CB6FA5" w:rsidRDefault="00CB6FA5" w:rsidP="00CB6FA5">
            <w:pPr>
              <w:tabs>
                <w:tab w:val="center" w:pos="955"/>
              </w:tabs>
              <w:rPr>
                <w:sz w:val="16"/>
                <w:szCs w:val="16"/>
              </w:rPr>
            </w:pPr>
            <w:r w:rsidRPr="00CB6FA5">
              <w:rPr>
                <w:sz w:val="16"/>
                <w:szCs w:val="16"/>
              </w:rPr>
              <w:t>-</w:t>
            </w:r>
          </w:p>
        </w:tc>
        <w:tc>
          <w:tcPr>
            <w:tcW w:w="3666" w:type="dxa"/>
          </w:tcPr>
          <w:p w:rsidR="00CB6FA5" w:rsidRPr="00CB6FA5" w:rsidRDefault="00CB6FA5" w:rsidP="00F81590">
            <w:pPr>
              <w:rPr>
                <w:sz w:val="16"/>
                <w:szCs w:val="16"/>
                <w:lang w:val="fr-BE"/>
              </w:rPr>
            </w:pPr>
            <w:r w:rsidRPr="00CB6FA5">
              <w:rPr>
                <w:sz w:val="16"/>
                <w:szCs w:val="16"/>
                <w:lang w:val="fr-BE"/>
              </w:rPr>
              <w:t>-</w:t>
            </w:r>
          </w:p>
        </w:tc>
        <w:tc>
          <w:tcPr>
            <w:tcW w:w="870" w:type="dxa"/>
          </w:tcPr>
          <w:p w:rsidR="00CB6FA5" w:rsidRPr="00CB6FA5" w:rsidRDefault="00CB6FA5" w:rsidP="00F81590">
            <w:pPr>
              <w:rPr>
                <w:sz w:val="16"/>
                <w:szCs w:val="16"/>
              </w:rPr>
            </w:pPr>
            <w:r w:rsidRPr="00CB6FA5">
              <w:rPr>
                <w:sz w:val="16"/>
                <w:szCs w:val="16"/>
              </w:rPr>
              <w:t>-</w:t>
            </w:r>
          </w:p>
        </w:tc>
        <w:tc>
          <w:tcPr>
            <w:tcW w:w="3686" w:type="dxa"/>
          </w:tcPr>
          <w:p w:rsidR="00CB6FA5" w:rsidRPr="00CB6FA5" w:rsidRDefault="00CB6FA5" w:rsidP="00F81590">
            <w:pPr>
              <w:rPr>
                <w:sz w:val="16"/>
                <w:szCs w:val="16"/>
              </w:rPr>
            </w:pPr>
            <w:r w:rsidRPr="00CB6FA5">
              <w:rPr>
                <w:sz w:val="16"/>
                <w:szCs w:val="16"/>
              </w:rPr>
              <w:t>-</w:t>
            </w:r>
          </w:p>
        </w:tc>
      </w:tr>
    </w:tbl>
    <w:p w:rsidR="009E50D1" w:rsidRDefault="009E50D1" w:rsidP="009E50D1">
      <w:pPr>
        <w:pStyle w:val="Titre4"/>
      </w:pPr>
      <w:r>
        <w:t>Expected behaviour &amp; usage</w:t>
      </w:r>
    </w:p>
    <w:p w:rsidR="00CB6FA5" w:rsidRDefault="00CB6FA5" w:rsidP="004E42CD">
      <w:r>
        <w:t xml:space="preserve">The knowledge of the selected antenna can be used by </w:t>
      </w:r>
      <w:r w:rsidR="00C338E0">
        <w:t xml:space="preserve">the </w:t>
      </w:r>
      <w:r w:rsidR="00DE0087">
        <w:t>Application SW</w:t>
      </w:r>
      <w:r>
        <w:t xml:space="preserve"> to compute the exact position of the train head compared to the balise read.</w:t>
      </w:r>
    </w:p>
    <w:p w:rsidR="00CB6FA5" w:rsidRPr="002231B1" w:rsidRDefault="00CB6FA5" w:rsidP="004E42CD">
      <w:r>
        <w:t>When the service is called with the parameter 'NONE', the EVC shall not be able to read the balise anymore. It can be used to indicate an error message to the driver and to take system actions.</w:t>
      </w:r>
    </w:p>
    <w:p w:rsidR="00CB6FA5" w:rsidRDefault="00CB6FA5" w:rsidP="004E42CD">
      <w:bookmarkStart w:id="1394" w:name="_Ref337194002"/>
      <w:r w:rsidRPr="002231B1">
        <w:t xml:space="preserve">The </w:t>
      </w:r>
      <w:r w:rsidR="00DE0087">
        <w:t>Basic SW</w:t>
      </w:r>
      <w:r w:rsidRPr="002231B1">
        <w:t xml:space="preserve"> shall call this service </w:t>
      </w:r>
      <w:r>
        <w:t>the first time at the end of the EVC initialisation and then whenever the selected antenna is updated.</w:t>
      </w:r>
      <w:bookmarkEnd w:id="1394"/>
    </w:p>
    <w:p w:rsidR="009E50D1" w:rsidRDefault="009E50D1" w:rsidP="005F55BC">
      <w:pPr>
        <w:pStyle w:val="Corpsdetexte"/>
      </w:pPr>
    </w:p>
    <w:p w:rsidR="00720A8F" w:rsidRDefault="00AD4EEA" w:rsidP="00720A8F">
      <w:pPr>
        <w:pStyle w:val="Titre3"/>
      </w:pPr>
      <w:bookmarkStart w:id="1395" w:name="_Toc397948257"/>
      <w:r>
        <w:t xml:space="preserve">Service </w:t>
      </w:r>
      <w:r w:rsidR="00720A8F">
        <w:t>BAD_BALISE_RECEIVED</w:t>
      </w:r>
      <w:bookmarkEnd w:id="1395"/>
    </w:p>
    <w:p w:rsidR="00720A8F" w:rsidRDefault="00720A8F" w:rsidP="00720A8F">
      <w:pPr>
        <w:pStyle w:val="Titre4"/>
      </w:pPr>
      <w:r>
        <w:t>Description</w:t>
      </w:r>
    </w:p>
    <w:p w:rsidR="0077378A" w:rsidRPr="00623C9D" w:rsidRDefault="0077378A" w:rsidP="0077378A">
      <w:pPr>
        <w:pStyle w:val="Corpsdetexte"/>
      </w:pPr>
      <w:r w:rsidRPr="00623C9D">
        <w:t xml:space="preserve">If the BTM acquisition device detect a balise with integrity problem (bad CRC, …)  the </w:t>
      </w:r>
      <w:r w:rsidRPr="00623C9D">
        <w:rPr>
          <w:noProof/>
        </w:rPr>
        <w:t>BAD_BALISE_RECEIVED</w:t>
      </w:r>
      <w:r w:rsidRPr="00623C9D">
        <w:t xml:space="preserve"> service must be called</w:t>
      </w:r>
      <w:r w:rsidR="00C338E0">
        <w:t xml:space="preserve"> by the Basic SW</w:t>
      </w:r>
      <w:r w:rsidRPr="00623C9D">
        <w:t>.</w:t>
      </w:r>
    </w:p>
    <w:p w:rsidR="00720A8F" w:rsidRDefault="00720A8F" w:rsidP="00720A8F">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77378A" w:rsidRPr="002231B1" w:rsidTr="00F81590">
        <w:tc>
          <w:tcPr>
            <w:tcW w:w="1843" w:type="dxa"/>
          </w:tcPr>
          <w:p w:rsidR="0077378A" w:rsidRPr="002231B1" w:rsidRDefault="0077378A" w:rsidP="00F81590">
            <w:pPr>
              <w:pStyle w:val="Table0"/>
            </w:pPr>
            <w:r w:rsidRPr="002231B1">
              <w:t>Name</w:t>
            </w:r>
          </w:p>
        </w:tc>
        <w:tc>
          <w:tcPr>
            <w:tcW w:w="3686" w:type="dxa"/>
          </w:tcPr>
          <w:p w:rsidR="0077378A" w:rsidRPr="002231B1" w:rsidRDefault="0077378A" w:rsidP="00F81590">
            <w:pPr>
              <w:pStyle w:val="Table0"/>
            </w:pPr>
            <w:r w:rsidRPr="002231B1">
              <w:t>Type</w:t>
            </w:r>
          </w:p>
        </w:tc>
        <w:tc>
          <w:tcPr>
            <w:tcW w:w="850" w:type="dxa"/>
          </w:tcPr>
          <w:p w:rsidR="0077378A" w:rsidRPr="002231B1" w:rsidRDefault="0077378A" w:rsidP="00F81590">
            <w:pPr>
              <w:pStyle w:val="Table0"/>
            </w:pPr>
            <w:r w:rsidRPr="002231B1">
              <w:t>Direction</w:t>
            </w:r>
          </w:p>
        </w:tc>
        <w:tc>
          <w:tcPr>
            <w:tcW w:w="3686" w:type="dxa"/>
          </w:tcPr>
          <w:p w:rsidR="0077378A" w:rsidRPr="002231B1" w:rsidRDefault="0077378A" w:rsidP="00F81590">
            <w:pPr>
              <w:pStyle w:val="Table0"/>
            </w:pPr>
            <w:r w:rsidRPr="002231B1">
              <w:t>Description</w:t>
            </w:r>
          </w:p>
        </w:tc>
      </w:tr>
      <w:tr w:rsidR="00D02FB3" w:rsidRPr="0043297A" w:rsidTr="00F81590">
        <w:tc>
          <w:tcPr>
            <w:tcW w:w="1843" w:type="dxa"/>
          </w:tcPr>
          <w:p w:rsidR="00D02FB3" w:rsidRPr="002231B1" w:rsidRDefault="00D02FB3" w:rsidP="00F81590">
            <w:pPr>
              <w:pStyle w:val="ADANB"/>
            </w:pPr>
            <w:r>
              <w:t>-</w:t>
            </w:r>
          </w:p>
        </w:tc>
        <w:tc>
          <w:tcPr>
            <w:tcW w:w="3686" w:type="dxa"/>
          </w:tcPr>
          <w:p w:rsidR="00D02FB3" w:rsidRPr="00CB6FA5" w:rsidRDefault="00D02FB3" w:rsidP="00F81590">
            <w:pPr>
              <w:pStyle w:val="ADANB"/>
              <w:rPr>
                <w:lang w:val="fr-BE"/>
              </w:rPr>
            </w:pPr>
            <w:r>
              <w:rPr>
                <w:lang w:val="fr-BE"/>
              </w:rPr>
              <w:t>-</w:t>
            </w:r>
          </w:p>
        </w:tc>
        <w:tc>
          <w:tcPr>
            <w:tcW w:w="850" w:type="dxa"/>
          </w:tcPr>
          <w:p w:rsidR="00D02FB3" w:rsidRPr="00CB6FA5" w:rsidRDefault="00D02FB3" w:rsidP="00F81590">
            <w:pPr>
              <w:pStyle w:val="ADANB"/>
              <w:rPr>
                <w:lang w:val="fr-BE"/>
              </w:rPr>
            </w:pPr>
            <w:r>
              <w:rPr>
                <w:lang w:val="fr-BE"/>
              </w:rPr>
              <w:t>-</w:t>
            </w:r>
          </w:p>
        </w:tc>
        <w:tc>
          <w:tcPr>
            <w:tcW w:w="3686" w:type="dxa"/>
          </w:tcPr>
          <w:p w:rsidR="00D02FB3" w:rsidRPr="0043297A" w:rsidRDefault="00D02FB3" w:rsidP="00F81590">
            <w:pPr>
              <w:pStyle w:val="ADANB"/>
            </w:pPr>
            <w:r>
              <w:t>-</w:t>
            </w:r>
          </w:p>
        </w:tc>
      </w:tr>
    </w:tbl>
    <w:p w:rsidR="00720A8F" w:rsidRDefault="00720A8F" w:rsidP="00720A8F">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77378A" w:rsidRPr="002231B1" w:rsidTr="00F81590">
        <w:tc>
          <w:tcPr>
            <w:tcW w:w="1843" w:type="dxa"/>
          </w:tcPr>
          <w:p w:rsidR="0077378A" w:rsidRPr="002231B1" w:rsidRDefault="0077378A" w:rsidP="00F81590">
            <w:pPr>
              <w:pStyle w:val="Table0"/>
            </w:pPr>
            <w:r w:rsidRPr="002231B1">
              <w:t>Name</w:t>
            </w:r>
          </w:p>
        </w:tc>
        <w:tc>
          <w:tcPr>
            <w:tcW w:w="3686" w:type="dxa"/>
          </w:tcPr>
          <w:p w:rsidR="0077378A" w:rsidRPr="002231B1" w:rsidRDefault="0077378A" w:rsidP="00F81590">
            <w:pPr>
              <w:pStyle w:val="Table0"/>
            </w:pPr>
            <w:r w:rsidRPr="002231B1">
              <w:t>Type</w:t>
            </w:r>
          </w:p>
        </w:tc>
        <w:tc>
          <w:tcPr>
            <w:tcW w:w="850" w:type="dxa"/>
          </w:tcPr>
          <w:p w:rsidR="0077378A" w:rsidRPr="002231B1" w:rsidRDefault="0077378A" w:rsidP="00F81590">
            <w:pPr>
              <w:pStyle w:val="Table0"/>
            </w:pPr>
            <w:r w:rsidRPr="002231B1">
              <w:t>Direction</w:t>
            </w:r>
          </w:p>
        </w:tc>
        <w:tc>
          <w:tcPr>
            <w:tcW w:w="3686" w:type="dxa"/>
          </w:tcPr>
          <w:p w:rsidR="0077378A" w:rsidRPr="002231B1" w:rsidRDefault="0077378A" w:rsidP="00F81590">
            <w:pPr>
              <w:pStyle w:val="Table0"/>
            </w:pPr>
            <w:r w:rsidRPr="002231B1">
              <w:t>Description</w:t>
            </w:r>
          </w:p>
        </w:tc>
      </w:tr>
      <w:tr w:rsidR="0077378A" w:rsidRPr="0043297A" w:rsidTr="00F81590">
        <w:tc>
          <w:tcPr>
            <w:tcW w:w="1843" w:type="dxa"/>
          </w:tcPr>
          <w:p w:rsidR="0077378A" w:rsidRPr="002231B1" w:rsidRDefault="0077378A" w:rsidP="00F81590">
            <w:pPr>
              <w:pStyle w:val="ADANB"/>
            </w:pPr>
            <w:r>
              <w:t>-</w:t>
            </w:r>
          </w:p>
        </w:tc>
        <w:tc>
          <w:tcPr>
            <w:tcW w:w="3686" w:type="dxa"/>
          </w:tcPr>
          <w:p w:rsidR="0077378A" w:rsidRPr="00CB6FA5" w:rsidRDefault="0077378A" w:rsidP="00F81590">
            <w:pPr>
              <w:pStyle w:val="ADANB"/>
              <w:rPr>
                <w:lang w:val="fr-BE"/>
              </w:rPr>
            </w:pPr>
            <w:r>
              <w:rPr>
                <w:lang w:val="fr-BE"/>
              </w:rPr>
              <w:t>-</w:t>
            </w:r>
          </w:p>
        </w:tc>
        <w:tc>
          <w:tcPr>
            <w:tcW w:w="850" w:type="dxa"/>
          </w:tcPr>
          <w:p w:rsidR="0077378A" w:rsidRPr="00CB6FA5" w:rsidRDefault="0077378A" w:rsidP="00F81590">
            <w:pPr>
              <w:pStyle w:val="ADANB"/>
              <w:rPr>
                <w:lang w:val="fr-BE"/>
              </w:rPr>
            </w:pPr>
            <w:r>
              <w:rPr>
                <w:lang w:val="fr-BE"/>
              </w:rPr>
              <w:t>-</w:t>
            </w:r>
          </w:p>
        </w:tc>
        <w:tc>
          <w:tcPr>
            <w:tcW w:w="3686" w:type="dxa"/>
          </w:tcPr>
          <w:p w:rsidR="0077378A" w:rsidRPr="0043297A" w:rsidRDefault="0077378A" w:rsidP="00F81590">
            <w:pPr>
              <w:pStyle w:val="ADANB"/>
            </w:pPr>
            <w:r>
              <w:t>-</w:t>
            </w:r>
          </w:p>
        </w:tc>
      </w:tr>
    </w:tbl>
    <w:p w:rsidR="00720A8F" w:rsidRDefault="00720A8F" w:rsidP="00720A8F">
      <w:pPr>
        <w:pStyle w:val="Titre4"/>
      </w:pPr>
      <w:r>
        <w:t>Expected behaviour &amp; usage</w:t>
      </w:r>
    </w:p>
    <w:p w:rsidR="00720A8F" w:rsidRDefault="008352F1" w:rsidP="005F55BC">
      <w:pPr>
        <w:pStyle w:val="Corpsdetexte"/>
      </w:pPr>
      <w:r>
        <w:t>According to the application specification.</w:t>
      </w:r>
    </w:p>
    <w:p w:rsidR="00D02FB3" w:rsidRDefault="00D02FB3" w:rsidP="005F55BC">
      <w:pPr>
        <w:pStyle w:val="Corpsdetexte"/>
      </w:pPr>
    </w:p>
    <w:p w:rsidR="00720A8F" w:rsidRDefault="00AD4EEA" w:rsidP="00720A8F">
      <w:pPr>
        <w:pStyle w:val="Titre3"/>
      </w:pPr>
      <w:bookmarkStart w:id="1396" w:name="_Toc397948258"/>
      <w:r>
        <w:t xml:space="preserve">Service </w:t>
      </w:r>
      <w:r w:rsidR="00720A8F">
        <w:t>READ_BTM_INFO</w:t>
      </w:r>
      <w:bookmarkEnd w:id="1396"/>
    </w:p>
    <w:p w:rsidR="00720A8F" w:rsidRDefault="00720A8F" w:rsidP="00720A8F">
      <w:pPr>
        <w:pStyle w:val="Titre4"/>
      </w:pPr>
      <w:r>
        <w:t>Description</w:t>
      </w:r>
    </w:p>
    <w:p w:rsidR="009B7A85" w:rsidRPr="00623C9D" w:rsidRDefault="009B7A85" w:rsidP="009B7A85">
      <w:pPr>
        <w:pStyle w:val="Corpsdetexte"/>
      </w:pPr>
      <w:r w:rsidRPr="00623C9D">
        <w:t xml:space="preserve">The READ_BTM_INFO function returns the type of modulation to use for the BTM antenna and </w:t>
      </w:r>
      <w:r w:rsidR="00DC6EBB">
        <w:t xml:space="preserve">which </w:t>
      </w:r>
      <w:r w:rsidRPr="00623C9D">
        <w:t xml:space="preserve">antenna the </w:t>
      </w:r>
      <w:r w:rsidR="005B2BB9">
        <w:t>Basic Software</w:t>
      </w:r>
      <w:r w:rsidRPr="00623C9D">
        <w:t xml:space="preserve"> has to active according to the current active cab</w:t>
      </w:r>
      <w:r w:rsidR="006B1D70">
        <w:t xml:space="preserve"> (this </w:t>
      </w:r>
      <w:r w:rsidR="00A37E29">
        <w:t xml:space="preserve">latter </w:t>
      </w:r>
      <w:r w:rsidR="006B1D70">
        <w:t>information is relevant when one antenna is installed at each end of the train)</w:t>
      </w:r>
      <w:r w:rsidRPr="00623C9D">
        <w:t xml:space="preserve">. </w:t>
      </w:r>
    </w:p>
    <w:p w:rsidR="00720A8F" w:rsidRDefault="00720A8F" w:rsidP="00720A8F">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A527BF" w:rsidRPr="002231B1" w:rsidTr="00F81590">
        <w:tc>
          <w:tcPr>
            <w:tcW w:w="1843" w:type="dxa"/>
          </w:tcPr>
          <w:p w:rsidR="00A527BF" w:rsidRPr="002231B1" w:rsidRDefault="00A527BF" w:rsidP="00F81590">
            <w:pPr>
              <w:pStyle w:val="Table0"/>
            </w:pPr>
            <w:r w:rsidRPr="002231B1">
              <w:t>Name</w:t>
            </w:r>
          </w:p>
        </w:tc>
        <w:tc>
          <w:tcPr>
            <w:tcW w:w="3686" w:type="dxa"/>
          </w:tcPr>
          <w:p w:rsidR="00A527BF" w:rsidRPr="002231B1" w:rsidRDefault="00A527BF" w:rsidP="00F81590">
            <w:pPr>
              <w:pStyle w:val="Table0"/>
            </w:pPr>
            <w:r w:rsidRPr="002231B1">
              <w:t>Type</w:t>
            </w:r>
          </w:p>
        </w:tc>
        <w:tc>
          <w:tcPr>
            <w:tcW w:w="850" w:type="dxa"/>
          </w:tcPr>
          <w:p w:rsidR="00A527BF" w:rsidRPr="002231B1" w:rsidRDefault="00A527BF" w:rsidP="00F81590">
            <w:pPr>
              <w:pStyle w:val="Table0"/>
            </w:pPr>
            <w:r w:rsidRPr="002231B1">
              <w:t>Direction</w:t>
            </w:r>
          </w:p>
        </w:tc>
        <w:tc>
          <w:tcPr>
            <w:tcW w:w="3686" w:type="dxa"/>
          </w:tcPr>
          <w:p w:rsidR="00A527BF" w:rsidRPr="002231B1" w:rsidRDefault="00A527BF" w:rsidP="00F81590">
            <w:pPr>
              <w:pStyle w:val="Table0"/>
            </w:pPr>
            <w:r w:rsidRPr="002231B1">
              <w:t>Description</w:t>
            </w:r>
          </w:p>
        </w:tc>
      </w:tr>
      <w:tr w:rsidR="00A527BF" w:rsidRPr="0043297A" w:rsidTr="00F81590">
        <w:tc>
          <w:tcPr>
            <w:tcW w:w="1843" w:type="dxa"/>
          </w:tcPr>
          <w:p w:rsidR="00A527BF" w:rsidRPr="002231B1" w:rsidRDefault="00A527BF" w:rsidP="00F81590">
            <w:pPr>
              <w:pStyle w:val="ADANB"/>
            </w:pPr>
            <w:r>
              <w:t>-</w:t>
            </w:r>
          </w:p>
        </w:tc>
        <w:tc>
          <w:tcPr>
            <w:tcW w:w="3686" w:type="dxa"/>
          </w:tcPr>
          <w:p w:rsidR="00A527BF" w:rsidRPr="00CB6FA5" w:rsidRDefault="00A527BF" w:rsidP="00F81590">
            <w:pPr>
              <w:pStyle w:val="ADANB"/>
              <w:rPr>
                <w:lang w:val="fr-BE"/>
              </w:rPr>
            </w:pPr>
            <w:r>
              <w:rPr>
                <w:lang w:val="fr-BE"/>
              </w:rPr>
              <w:t>-</w:t>
            </w:r>
          </w:p>
        </w:tc>
        <w:tc>
          <w:tcPr>
            <w:tcW w:w="850" w:type="dxa"/>
          </w:tcPr>
          <w:p w:rsidR="00A527BF" w:rsidRPr="00CB6FA5" w:rsidRDefault="00A527BF" w:rsidP="00F81590">
            <w:pPr>
              <w:pStyle w:val="ADANB"/>
              <w:rPr>
                <w:lang w:val="fr-BE"/>
              </w:rPr>
            </w:pPr>
            <w:r>
              <w:rPr>
                <w:lang w:val="fr-BE"/>
              </w:rPr>
              <w:t>-</w:t>
            </w:r>
          </w:p>
        </w:tc>
        <w:tc>
          <w:tcPr>
            <w:tcW w:w="3686" w:type="dxa"/>
          </w:tcPr>
          <w:p w:rsidR="00A527BF" w:rsidRPr="0043297A" w:rsidRDefault="00A527BF" w:rsidP="00F81590">
            <w:pPr>
              <w:pStyle w:val="ADANB"/>
            </w:pPr>
            <w:r>
              <w:t>-</w:t>
            </w:r>
          </w:p>
        </w:tc>
      </w:tr>
    </w:tbl>
    <w:p w:rsidR="00720A8F" w:rsidRDefault="00720A8F" w:rsidP="00720A8F">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8D1837" w:rsidRPr="002231B1" w:rsidTr="008D1837">
        <w:tc>
          <w:tcPr>
            <w:tcW w:w="1843" w:type="dxa"/>
          </w:tcPr>
          <w:p w:rsidR="008D1837" w:rsidRPr="002231B1" w:rsidRDefault="008D1837" w:rsidP="00F81590">
            <w:pPr>
              <w:pStyle w:val="Table0"/>
            </w:pPr>
            <w:r w:rsidRPr="002231B1">
              <w:t>Name</w:t>
            </w:r>
          </w:p>
        </w:tc>
        <w:tc>
          <w:tcPr>
            <w:tcW w:w="3686" w:type="dxa"/>
          </w:tcPr>
          <w:p w:rsidR="008D1837" w:rsidRPr="002231B1" w:rsidRDefault="008D1837" w:rsidP="00F81590">
            <w:pPr>
              <w:pStyle w:val="Table0"/>
            </w:pPr>
            <w:r w:rsidRPr="002231B1">
              <w:t>Type</w:t>
            </w:r>
          </w:p>
        </w:tc>
        <w:tc>
          <w:tcPr>
            <w:tcW w:w="850" w:type="dxa"/>
          </w:tcPr>
          <w:p w:rsidR="008D1837" w:rsidRPr="002231B1" w:rsidRDefault="008D1837" w:rsidP="00F81590">
            <w:pPr>
              <w:pStyle w:val="Table0"/>
            </w:pPr>
            <w:r w:rsidRPr="002231B1">
              <w:t>Direction</w:t>
            </w:r>
          </w:p>
        </w:tc>
        <w:tc>
          <w:tcPr>
            <w:tcW w:w="3686" w:type="dxa"/>
          </w:tcPr>
          <w:p w:rsidR="008D1837" w:rsidRPr="002231B1" w:rsidRDefault="008D1837" w:rsidP="00F81590">
            <w:pPr>
              <w:pStyle w:val="Table0"/>
            </w:pPr>
            <w:r w:rsidRPr="002231B1">
              <w:t>Description</w:t>
            </w:r>
          </w:p>
        </w:tc>
      </w:tr>
      <w:tr w:rsidR="008D1837" w:rsidRPr="0043297A" w:rsidTr="008D1837">
        <w:tc>
          <w:tcPr>
            <w:tcW w:w="1843" w:type="dxa"/>
          </w:tcPr>
          <w:p w:rsidR="008D1837" w:rsidRPr="002231B1" w:rsidRDefault="008D1837" w:rsidP="00F81590">
            <w:pPr>
              <w:pStyle w:val="ADANB"/>
            </w:pPr>
            <w:r>
              <w:t>The antenna information</w:t>
            </w:r>
          </w:p>
        </w:tc>
        <w:tc>
          <w:tcPr>
            <w:tcW w:w="3686" w:type="dxa"/>
          </w:tcPr>
          <w:p w:rsidR="008D1837" w:rsidRPr="002231B1" w:rsidRDefault="008D1837" w:rsidP="00F81590">
            <w:pPr>
              <w:pStyle w:val="ADANB"/>
            </w:pPr>
            <w:r>
              <w:t>ANTENNA_INFO_T</w:t>
            </w:r>
          </w:p>
        </w:tc>
        <w:tc>
          <w:tcPr>
            <w:tcW w:w="850" w:type="dxa"/>
          </w:tcPr>
          <w:p w:rsidR="008D1837" w:rsidRPr="00CB6FA5" w:rsidRDefault="008D1837" w:rsidP="00F81590">
            <w:pPr>
              <w:pStyle w:val="ADANB"/>
              <w:rPr>
                <w:lang w:val="fr-BE"/>
              </w:rPr>
            </w:pPr>
            <w:r>
              <w:rPr>
                <w:lang w:val="fr-BE"/>
              </w:rPr>
              <w:t>out</w:t>
            </w:r>
          </w:p>
        </w:tc>
        <w:tc>
          <w:tcPr>
            <w:tcW w:w="3686" w:type="dxa"/>
          </w:tcPr>
          <w:p w:rsidR="008D1837" w:rsidRPr="00A01438" w:rsidRDefault="008D1837" w:rsidP="00F81590">
            <w:pPr>
              <w:pStyle w:val="ADANB"/>
              <w:rPr>
                <w:lang w:val="en-US"/>
              </w:rPr>
            </w:pPr>
            <w:r w:rsidRPr="00A01438">
              <w:rPr>
                <w:lang w:val="en-US"/>
              </w:rPr>
              <w:t>-Modulation type to be activated : Eurobalise or KER</w:t>
            </w:r>
          </w:p>
          <w:p w:rsidR="008D1837" w:rsidRPr="00A01438" w:rsidRDefault="008D1837" w:rsidP="00F81590">
            <w:pPr>
              <w:pStyle w:val="ADANB"/>
              <w:rPr>
                <w:lang w:val="en-US"/>
              </w:rPr>
            </w:pPr>
            <w:r>
              <w:rPr>
                <w:lang w:val="en-US"/>
              </w:rPr>
              <w:t>- Antenna to be activated : antenna_1 or antenna_2</w:t>
            </w:r>
          </w:p>
        </w:tc>
      </w:tr>
    </w:tbl>
    <w:p w:rsidR="00720A8F" w:rsidRDefault="00720A8F" w:rsidP="00720A8F">
      <w:pPr>
        <w:pStyle w:val="Titre4"/>
      </w:pPr>
      <w:r>
        <w:t>Expected behaviour &amp; usage</w:t>
      </w:r>
    </w:p>
    <w:p w:rsidR="00720A8F" w:rsidRDefault="009B7A85" w:rsidP="005F55BC">
      <w:pPr>
        <w:pStyle w:val="Corpsdetexte"/>
      </w:pPr>
      <w:r>
        <w:t>This service</w:t>
      </w:r>
      <w:r w:rsidRPr="00623C9D">
        <w:t xml:space="preserve"> must be called </w:t>
      </w:r>
      <w:r>
        <w:t xml:space="preserve">by the Basic SW </w:t>
      </w:r>
      <w:r w:rsidRPr="00623C9D">
        <w:t>after each Activate_Cycle.</w:t>
      </w:r>
    </w:p>
    <w:p w:rsidR="00A37E29" w:rsidRDefault="00A37E29" w:rsidP="005F55BC">
      <w:pPr>
        <w:pStyle w:val="Corpsdetexte"/>
      </w:pPr>
    </w:p>
    <w:p w:rsidR="00720A8F" w:rsidRDefault="00AD4EEA" w:rsidP="00720A8F">
      <w:pPr>
        <w:pStyle w:val="Titre3"/>
      </w:pPr>
      <w:bookmarkStart w:id="1397" w:name="_Toc397948259"/>
      <w:r>
        <w:t xml:space="preserve">Service </w:t>
      </w:r>
      <w:r w:rsidR="00720A8F">
        <w:t>METAL_MASS_INFO</w:t>
      </w:r>
      <w:bookmarkEnd w:id="1397"/>
    </w:p>
    <w:p w:rsidR="00720A8F" w:rsidRDefault="00720A8F" w:rsidP="00720A8F">
      <w:pPr>
        <w:pStyle w:val="Titre4"/>
      </w:pPr>
      <w:r>
        <w:t>Description</w:t>
      </w:r>
    </w:p>
    <w:p w:rsidR="00CB6FA5" w:rsidRDefault="00CB6FA5" w:rsidP="007163D5">
      <w:r>
        <w:t>Th</w:t>
      </w:r>
      <w:r w:rsidR="00A37E29">
        <w:t>is</w:t>
      </w:r>
      <w:r>
        <w:t xml:space="preserve"> service is used by the </w:t>
      </w:r>
      <w:r w:rsidR="00DE0087">
        <w:t>Basic SW</w:t>
      </w:r>
      <w:r>
        <w:t xml:space="preserve"> to inhibit its monitoring of antenna failure</w:t>
      </w:r>
      <w:r w:rsidR="00A37E29">
        <w:t>s</w:t>
      </w:r>
      <w:r>
        <w:t xml:space="preserve"> in areas known as potentially filled with metal masses.</w:t>
      </w:r>
    </w:p>
    <w:p w:rsidR="00CB6FA5" w:rsidRDefault="00CB6FA5" w:rsidP="007163D5">
      <w:r>
        <w:t xml:space="preserve">The presence of metal masses may corrupt the result of the antenna tests even if the antenna is valid. This service is thus used to indicate to the </w:t>
      </w:r>
      <w:r w:rsidR="00DE0087">
        <w:t>BTM</w:t>
      </w:r>
      <w:r>
        <w:t xml:space="preserve"> that the results of the antenna tests are not valid and that the antenna should be seen as valid even if </w:t>
      </w:r>
      <w:r w:rsidR="00A37E29">
        <w:t>the test</w:t>
      </w:r>
      <w:r>
        <w:t xml:space="preserve"> results are wrong.</w:t>
      </w:r>
    </w:p>
    <w:p w:rsidR="00720A8F" w:rsidRDefault="00720A8F" w:rsidP="00720A8F">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B6FA5" w:rsidRPr="002231B1" w:rsidTr="00CB6FA5">
        <w:tc>
          <w:tcPr>
            <w:tcW w:w="1843" w:type="dxa"/>
          </w:tcPr>
          <w:p w:rsidR="00CB6FA5" w:rsidRPr="002231B1" w:rsidRDefault="00CB6FA5" w:rsidP="00F81590">
            <w:pPr>
              <w:pStyle w:val="Table0"/>
            </w:pPr>
            <w:r w:rsidRPr="002231B1">
              <w:t>Name</w:t>
            </w:r>
          </w:p>
        </w:tc>
        <w:tc>
          <w:tcPr>
            <w:tcW w:w="3686" w:type="dxa"/>
          </w:tcPr>
          <w:p w:rsidR="00CB6FA5" w:rsidRPr="002231B1" w:rsidRDefault="00CB6FA5" w:rsidP="00F81590">
            <w:pPr>
              <w:pStyle w:val="Table0"/>
            </w:pPr>
            <w:r w:rsidRPr="002231B1">
              <w:t>Type</w:t>
            </w:r>
          </w:p>
        </w:tc>
        <w:tc>
          <w:tcPr>
            <w:tcW w:w="850" w:type="dxa"/>
          </w:tcPr>
          <w:p w:rsidR="00CB6FA5" w:rsidRPr="002231B1" w:rsidRDefault="00CB6FA5" w:rsidP="00F81590">
            <w:pPr>
              <w:pStyle w:val="Table0"/>
            </w:pPr>
            <w:r w:rsidRPr="002231B1">
              <w:t>Direction</w:t>
            </w:r>
          </w:p>
        </w:tc>
        <w:tc>
          <w:tcPr>
            <w:tcW w:w="3686" w:type="dxa"/>
          </w:tcPr>
          <w:p w:rsidR="00CB6FA5" w:rsidRPr="002231B1" w:rsidRDefault="00CB6FA5" w:rsidP="00F81590">
            <w:pPr>
              <w:pStyle w:val="Table0"/>
            </w:pPr>
            <w:r w:rsidRPr="002231B1">
              <w:t>Description</w:t>
            </w:r>
          </w:p>
        </w:tc>
      </w:tr>
      <w:tr w:rsidR="00CB6FA5" w:rsidRPr="0043297A" w:rsidTr="00CB6FA5">
        <w:tc>
          <w:tcPr>
            <w:tcW w:w="1843" w:type="dxa"/>
          </w:tcPr>
          <w:p w:rsidR="00CB6FA5" w:rsidRPr="002231B1" w:rsidRDefault="00CB6FA5" w:rsidP="00F81590">
            <w:pPr>
              <w:pStyle w:val="Table0"/>
            </w:pPr>
            <w:r>
              <w:t>-</w:t>
            </w:r>
          </w:p>
        </w:tc>
        <w:tc>
          <w:tcPr>
            <w:tcW w:w="3686" w:type="dxa"/>
          </w:tcPr>
          <w:p w:rsidR="00CB6FA5" w:rsidRPr="00CB6FA5" w:rsidRDefault="00CB6FA5" w:rsidP="00F81590">
            <w:pPr>
              <w:pStyle w:val="Table0"/>
              <w:rPr>
                <w:lang w:val="fr-BE"/>
              </w:rPr>
            </w:pPr>
            <w:r w:rsidRPr="00CB6FA5">
              <w:rPr>
                <w:lang w:val="fr-BE"/>
              </w:rPr>
              <w:t>-</w:t>
            </w:r>
          </w:p>
        </w:tc>
        <w:tc>
          <w:tcPr>
            <w:tcW w:w="850" w:type="dxa"/>
          </w:tcPr>
          <w:p w:rsidR="00CB6FA5" w:rsidRPr="00CB6FA5" w:rsidRDefault="00CB6FA5" w:rsidP="00F81590">
            <w:pPr>
              <w:pStyle w:val="Table0"/>
              <w:rPr>
                <w:lang w:val="fr-BE"/>
              </w:rPr>
            </w:pPr>
            <w:r w:rsidRPr="00CB6FA5">
              <w:rPr>
                <w:lang w:val="fr-BE"/>
              </w:rPr>
              <w:t>-</w:t>
            </w:r>
          </w:p>
        </w:tc>
        <w:tc>
          <w:tcPr>
            <w:tcW w:w="3686" w:type="dxa"/>
          </w:tcPr>
          <w:p w:rsidR="00CB6FA5" w:rsidRPr="0043297A" w:rsidRDefault="00CB6FA5" w:rsidP="00F81590">
            <w:pPr>
              <w:pStyle w:val="Table0"/>
            </w:pPr>
            <w:r>
              <w:t>-</w:t>
            </w:r>
          </w:p>
        </w:tc>
      </w:tr>
    </w:tbl>
    <w:p w:rsidR="00720A8F" w:rsidRDefault="00720A8F" w:rsidP="00720A8F">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B6FA5" w:rsidRPr="002231B1" w:rsidTr="00CB6FA5">
        <w:tc>
          <w:tcPr>
            <w:tcW w:w="1843" w:type="dxa"/>
          </w:tcPr>
          <w:p w:rsidR="00CB6FA5" w:rsidRPr="00CB6FA5" w:rsidRDefault="00CB6FA5" w:rsidP="00F81590">
            <w:pPr>
              <w:rPr>
                <w:sz w:val="16"/>
                <w:szCs w:val="16"/>
              </w:rPr>
            </w:pPr>
            <w:r w:rsidRPr="00CB6FA5">
              <w:rPr>
                <w:sz w:val="16"/>
                <w:szCs w:val="16"/>
              </w:rPr>
              <w:t>Name</w:t>
            </w:r>
          </w:p>
        </w:tc>
        <w:tc>
          <w:tcPr>
            <w:tcW w:w="3666" w:type="dxa"/>
          </w:tcPr>
          <w:p w:rsidR="00CB6FA5" w:rsidRPr="00CB6FA5" w:rsidRDefault="00CB6FA5" w:rsidP="00F81590">
            <w:pPr>
              <w:rPr>
                <w:sz w:val="16"/>
                <w:szCs w:val="16"/>
              </w:rPr>
            </w:pPr>
            <w:r w:rsidRPr="00CB6FA5">
              <w:rPr>
                <w:sz w:val="16"/>
                <w:szCs w:val="16"/>
              </w:rPr>
              <w:t>Type</w:t>
            </w:r>
          </w:p>
        </w:tc>
        <w:tc>
          <w:tcPr>
            <w:tcW w:w="870" w:type="dxa"/>
          </w:tcPr>
          <w:p w:rsidR="00CB6FA5" w:rsidRPr="00CB6FA5" w:rsidRDefault="00CB6FA5" w:rsidP="00F81590">
            <w:pPr>
              <w:rPr>
                <w:sz w:val="16"/>
                <w:szCs w:val="16"/>
              </w:rPr>
            </w:pPr>
            <w:r w:rsidRPr="00CB6FA5">
              <w:rPr>
                <w:sz w:val="16"/>
                <w:szCs w:val="16"/>
              </w:rPr>
              <w:t>Direction</w:t>
            </w:r>
          </w:p>
        </w:tc>
        <w:tc>
          <w:tcPr>
            <w:tcW w:w="3686" w:type="dxa"/>
          </w:tcPr>
          <w:p w:rsidR="00CB6FA5" w:rsidRPr="00CB6FA5" w:rsidRDefault="00CB6FA5" w:rsidP="00F81590">
            <w:pPr>
              <w:rPr>
                <w:sz w:val="16"/>
                <w:szCs w:val="16"/>
              </w:rPr>
            </w:pPr>
            <w:r w:rsidRPr="00CB6FA5">
              <w:rPr>
                <w:sz w:val="16"/>
                <w:szCs w:val="16"/>
              </w:rPr>
              <w:t>Description</w:t>
            </w:r>
          </w:p>
        </w:tc>
      </w:tr>
      <w:tr w:rsidR="00CB6FA5" w:rsidRPr="002231B1" w:rsidTr="00CB6FA5">
        <w:tc>
          <w:tcPr>
            <w:tcW w:w="1843" w:type="dxa"/>
          </w:tcPr>
          <w:p w:rsidR="00CB6FA5" w:rsidRPr="00CB6FA5" w:rsidRDefault="00CB6FA5" w:rsidP="00766521">
            <w:pPr>
              <w:pStyle w:val="ADANB"/>
            </w:pPr>
            <w:r w:rsidRPr="00CB6FA5">
              <w:t>-</w:t>
            </w:r>
          </w:p>
        </w:tc>
        <w:tc>
          <w:tcPr>
            <w:tcW w:w="3666" w:type="dxa"/>
          </w:tcPr>
          <w:p w:rsidR="00CB6FA5" w:rsidRPr="00CB6FA5" w:rsidRDefault="00CB6FA5" w:rsidP="00766521">
            <w:pPr>
              <w:pStyle w:val="ADANB"/>
              <w:rPr>
                <w:lang w:val="fr-BE"/>
              </w:rPr>
            </w:pPr>
            <w:r w:rsidRPr="00CB6FA5">
              <w:t>API_TYPES.METAL_MASS_INFO_T</w:t>
            </w:r>
          </w:p>
        </w:tc>
        <w:tc>
          <w:tcPr>
            <w:tcW w:w="870" w:type="dxa"/>
          </w:tcPr>
          <w:p w:rsidR="00CB6FA5" w:rsidRPr="00CB6FA5" w:rsidRDefault="00CB6FA5" w:rsidP="00766521">
            <w:pPr>
              <w:pStyle w:val="ADANB"/>
            </w:pPr>
            <w:r w:rsidRPr="00CB6FA5">
              <w:t>-</w:t>
            </w:r>
          </w:p>
        </w:tc>
        <w:tc>
          <w:tcPr>
            <w:tcW w:w="3686" w:type="dxa"/>
          </w:tcPr>
          <w:p w:rsidR="00CB6FA5" w:rsidRPr="00CB6FA5" w:rsidRDefault="00CB6FA5" w:rsidP="00766521">
            <w:pPr>
              <w:pStyle w:val="ADANB"/>
            </w:pPr>
            <w:r w:rsidRPr="00CB6FA5">
              <w:t>The information about the presence of metal masses on the track.</w:t>
            </w:r>
          </w:p>
        </w:tc>
      </w:tr>
    </w:tbl>
    <w:p w:rsidR="00720A8F" w:rsidRDefault="00720A8F" w:rsidP="00720A8F">
      <w:pPr>
        <w:pStyle w:val="Titre4"/>
      </w:pPr>
      <w:r>
        <w:t>Expected behaviour &amp; usage</w:t>
      </w:r>
    </w:p>
    <w:p w:rsidR="00CB6FA5" w:rsidRDefault="00CB6FA5" w:rsidP="007163D5">
      <w:r>
        <w:t xml:space="preserve">Provide the </w:t>
      </w:r>
      <w:r w:rsidR="00DE0087">
        <w:t>BTM</w:t>
      </w:r>
      <w:r>
        <w:t xml:space="preserve"> with the state of the track. The information can be provided in two ways :</w:t>
      </w:r>
    </w:p>
    <w:p w:rsidR="00CB6FA5" w:rsidRPr="007163D5" w:rsidRDefault="00CB6FA5" w:rsidP="007163D5">
      <w:pPr>
        <w:pStyle w:val="Puce1"/>
      </w:pPr>
      <w:r w:rsidRPr="007163D5">
        <w:t xml:space="preserve">Full tolerance : in that case the </w:t>
      </w:r>
      <w:r w:rsidR="00DE0087">
        <w:t>BTM</w:t>
      </w:r>
      <w:r w:rsidR="00A37E29">
        <w:t xml:space="preserve"> </w:t>
      </w:r>
      <w:r w:rsidRPr="007163D5">
        <w:t>does not monitor the state of the antenna</w:t>
      </w:r>
    </w:p>
    <w:p w:rsidR="00CB6FA5" w:rsidRPr="007163D5" w:rsidRDefault="00CB6FA5" w:rsidP="007163D5">
      <w:pPr>
        <w:pStyle w:val="Puce1"/>
      </w:pPr>
      <w:r w:rsidRPr="007163D5">
        <w:t xml:space="preserve">For a given distance : in that case, the </w:t>
      </w:r>
      <w:r w:rsidR="00DE0087">
        <w:t xml:space="preserve">BTM </w:t>
      </w:r>
      <w:r w:rsidRPr="007163D5">
        <w:t>shall monitor that the antenna does not have antenna tests invalid during more than the given distance.</w:t>
      </w:r>
    </w:p>
    <w:p w:rsidR="00CF7A0A" w:rsidRDefault="00CF7A0A" w:rsidP="00A37E29"/>
    <w:p w:rsidR="00CB6FA5" w:rsidRDefault="00CB6FA5" w:rsidP="00A37E29">
      <w:r w:rsidRPr="002231B1">
        <w:t xml:space="preserve">The </w:t>
      </w:r>
      <w:r w:rsidR="00DE0087">
        <w:t>Basic SW</w:t>
      </w:r>
      <w:r w:rsidRPr="002231B1">
        <w:t xml:space="preserve"> </w:t>
      </w:r>
      <w:r>
        <w:t>shall call this service at multiple moments in the code, even during the mana</w:t>
      </w:r>
      <w:r w:rsidR="00CF7A0A">
        <w:t>gement of the input where as</w:t>
      </w:r>
      <w:r>
        <w:t xml:space="preserve"> it is </w:t>
      </w:r>
      <w:r w:rsidR="00CF7A0A">
        <w:t xml:space="preserve">actually </w:t>
      </w:r>
      <w:r>
        <w:t xml:space="preserve">an output of the </w:t>
      </w:r>
      <w:r w:rsidR="00DE0087">
        <w:t>Application SW</w:t>
      </w:r>
      <w:r>
        <w:t>.</w:t>
      </w:r>
    </w:p>
    <w:p w:rsidR="009E50D1" w:rsidRPr="003824A8" w:rsidRDefault="009E50D1" w:rsidP="005F55BC">
      <w:pPr>
        <w:pStyle w:val="Corpsdetexte"/>
      </w:pPr>
    </w:p>
    <w:p w:rsidR="005F55BC" w:rsidRDefault="005F55BC" w:rsidP="005F55BC">
      <w:pPr>
        <w:pStyle w:val="Titre3"/>
      </w:pPr>
      <w:bookmarkStart w:id="1398" w:name="_Toc397948260"/>
      <w:r w:rsidRPr="00196E00">
        <w:t>SW API extract (ADA Source Code)</w:t>
      </w:r>
      <w:bookmarkEnd w:id="1398"/>
    </w:p>
    <w:p w:rsidR="00337E24" w:rsidRPr="00F41C9A" w:rsidRDefault="00337E24" w:rsidP="00337E24">
      <w:pPr>
        <w:pStyle w:val="ADANB"/>
      </w:pPr>
      <w:r w:rsidRPr="00F41C9A">
        <w:t xml:space="preserve">  -------------------------------------------------------------------------------------------------</w:t>
      </w:r>
    </w:p>
    <w:p w:rsidR="00337E24" w:rsidRPr="00F41C9A" w:rsidRDefault="00337E24" w:rsidP="00337E24">
      <w:pPr>
        <w:pStyle w:val="ADANB"/>
      </w:pPr>
      <w:r w:rsidRPr="00F41C9A">
        <w:t xml:space="preserve">  -- BTM types</w:t>
      </w:r>
    </w:p>
    <w:p w:rsidR="00337E24" w:rsidRPr="00F41C9A" w:rsidRDefault="00337E24" w:rsidP="00337E24">
      <w:pPr>
        <w:pStyle w:val="ADANB"/>
      </w:pPr>
      <w:r w:rsidRPr="00F41C9A">
        <w:t xml:space="preserve">  -- type of antenna modulation to use</w:t>
      </w:r>
    </w:p>
    <w:p w:rsidR="00337E24" w:rsidRPr="00F41C9A" w:rsidRDefault="00337E24" w:rsidP="00337E24">
      <w:pPr>
        <w:pStyle w:val="ADANB"/>
      </w:pPr>
      <w:r w:rsidRPr="00F41C9A">
        <w:t xml:space="preserve">  type MODULATION_T is (EUROBALISE, KER);</w:t>
      </w:r>
    </w:p>
    <w:p w:rsidR="00337E24" w:rsidRPr="00F41C9A" w:rsidRDefault="00337E24" w:rsidP="00337E24">
      <w:pPr>
        <w:pStyle w:val="ADANB"/>
      </w:pPr>
    </w:p>
    <w:p w:rsidR="00337E24" w:rsidRPr="00F41C9A" w:rsidRDefault="00337E24" w:rsidP="00337E24">
      <w:pPr>
        <w:pStyle w:val="ADANB"/>
      </w:pPr>
      <w:r w:rsidRPr="00F41C9A">
        <w:t xml:space="preserve">  -- definition of the existing antennas</w:t>
      </w:r>
    </w:p>
    <w:p w:rsidR="00337E24" w:rsidRPr="00F41C9A" w:rsidRDefault="00337E24" w:rsidP="00337E24">
      <w:pPr>
        <w:pStyle w:val="ADANB"/>
      </w:pPr>
      <w:r w:rsidRPr="00F41C9A">
        <w:t xml:space="preserve">  type ANTENNA_T is (NONE, ANTENNA_1, ANTENNA_2);</w:t>
      </w:r>
    </w:p>
    <w:p w:rsidR="00337E24" w:rsidRPr="00F41C9A" w:rsidRDefault="00337E24" w:rsidP="00337E24">
      <w:pPr>
        <w:pStyle w:val="ADANB"/>
      </w:pPr>
      <w:r w:rsidRPr="00F41C9A">
        <w:t xml:space="preserve">  subtype USED_ANTENNA_T is ANTENNA_T range ANTENNA_1 .. ANTENNA_2;</w:t>
      </w:r>
    </w:p>
    <w:p w:rsidR="00337E24" w:rsidRPr="00F41C9A" w:rsidRDefault="00337E24" w:rsidP="00337E24">
      <w:pPr>
        <w:pStyle w:val="ADANB"/>
      </w:pPr>
      <w:r w:rsidRPr="00F41C9A">
        <w:t xml:space="preserve">  </w:t>
      </w:r>
    </w:p>
    <w:p w:rsidR="00337E24" w:rsidRPr="00F41C9A" w:rsidRDefault="00337E24" w:rsidP="00337E24">
      <w:pPr>
        <w:pStyle w:val="ADANB"/>
      </w:pPr>
      <w:r w:rsidRPr="00F41C9A">
        <w:t xml:space="preserve">  -- Definition of BTM info sent back to the bsw  </w:t>
      </w:r>
    </w:p>
    <w:p w:rsidR="00337E24" w:rsidRPr="00F41C9A" w:rsidRDefault="00337E24" w:rsidP="00337E24">
      <w:pPr>
        <w:pStyle w:val="ADANB"/>
      </w:pPr>
      <w:r w:rsidRPr="00F41C9A">
        <w:t xml:space="preserve">  type ANTENNA_INFO_T is </w:t>
      </w:r>
    </w:p>
    <w:p w:rsidR="00337E24" w:rsidRPr="00F41C9A" w:rsidRDefault="00337E24" w:rsidP="00337E24">
      <w:pPr>
        <w:pStyle w:val="ADANB"/>
      </w:pPr>
      <w:r w:rsidRPr="00F41C9A">
        <w:t xml:space="preserve">    record</w:t>
      </w:r>
    </w:p>
    <w:p w:rsidR="00337E24" w:rsidRPr="00CF6911" w:rsidRDefault="00337E24" w:rsidP="00337E24">
      <w:pPr>
        <w:pStyle w:val="ADANB"/>
      </w:pPr>
      <w:r w:rsidRPr="00F41C9A">
        <w:t xml:space="preserve">      </w:t>
      </w:r>
      <w:r w:rsidRPr="00CF6911">
        <w:t>MODULATION        : MODULATION_T;</w:t>
      </w:r>
    </w:p>
    <w:p w:rsidR="00337E24" w:rsidRPr="00F41C9A" w:rsidRDefault="00337E24" w:rsidP="00337E24">
      <w:pPr>
        <w:pStyle w:val="ADANB"/>
      </w:pPr>
      <w:r w:rsidRPr="00CF6911">
        <w:t xml:space="preserve">      </w:t>
      </w:r>
      <w:r w:rsidRPr="00F41C9A">
        <w:t>ANTENNA_ACTIVATED : ANTENNA_T;</w:t>
      </w:r>
    </w:p>
    <w:p w:rsidR="00337E24" w:rsidRPr="00F41C9A" w:rsidRDefault="00337E24" w:rsidP="00337E24">
      <w:pPr>
        <w:pStyle w:val="ADANB"/>
      </w:pPr>
      <w:r w:rsidRPr="00F41C9A">
        <w:t xml:space="preserve">    end record;</w:t>
      </w:r>
    </w:p>
    <w:p w:rsidR="00337E24" w:rsidRPr="00F41C9A" w:rsidRDefault="00337E24" w:rsidP="00337E24">
      <w:pPr>
        <w:pStyle w:val="ADANB"/>
      </w:pPr>
    </w:p>
    <w:p w:rsidR="00337E24" w:rsidRPr="00F41C9A" w:rsidRDefault="00337E24" w:rsidP="00337E24">
      <w:pPr>
        <w:pStyle w:val="ADANB"/>
      </w:pPr>
      <w:r w:rsidRPr="00F41C9A">
        <w:t xml:space="preserve">  -- Definition of the BTM telegram and coordinate</w:t>
      </w:r>
    </w:p>
    <w:p w:rsidR="00337E24" w:rsidRPr="00F41C9A" w:rsidRDefault="00337E24" w:rsidP="00337E24">
      <w:pPr>
        <w:pStyle w:val="ADANB"/>
      </w:pPr>
      <w:r w:rsidRPr="00F41C9A">
        <w:t xml:space="preserve">  type BTM_INFO_T is</w:t>
      </w:r>
    </w:p>
    <w:p w:rsidR="00337E24" w:rsidRPr="00F41C9A" w:rsidRDefault="00337E24" w:rsidP="00337E24">
      <w:pPr>
        <w:pStyle w:val="ADANB"/>
      </w:pPr>
      <w:r w:rsidRPr="00F41C9A">
        <w:t xml:space="preserve">    record</w:t>
      </w:r>
    </w:p>
    <w:p w:rsidR="00337E24" w:rsidRPr="00F41C9A" w:rsidRDefault="00337E24" w:rsidP="00337E24">
      <w:pPr>
        <w:pStyle w:val="ADANB"/>
      </w:pPr>
      <w:r w:rsidRPr="00F41C9A">
        <w:lastRenderedPageBreak/>
        <w:t xml:space="preserve">      TIME_STAMP                       : CLOCK_T;</w:t>
      </w:r>
    </w:p>
    <w:p w:rsidR="00337E24" w:rsidRPr="00F41C9A" w:rsidRDefault="00337E24" w:rsidP="00337E24">
      <w:pPr>
        <w:pStyle w:val="ADANB"/>
      </w:pPr>
      <w:r w:rsidRPr="00F41C9A">
        <w:t xml:space="preserve">      USED_ANTENNA                     : USED_ANTENNA_T;</w:t>
      </w:r>
    </w:p>
    <w:p w:rsidR="00337E24" w:rsidRPr="00F41C9A" w:rsidRDefault="00337E24" w:rsidP="00337E24">
      <w:pPr>
        <w:pStyle w:val="ADANB"/>
        <w:rPr>
          <w:lang w:val="fr-FR"/>
        </w:rPr>
      </w:pPr>
      <w:r w:rsidRPr="00F41C9A">
        <w:t xml:space="preserve">      </w:t>
      </w:r>
      <w:r w:rsidRPr="00F41C9A">
        <w:rPr>
          <w:lang w:val="fr-FR"/>
        </w:rPr>
        <w:t>BALISE_CENTER_LOCATION           : MMU_COORDINATE_T;</w:t>
      </w:r>
    </w:p>
    <w:p w:rsidR="00337E24" w:rsidRPr="00F41C9A" w:rsidRDefault="00337E24" w:rsidP="00337E24">
      <w:pPr>
        <w:pStyle w:val="ADANB"/>
      </w:pPr>
      <w:r w:rsidRPr="00F41C9A">
        <w:rPr>
          <w:lang w:val="fr-FR"/>
        </w:rPr>
        <w:t xml:space="preserve">      </w:t>
      </w:r>
      <w:r w:rsidRPr="00F41C9A">
        <w:t>BALISE_CENTER_DETECTION_ACCURACY : DISTANCE_VALUE_T;</w:t>
      </w:r>
    </w:p>
    <w:p w:rsidR="00337E24" w:rsidRPr="00F41C9A" w:rsidRDefault="00337E24" w:rsidP="00337E24">
      <w:pPr>
        <w:pStyle w:val="ADANB"/>
      </w:pPr>
      <w:r w:rsidRPr="00F41C9A">
        <w:t xml:space="preserve">      TELEGRAM : INTERFACE_LANGUAGE_TYPES.BTM_TELEGRAM_T;</w:t>
      </w:r>
    </w:p>
    <w:p w:rsidR="00337E24" w:rsidRPr="00F41C9A" w:rsidRDefault="00337E24" w:rsidP="00337E24">
      <w:pPr>
        <w:pStyle w:val="ADANB"/>
      </w:pPr>
      <w:r w:rsidRPr="00F41C9A">
        <w:t xml:space="preserve">    end record;</w:t>
      </w:r>
    </w:p>
    <w:p w:rsidR="00337E24" w:rsidRPr="00F41C9A" w:rsidRDefault="00337E24" w:rsidP="00337E24">
      <w:pPr>
        <w:pStyle w:val="ADANB"/>
      </w:pPr>
    </w:p>
    <w:p w:rsidR="00337E24" w:rsidRPr="00F41C9A" w:rsidRDefault="00337E24" w:rsidP="00337E24">
      <w:pPr>
        <w:pStyle w:val="ADANB"/>
      </w:pPr>
      <w:r w:rsidRPr="00F41C9A">
        <w:t xml:space="preserve">  -- Metal mass information </w:t>
      </w:r>
    </w:p>
    <w:p w:rsidR="00337E24" w:rsidRPr="00F41C9A" w:rsidRDefault="00337E24" w:rsidP="00337E24">
      <w:pPr>
        <w:pStyle w:val="ADANB"/>
      </w:pPr>
      <w:r w:rsidRPr="00F41C9A">
        <w:t xml:space="preserve">  -- IMMUNITY_DISTANCE            : distance to ignored errors caused by big metal masses (NO_VALUE   --                                means inifinite)</w:t>
      </w:r>
    </w:p>
    <w:p w:rsidR="00337E24" w:rsidRPr="00F41C9A" w:rsidRDefault="00337E24" w:rsidP="00337E24">
      <w:pPr>
        <w:pStyle w:val="ADANB"/>
      </w:pPr>
      <w:r w:rsidRPr="00F41C9A">
        <w:t xml:space="preserve">  -- ACTIVATE_METAL_MASS_IMMUNITY : any onboard supervision functions which may be sensitive to       --                                metal masses shall to be ignored for IMMUNITY_DISTANCE</w:t>
      </w:r>
    </w:p>
    <w:p w:rsidR="00337E24" w:rsidRPr="00F41C9A" w:rsidRDefault="00337E24" w:rsidP="00337E24">
      <w:pPr>
        <w:pStyle w:val="ADANB"/>
      </w:pPr>
      <w:r w:rsidRPr="00F41C9A">
        <w:t xml:space="preserve">  -- TRAIN_IS_ON_A_BIG_METAL_MASS : train is inside an announced big metal mass area</w:t>
      </w:r>
    </w:p>
    <w:p w:rsidR="00337E24" w:rsidRPr="00F41C9A" w:rsidRDefault="00337E24" w:rsidP="00337E24">
      <w:pPr>
        <w:pStyle w:val="ADANB"/>
      </w:pPr>
      <w:r w:rsidRPr="00F41C9A">
        <w:t xml:space="preserve">  type METAL_MASS_INFO_T is</w:t>
      </w:r>
    </w:p>
    <w:p w:rsidR="00337E24" w:rsidRPr="00F41C9A" w:rsidRDefault="00337E24" w:rsidP="00337E24">
      <w:pPr>
        <w:pStyle w:val="ADANB"/>
      </w:pPr>
      <w:r w:rsidRPr="00F41C9A">
        <w:t xml:space="preserve">    record</w:t>
      </w:r>
    </w:p>
    <w:p w:rsidR="00337E24" w:rsidRPr="00F41C9A" w:rsidRDefault="00337E24" w:rsidP="00337E24">
      <w:pPr>
        <w:pStyle w:val="ADANB"/>
      </w:pPr>
      <w:r w:rsidRPr="00F41C9A">
        <w:t xml:space="preserve">      IMMUNITY_DISTANCE            : DISTANCE_T;</w:t>
      </w:r>
    </w:p>
    <w:p w:rsidR="00337E24" w:rsidRPr="00F41C9A" w:rsidRDefault="00337E24" w:rsidP="00337E24">
      <w:pPr>
        <w:pStyle w:val="ADANB"/>
      </w:pPr>
      <w:r w:rsidRPr="00F41C9A">
        <w:t xml:space="preserve">      ACTIVATE_METAL_MASS_IMMUNITY : TYPES.BOOLEAN_T;      </w:t>
      </w:r>
    </w:p>
    <w:p w:rsidR="00337E24" w:rsidRPr="00F41C9A" w:rsidRDefault="00337E24" w:rsidP="00337E24">
      <w:pPr>
        <w:pStyle w:val="ADANB"/>
      </w:pPr>
      <w:r w:rsidRPr="00F41C9A">
        <w:t xml:space="preserve">      TRAIN_IS_ON_A_BIG_METAL_MASS : TYPES.BOOLEAN_T;</w:t>
      </w:r>
    </w:p>
    <w:p w:rsidR="00337E24" w:rsidRPr="00F41C9A" w:rsidRDefault="00337E24" w:rsidP="00337E24">
      <w:pPr>
        <w:pStyle w:val="ADANB"/>
      </w:pPr>
      <w:r w:rsidRPr="00F41C9A">
        <w:t xml:space="preserve">    end record;.</w:t>
      </w:r>
    </w:p>
    <w:p w:rsidR="00337E24" w:rsidRPr="00F41C9A" w:rsidRDefault="00337E24" w:rsidP="00337E24">
      <w:pPr>
        <w:pStyle w:val="ADANB"/>
      </w:pPr>
      <w:r w:rsidRPr="00F41C9A">
        <w:t>.</w:t>
      </w:r>
    </w:p>
    <w:p w:rsidR="00337E24" w:rsidRPr="00F41C9A" w:rsidRDefault="00337E24" w:rsidP="00337E24">
      <w:pPr>
        <w:pStyle w:val="ADANB"/>
      </w:pPr>
      <w:r w:rsidRPr="00F41C9A">
        <w:t>.</w:t>
      </w:r>
    </w:p>
    <w:p w:rsidR="00337E24" w:rsidRPr="00F41C9A" w:rsidRDefault="00337E24" w:rsidP="00337E24">
      <w:pPr>
        <w:pStyle w:val="ADANB"/>
      </w:pPr>
    </w:p>
    <w:p w:rsidR="00337E24" w:rsidRPr="00F41C9A" w:rsidRDefault="00337E24" w:rsidP="00337E24">
      <w:pPr>
        <w:pStyle w:val="ADANB"/>
      </w:pPr>
    </w:p>
    <w:p w:rsidR="00337E24" w:rsidRPr="00F41C9A" w:rsidRDefault="00337E24" w:rsidP="00337E24">
      <w:pPr>
        <w:pStyle w:val="ADANB"/>
      </w:pPr>
      <w:r w:rsidRPr="00F41C9A">
        <w:t>package ERTMS_TRAINBORN_GENERIC_API is</w:t>
      </w:r>
    </w:p>
    <w:p w:rsidR="00337E24" w:rsidRPr="00F41C9A" w:rsidRDefault="00337E24" w:rsidP="00337E24">
      <w:pPr>
        <w:pStyle w:val="ADANB"/>
      </w:pPr>
      <w:r w:rsidRPr="00F41C9A">
        <w:t>.</w:t>
      </w:r>
    </w:p>
    <w:p w:rsidR="00337E24" w:rsidRPr="00F41C9A" w:rsidRDefault="00337E24" w:rsidP="00337E24">
      <w:pPr>
        <w:pStyle w:val="ADANB"/>
      </w:pPr>
      <w:r w:rsidRPr="00F41C9A">
        <w:t>.</w:t>
      </w:r>
    </w:p>
    <w:p w:rsidR="00337E24" w:rsidRPr="00F41C9A" w:rsidRDefault="00337E24" w:rsidP="00337E24">
      <w:pPr>
        <w:pStyle w:val="ADANB"/>
      </w:pPr>
      <w:r w:rsidRPr="00F41C9A">
        <w:t>.</w:t>
      </w:r>
    </w:p>
    <w:p w:rsidR="00337E24" w:rsidRPr="00F41C9A" w:rsidRDefault="00337E24" w:rsidP="00337E24">
      <w:pPr>
        <w:pStyle w:val="ADANB"/>
      </w:pPr>
      <w:r w:rsidRPr="00F41C9A">
        <w:t xml:space="preserve">  -------------------------------------------------------------------------------------------------</w:t>
      </w:r>
    </w:p>
    <w:p w:rsidR="00337E24" w:rsidRPr="00F41C9A" w:rsidRDefault="00337E24" w:rsidP="00337E24">
      <w:pPr>
        <w:pStyle w:val="ADANB"/>
      </w:pPr>
      <w:r w:rsidRPr="00F41C9A">
        <w:t xml:space="preserve">  -- BTM services</w:t>
      </w:r>
    </w:p>
    <w:p w:rsidR="00337E24" w:rsidRPr="00F41C9A" w:rsidRDefault="00337E24" w:rsidP="00337E24">
      <w:pPr>
        <w:pStyle w:val="ADANB"/>
      </w:pPr>
      <w:r w:rsidRPr="00F41C9A">
        <w:t xml:space="preserve">  -------------------------------------------------------------------------------------------------</w:t>
      </w:r>
    </w:p>
    <w:p w:rsidR="00337E24" w:rsidRPr="00F41C9A" w:rsidRDefault="00337E24" w:rsidP="00337E24">
      <w:pPr>
        <w:pStyle w:val="ADANB"/>
      </w:pPr>
      <w:r w:rsidRPr="00F41C9A">
        <w:t xml:space="preserve">  -- function which returns the modulation to use for the BTM antenna and the antenna to be        activated</w:t>
      </w:r>
    </w:p>
    <w:p w:rsidR="00337E24" w:rsidRPr="00F41C9A" w:rsidRDefault="00337E24" w:rsidP="00337E24">
      <w:pPr>
        <w:pStyle w:val="ADANB"/>
      </w:pPr>
      <w:r w:rsidRPr="00F41C9A">
        <w:t xml:space="preserve">  procedure READ_BTM_INFO (THE_ANTENNA_INFO : out ERTMS_TRAINBORN_GENERIC_API_TYPES.ANTENNA_INFO_T);</w:t>
      </w:r>
    </w:p>
    <w:p w:rsidR="00337E24" w:rsidRPr="00F41C9A" w:rsidRDefault="00337E24" w:rsidP="00337E24">
      <w:pPr>
        <w:pStyle w:val="ADANB"/>
      </w:pPr>
    </w:p>
    <w:p w:rsidR="00337E24" w:rsidRPr="00F41C9A" w:rsidRDefault="00337E24" w:rsidP="00337E24">
      <w:pPr>
        <w:pStyle w:val="ADANB"/>
      </w:pPr>
      <w:r w:rsidRPr="00F41C9A">
        <w:t xml:space="preserve">  -- procedure to deliver balises telegrams and coordinate to the application</w:t>
      </w:r>
    </w:p>
    <w:p w:rsidR="00337E24" w:rsidRPr="00F41C9A" w:rsidRDefault="00337E24" w:rsidP="00337E24">
      <w:pPr>
        <w:pStyle w:val="ADANB"/>
      </w:pPr>
      <w:r w:rsidRPr="00F41C9A">
        <w:t xml:space="preserve">  procedure WRITE_BTM_INFO (THE_BTM_INFO : in ERTMS_TRAINBORN_GENERIC_API_TYPES.BTM_INFO_T);</w:t>
      </w:r>
    </w:p>
    <w:p w:rsidR="00337E24" w:rsidRPr="00F41C9A" w:rsidRDefault="00337E24" w:rsidP="00337E24">
      <w:pPr>
        <w:pStyle w:val="ADANB"/>
      </w:pPr>
    </w:p>
    <w:p w:rsidR="00337E24" w:rsidRPr="00F41C9A" w:rsidRDefault="00337E24" w:rsidP="00337E24">
      <w:pPr>
        <w:pStyle w:val="ADANB"/>
      </w:pPr>
      <w:r w:rsidRPr="00F41C9A">
        <w:t xml:space="preserve">  -- procedure to deliver the current active BTM ntenna to the application</w:t>
      </w:r>
    </w:p>
    <w:p w:rsidR="00337E24" w:rsidRPr="00F41C9A" w:rsidRDefault="00337E24" w:rsidP="00337E24">
      <w:pPr>
        <w:pStyle w:val="ADANB"/>
      </w:pPr>
      <w:r w:rsidRPr="00F41C9A">
        <w:t xml:space="preserve">  procedure WRITE_BTM_ANTENNA (THE_BTM_ANTENNA : in ERTMS_TRAINBORN_GENERIC_API_TYPES.ANTENNA_T);</w:t>
      </w:r>
    </w:p>
    <w:p w:rsidR="00337E24" w:rsidRPr="00D750FA" w:rsidRDefault="00337E24" w:rsidP="00D750FA">
      <w:pPr>
        <w:pStyle w:val="ADANB"/>
      </w:pPr>
    </w:p>
    <w:p w:rsidR="00337E24" w:rsidRPr="00D750FA" w:rsidRDefault="00337E24" w:rsidP="00D750FA">
      <w:pPr>
        <w:pStyle w:val="ADANB"/>
      </w:pPr>
      <w:r w:rsidRPr="00D750FA">
        <w:t xml:space="preserve">  -- function which returns metal mass information to the basic software to know how to manage the BTM antenna</w:t>
      </w:r>
    </w:p>
    <w:p w:rsidR="00337E24" w:rsidRPr="00D750FA" w:rsidRDefault="00337E24" w:rsidP="00D750FA">
      <w:pPr>
        <w:pStyle w:val="ADANB"/>
      </w:pPr>
      <w:r w:rsidRPr="00D750FA">
        <w:t xml:space="preserve">  function METAL_MASS_INFO return ERTMS_TRAINBORN_GENERIC_API_TYPES.METAL_MASS_INFO_T;</w:t>
      </w:r>
    </w:p>
    <w:p w:rsidR="00337E24" w:rsidRPr="00D750FA" w:rsidRDefault="00337E24" w:rsidP="00D750FA">
      <w:pPr>
        <w:pStyle w:val="ADANB"/>
      </w:pPr>
    </w:p>
    <w:p w:rsidR="00337E24" w:rsidRPr="00D750FA" w:rsidRDefault="00337E24" w:rsidP="00D750FA">
      <w:pPr>
        <w:pStyle w:val="ADANB"/>
      </w:pPr>
    </w:p>
    <w:p w:rsidR="00337E24" w:rsidRPr="00D750FA" w:rsidRDefault="00337E24" w:rsidP="00D750FA">
      <w:pPr>
        <w:pStyle w:val="ADANB"/>
      </w:pPr>
      <w:r w:rsidRPr="00D750FA">
        <w:t xml:space="preserve">  -- basic software has detected a balise with integrity problem (CRC...)</w:t>
      </w:r>
    </w:p>
    <w:p w:rsidR="00337E24" w:rsidRPr="00D750FA" w:rsidRDefault="00337E24" w:rsidP="00D750FA">
      <w:pPr>
        <w:pStyle w:val="ADANB"/>
      </w:pPr>
      <w:r w:rsidRPr="00D750FA">
        <w:t xml:space="preserve">  procedure BAD_BALISE_RECEIVED;</w:t>
      </w:r>
    </w:p>
    <w:p w:rsidR="00337E24" w:rsidRPr="00D750FA" w:rsidRDefault="00337E24" w:rsidP="00D750FA">
      <w:pPr>
        <w:pStyle w:val="ADANB"/>
      </w:pPr>
      <w:r w:rsidRPr="00D750FA">
        <w:t>.</w:t>
      </w:r>
    </w:p>
    <w:p w:rsidR="00337E24" w:rsidRPr="00D750FA" w:rsidRDefault="00337E24" w:rsidP="00D750FA">
      <w:pPr>
        <w:pStyle w:val="ADANB"/>
      </w:pPr>
      <w:r w:rsidRPr="00D750FA">
        <w:t>.</w:t>
      </w:r>
    </w:p>
    <w:p w:rsidR="00337E24" w:rsidRPr="00D750FA" w:rsidRDefault="00337E24" w:rsidP="00D750FA">
      <w:pPr>
        <w:pStyle w:val="ADANB"/>
      </w:pPr>
      <w:r w:rsidRPr="00D750FA">
        <w:t>.</w:t>
      </w:r>
    </w:p>
    <w:p w:rsidR="00337E24" w:rsidRPr="00D750FA" w:rsidRDefault="00337E24" w:rsidP="00D750FA">
      <w:pPr>
        <w:pStyle w:val="ADANB"/>
      </w:pPr>
      <w:r w:rsidRPr="00D750FA">
        <w:t>end ERTMS_TRAINBORN_GENERIC_API;</w:t>
      </w:r>
    </w:p>
    <w:p w:rsidR="003931D8" w:rsidRDefault="003931D8" w:rsidP="00337E24">
      <w:pPr>
        <w:pStyle w:val="ADANB"/>
      </w:pPr>
    </w:p>
    <w:p w:rsidR="003A1D20" w:rsidRPr="00F41C9A" w:rsidRDefault="003A1D20" w:rsidP="003A1D20"/>
    <w:p w:rsidR="003931D8" w:rsidRDefault="003931D8" w:rsidP="003824A8">
      <w:pPr>
        <w:pStyle w:val="Titre2"/>
      </w:pPr>
      <w:bookmarkStart w:id="1399" w:name="_Toc397948261"/>
      <w:r>
        <w:t>Euroloop interface</w:t>
      </w:r>
      <w:bookmarkEnd w:id="1399"/>
    </w:p>
    <w:p w:rsidR="003931D8" w:rsidRPr="00F51479" w:rsidRDefault="003931D8" w:rsidP="003931D8">
      <w:pPr>
        <w:pStyle w:val="Titre3"/>
      </w:pPr>
      <w:bookmarkStart w:id="1400" w:name="_Toc397948262"/>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400"/>
    </w:p>
    <w:p w:rsidR="003931D8" w:rsidRDefault="003931D8" w:rsidP="003931D8">
      <w:pPr>
        <w:pStyle w:val="Titre4"/>
      </w:pPr>
      <w:r>
        <w:t>Input</w:t>
      </w:r>
    </w:p>
    <w:p w:rsidR="00D670FA" w:rsidRPr="0098169B" w:rsidRDefault="00D670FA" w:rsidP="00D670FA">
      <w:pPr>
        <w:pStyle w:val="ADANB"/>
        <w:rPr>
          <w:color w:val="auto"/>
          <w:sz w:val="22"/>
          <w:szCs w:val="22"/>
        </w:rPr>
      </w:pPr>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EUROLOOP_input_info</w:t>
      </w:r>
    </w:p>
    <w:p w:rsidR="003931D8" w:rsidRDefault="003931D8" w:rsidP="003931D8">
      <w:pPr>
        <w:pStyle w:val="Titre4"/>
      </w:pPr>
      <w:r>
        <w:t>Output</w:t>
      </w:r>
    </w:p>
    <w:p w:rsidR="00C33F62" w:rsidRDefault="00C33F62" w:rsidP="00C33F62">
      <w:pPr>
        <w:pStyle w:val="ADANB"/>
        <w:rPr>
          <w:color w:val="auto"/>
          <w:sz w:val="22"/>
          <w:szCs w:val="22"/>
        </w:rPr>
      </w:pPr>
      <w:r>
        <w:rPr>
          <w:color w:val="auto"/>
          <w:sz w:val="22"/>
          <w:szCs w:val="22"/>
        </w:rPr>
        <w:lastRenderedPageBreak/>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EUROLOOP_output_info</w:t>
      </w:r>
    </w:p>
    <w:p w:rsidR="004166CA" w:rsidRDefault="004166CA" w:rsidP="004166CA">
      <w:pPr>
        <w:pStyle w:val="Titre4"/>
      </w:pPr>
      <w:r>
        <w:t>Application layer (telegram definition)</w:t>
      </w:r>
    </w:p>
    <w:p w:rsidR="004166CA" w:rsidRPr="003824A8" w:rsidRDefault="004166CA" w:rsidP="004166CA">
      <w:pPr>
        <w:pStyle w:val="Corpsdetexte"/>
      </w:pPr>
      <w:r>
        <w:t xml:space="preserve">DATA message from </w:t>
      </w:r>
      <w:r w:rsidR="00330522">
        <w:t xml:space="preserve">the euroloop </w:t>
      </w:r>
      <w:r>
        <w:t xml:space="preserve">shall be compliant to </w:t>
      </w:r>
      <w:r>
        <w:fldChar w:fldCharType="begin"/>
      </w:r>
      <w:r>
        <w:instrText xml:space="preserve"> REF _Ref378167533 \r \h </w:instrText>
      </w:r>
      <w:r>
        <w:fldChar w:fldCharType="separate"/>
      </w:r>
      <w:r w:rsidR="006D6783">
        <w:t>/1/</w:t>
      </w:r>
      <w:r>
        <w:fldChar w:fldCharType="end"/>
      </w:r>
      <w:r>
        <w:t>.</w:t>
      </w:r>
    </w:p>
    <w:p w:rsidR="00C33F62" w:rsidRPr="0098169B" w:rsidRDefault="00C33F62" w:rsidP="00C33F62">
      <w:pPr>
        <w:pStyle w:val="ADANB"/>
        <w:rPr>
          <w:color w:val="auto"/>
          <w:sz w:val="22"/>
          <w:szCs w:val="22"/>
        </w:rPr>
      </w:pPr>
    </w:p>
    <w:p w:rsidR="003931D8" w:rsidRDefault="003931D8" w:rsidP="003931D8">
      <w:pPr>
        <w:pStyle w:val="Titre3"/>
      </w:pPr>
      <w:bookmarkStart w:id="1401" w:name="_Toc391910554"/>
      <w:bookmarkStart w:id="1402" w:name="_Toc391911729"/>
      <w:bookmarkStart w:id="1403" w:name="_Toc392147391"/>
      <w:bookmarkStart w:id="1404" w:name="_Toc397948263"/>
      <w:bookmarkEnd w:id="1401"/>
      <w:bookmarkEnd w:id="1402"/>
      <w:bookmarkEnd w:id="1403"/>
      <w:r>
        <w:t>Service WRITE_LOOP_MESSAGE</w:t>
      </w:r>
      <w:bookmarkEnd w:id="1404"/>
    </w:p>
    <w:p w:rsidR="003931D8" w:rsidRDefault="003931D8" w:rsidP="003931D8">
      <w:pPr>
        <w:pStyle w:val="Titre4"/>
      </w:pPr>
      <w:r>
        <w:t>Description</w:t>
      </w:r>
    </w:p>
    <w:p w:rsidR="003931D8" w:rsidRPr="003824A8" w:rsidRDefault="002260B9" w:rsidP="003931D8">
      <w:pPr>
        <w:pStyle w:val="Corpsdetexte"/>
      </w:pPr>
      <w:r>
        <w:t>The Service is used by the Basic SW to provide the received Euroloop message(s) from the trackside.</w:t>
      </w:r>
    </w:p>
    <w:p w:rsidR="003931D8" w:rsidRDefault="003931D8" w:rsidP="003931D8">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E360B" w:rsidRPr="002231B1" w:rsidTr="00A677DD">
        <w:tc>
          <w:tcPr>
            <w:tcW w:w="1843" w:type="dxa"/>
          </w:tcPr>
          <w:p w:rsidR="00BE360B" w:rsidRPr="002231B1" w:rsidRDefault="00BE360B" w:rsidP="00A677DD">
            <w:pPr>
              <w:pStyle w:val="Table0"/>
            </w:pPr>
            <w:r w:rsidRPr="002231B1">
              <w:t>Name</w:t>
            </w:r>
          </w:p>
        </w:tc>
        <w:tc>
          <w:tcPr>
            <w:tcW w:w="3686" w:type="dxa"/>
          </w:tcPr>
          <w:p w:rsidR="00BE360B" w:rsidRPr="002231B1" w:rsidRDefault="00BE360B" w:rsidP="00A677DD">
            <w:pPr>
              <w:pStyle w:val="Table0"/>
            </w:pPr>
            <w:r w:rsidRPr="002231B1">
              <w:t>Type</w:t>
            </w:r>
          </w:p>
        </w:tc>
        <w:tc>
          <w:tcPr>
            <w:tcW w:w="850" w:type="dxa"/>
          </w:tcPr>
          <w:p w:rsidR="00BE360B" w:rsidRPr="002231B1" w:rsidRDefault="00BE360B" w:rsidP="00A677DD">
            <w:pPr>
              <w:pStyle w:val="Table0"/>
            </w:pPr>
            <w:r w:rsidRPr="002231B1">
              <w:t>Direction</w:t>
            </w:r>
          </w:p>
        </w:tc>
        <w:tc>
          <w:tcPr>
            <w:tcW w:w="3686" w:type="dxa"/>
          </w:tcPr>
          <w:p w:rsidR="00BE360B" w:rsidRPr="002231B1" w:rsidRDefault="00BE360B" w:rsidP="00A677DD">
            <w:pPr>
              <w:pStyle w:val="Table0"/>
            </w:pPr>
            <w:r w:rsidRPr="002231B1">
              <w:t>Description</w:t>
            </w:r>
          </w:p>
        </w:tc>
      </w:tr>
      <w:tr w:rsidR="00BE360B" w:rsidRPr="0043297A" w:rsidTr="00A677DD">
        <w:tc>
          <w:tcPr>
            <w:tcW w:w="1843" w:type="dxa"/>
          </w:tcPr>
          <w:p w:rsidR="00BE360B" w:rsidRPr="002231B1" w:rsidRDefault="00805387" w:rsidP="00766521">
            <w:pPr>
              <w:pStyle w:val="ADANB"/>
            </w:pPr>
            <w:r>
              <w:t>THE_LTM_INFO</w:t>
            </w:r>
          </w:p>
        </w:tc>
        <w:tc>
          <w:tcPr>
            <w:tcW w:w="3686" w:type="dxa"/>
          </w:tcPr>
          <w:p w:rsidR="00BE360B" w:rsidRPr="00CB6FA5" w:rsidRDefault="00766521" w:rsidP="00766521">
            <w:pPr>
              <w:pStyle w:val="ADANB"/>
              <w:rPr>
                <w:lang w:val="fr-BE"/>
              </w:rPr>
            </w:pPr>
            <w:r>
              <w:rPr>
                <w:lang w:val="fr-BE"/>
              </w:rPr>
              <w:t>API_TYPES.</w:t>
            </w:r>
            <w:r w:rsidR="00805387">
              <w:rPr>
                <w:lang w:val="fr-BE"/>
              </w:rPr>
              <w:t>LOOP_MESSAGE_T</w:t>
            </w:r>
          </w:p>
        </w:tc>
        <w:tc>
          <w:tcPr>
            <w:tcW w:w="850" w:type="dxa"/>
          </w:tcPr>
          <w:p w:rsidR="00BE360B" w:rsidRPr="00CB6FA5" w:rsidRDefault="00805387" w:rsidP="00766521">
            <w:pPr>
              <w:pStyle w:val="ADANB"/>
              <w:rPr>
                <w:lang w:val="fr-BE"/>
              </w:rPr>
            </w:pPr>
            <w:r>
              <w:rPr>
                <w:lang w:val="fr-BE"/>
              </w:rPr>
              <w:t>in</w:t>
            </w:r>
          </w:p>
        </w:tc>
        <w:tc>
          <w:tcPr>
            <w:tcW w:w="3686" w:type="dxa"/>
          </w:tcPr>
          <w:p w:rsidR="00BE360B" w:rsidRDefault="00805387" w:rsidP="00766521">
            <w:pPr>
              <w:pStyle w:val="ADANB"/>
            </w:pPr>
            <w:r>
              <w:t>- Loop telegram (useful data)</w:t>
            </w:r>
          </w:p>
          <w:p w:rsidR="00805387" w:rsidRPr="0043297A" w:rsidRDefault="00805387" w:rsidP="00766521">
            <w:pPr>
              <w:pStyle w:val="ADANB"/>
            </w:pPr>
            <w:r>
              <w:t>- “SAME”</w:t>
            </w:r>
            <w:r w:rsidR="001D0716">
              <w:t xml:space="preserve"> indication</w:t>
            </w:r>
            <w:r>
              <w:t xml:space="preserve"> : when the telegram is the same as the previous one, “SAME” indication is provided to the application SW</w:t>
            </w:r>
          </w:p>
        </w:tc>
      </w:tr>
    </w:tbl>
    <w:p w:rsidR="003931D8" w:rsidRDefault="003931D8" w:rsidP="003931D8">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E360B" w:rsidRPr="002231B1" w:rsidTr="00A677DD">
        <w:tc>
          <w:tcPr>
            <w:tcW w:w="1843" w:type="dxa"/>
          </w:tcPr>
          <w:p w:rsidR="00BE360B" w:rsidRPr="002231B1" w:rsidRDefault="00BE360B" w:rsidP="00A677DD">
            <w:pPr>
              <w:pStyle w:val="Table0"/>
            </w:pPr>
            <w:r w:rsidRPr="002231B1">
              <w:t>Name</w:t>
            </w:r>
          </w:p>
        </w:tc>
        <w:tc>
          <w:tcPr>
            <w:tcW w:w="3686" w:type="dxa"/>
          </w:tcPr>
          <w:p w:rsidR="00BE360B" w:rsidRPr="002231B1" w:rsidRDefault="00BE360B" w:rsidP="00A677DD">
            <w:pPr>
              <w:pStyle w:val="Table0"/>
            </w:pPr>
            <w:r w:rsidRPr="002231B1">
              <w:t>Type</w:t>
            </w:r>
          </w:p>
        </w:tc>
        <w:tc>
          <w:tcPr>
            <w:tcW w:w="850" w:type="dxa"/>
          </w:tcPr>
          <w:p w:rsidR="00BE360B" w:rsidRPr="002231B1" w:rsidRDefault="00BE360B" w:rsidP="00A677DD">
            <w:pPr>
              <w:pStyle w:val="Table0"/>
            </w:pPr>
            <w:r w:rsidRPr="002231B1">
              <w:t>Direction</w:t>
            </w:r>
          </w:p>
        </w:tc>
        <w:tc>
          <w:tcPr>
            <w:tcW w:w="3686" w:type="dxa"/>
          </w:tcPr>
          <w:p w:rsidR="00BE360B" w:rsidRPr="002231B1" w:rsidRDefault="00BE360B" w:rsidP="00A677DD">
            <w:pPr>
              <w:pStyle w:val="Table0"/>
            </w:pPr>
            <w:r w:rsidRPr="002231B1">
              <w:t>Description</w:t>
            </w:r>
          </w:p>
        </w:tc>
      </w:tr>
      <w:tr w:rsidR="00BE360B" w:rsidRPr="0043297A" w:rsidTr="00A677DD">
        <w:tc>
          <w:tcPr>
            <w:tcW w:w="1843" w:type="dxa"/>
          </w:tcPr>
          <w:p w:rsidR="00BE360B" w:rsidRPr="002231B1" w:rsidRDefault="00BE360B" w:rsidP="00A677DD">
            <w:pPr>
              <w:pStyle w:val="Table0"/>
            </w:pPr>
            <w:r>
              <w:t>-</w:t>
            </w:r>
          </w:p>
        </w:tc>
        <w:tc>
          <w:tcPr>
            <w:tcW w:w="3686" w:type="dxa"/>
          </w:tcPr>
          <w:p w:rsidR="00BE360B" w:rsidRPr="00CB6FA5" w:rsidRDefault="00BE360B" w:rsidP="00A677DD">
            <w:pPr>
              <w:pStyle w:val="Table0"/>
              <w:rPr>
                <w:lang w:val="fr-BE"/>
              </w:rPr>
            </w:pPr>
            <w:r w:rsidRPr="00CB6FA5">
              <w:rPr>
                <w:lang w:val="fr-BE"/>
              </w:rPr>
              <w:t>-</w:t>
            </w:r>
          </w:p>
        </w:tc>
        <w:tc>
          <w:tcPr>
            <w:tcW w:w="850" w:type="dxa"/>
          </w:tcPr>
          <w:p w:rsidR="00BE360B" w:rsidRPr="00CB6FA5" w:rsidRDefault="00BE360B" w:rsidP="00A677DD">
            <w:pPr>
              <w:pStyle w:val="Table0"/>
              <w:rPr>
                <w:lang w:val="fr-BE"/>
              </w:rPr>
            </w:pPr>
            <w:r w:rsidRPr="00CB6FA5">
              <w:rPr>
                <w:lang w:val="fr-BE"/>
              </w:rPr>
              <w:t>-</w:t>
            </w:r>
          </w:p>
        </w:tc>
        <w:tc>
          <w:tcPr>
            <w:tcW w:w="3686" w:type="dxa"/>
          </w:tcPr>
          <w:p w:rsidR="00BE360B" w:rsidRPr="0043297A" w:rsidRDefault="00BE360B" w:rsidP="00A677DD">
            <w:pPr>
              <w:pStyle w:val="Table0"/>
            </w:pPr>
            <w:r>
              <w:t>-</w:t>
            </w:r>
          </w:p>
        </w:tc>
      </w:tr>
    </w:tbl>
    <w:p w:rsidR="003931D8" w:rsidRDefault="003931D8" w:rsidP="003931D8">
      <w:pPr>
        <w:pStyle w:val="Titre4"/>
      </w:pPr>
      <w:r>
        <w:t>Expected behaviour &amp; usage</w:t>
      </w:r>
    </w:p>
    <w:p w:rsidR="003931D8" w:rsidRDefault="002260B9" w:rsidP="003931D8">
      <w:pPr>
        <w:pStyle w:val="Corpsdetexte"/>
      </w:pPr>
      <w:r>
        <w:t>This service shall be called by the Basic for each message received from the trackside. This service could be called several times during the same cycle but always before the ACTIVATE_CYCLE service.</w:t>
      </w:r>
    </w:p>
    <w:p w:rsidR="003931D8" w:rsidRPr="003824A8" w:rsidRDefault="003931D8" w:rsidP="003931D8">
      <w:pPr>
        <w:pStyle w:val="Corpsdetexte"/>
      </w:pPr>
    </w:p>
    <w:p w:rsidR="003931D8" w:rsidRDefault="003931D8" w:rsidP="003931D8">
      <w:pPr>
        <w:pStyle w:val="Titre3"/>
      </w:pPr>
      <w:bookmarkStart w:id="1405" w:name="_Toc397948264"/>
      <w:r>
        <w:t>Service SS_CODE_FOR_LOOP</w:t>
      </w:r>
      <w:bookmarkEnd w:id="1405"/>
    </w:p>
    <w:p w:rsidR="003931D8" w:rsidRDefault="003931D8" w:rsidP="003931D8">
      <w:pPr>
        <w:pStyle w:val="Titre4"/>
      </w:pPr>
      <w:r>
        <w:t>Description</w:t>
      </w:r>
    </w:p>
    <w:p w:rsidR="005309C7" w:rsidRPr="003824A8" w:rsidRDefault="005309C7" w:rsidP="005309C7">
      <w:pPr>
        <w:pStyle w:val="Corpsdetexte"/>
      </w:pPr>
      <w:r>
        <w:t>This Service shall be used by the Basic SW to know which sp</w:t>
      </w:r>
      <w:r w:rsidR="00801B1A">
        <w:t>r</w:t>
      </w:r>
      <w:r>
        <w:t>ead spectrum code has to be used by the LTM module.</w:t>
      </w:r>
    </w:p>
    <w:p w:rsidR="003931D8" w:rsidRDefault="003931D8" w:rsidP="003931D8">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E360B" w:rsidRPr="002231B1" w:rsidTr="00A677DD">
        <w:tc>
          <w:tcPr>
            <w:tcW w:w="1843" w:type="dxa"/>
          </w:tcPr>
          <w:p w:rsidR="00BE360B" w:rsidRPr="002231B1" w:rsidRDefault="00BE360B" w:rsidP="00A677DD">
            <w:pPr>
              <w:pStyle w:val="Table0"/>
            </w:pPr>
            <w:r w:rsidRPr="002231B1">
              <w:t>Name</w:t>
            </w:r>
          </w:p>
        </w:tc>
        <w:tc>
          <w:tcPr>
            <w:tcW w:w="3686" w:type="dxa"/>
          </w:tcPr>
          <w:p w:rsidR="00BE360B" w:rsidRPr="002231B1" w:rsidRDefault="00BE360B" w:rsidP="00A677DD">
            <w:pPr>
              <w:pStyle w:val="Table0"/>
            </w:pPr>
            <w:r w:rsidRPr="002231B1">
              <w:t>Type</w:t>
            </w:r>
          </w:p>
        </w:tc>
        <w:tc>
          <w:tcPr>
            <w:tcW w:w="850" w:type="dxa"/>
          </w:tcPr>
          <w:p w:rsidR="00BE360B" w:rsidRPr="002231B1" w:rsidRDefault="00BE360B" w:rsidP="00A677DD">
            <w:pPr>
              <w:pStyle w:val="Table0"/>
            </w:pPr>
            <w:r w:rsidRPr="002231B1">
              <w:t>Direction</w:t>
            </w:r>
          </w:p>
        </w:tc>
        <w:tc>
          <w:tcPr>
            <w:tcW w:w="3686" w:type="dxa"/>
          </w:tcPr>
          <w:p w:rsidR="00BE360B" w:rsidRPr="002231B1" w:rsidRDefault="00BE360B" w:rsidP="00A677DD">
            <w:pPr>
              <w:pStyle w:val="Table0"/>
            </w:pPr>
            <w:r w:rsidRPr="002231B1">
              <w:t>Description</w:t>
            </w:r>
          </w:p>
        </w:tc>
      </w:tr>
      <w:tr w:rsidR="00BE360B" w:rsidRPr="0043297A" w:rsidTr="00A677DD">
        <w:tc>
          <w:tcPr>
            <w:tcW w:w="1843" w:type="dxa"/>
          </w:tcPr>
          <w:p w:rsidR="00BE360B" w:rsidRPr="002231B1" w:rsidRDefault="00BE360B" w:rsidP="00A677DD">
            <w:pPr>
              <w:pStyle w:val="Table0"/>
            </w:pPr>
            <w:r>
              <w:t>-</w:t>
            </w:r>
          </w:p>
        </w:tc>
        <w:tc>
          <w:tcPr>
            <w:tcW w:w="3686" w:type="dxa"/>
          </w:tcPr>
          <w:p w:rsidR="00BE360B" w:rsidRPr="00CB6FA5" w:rsidRDefault="00BE360B" w:rsidP="00A677DD">
            <w:pPr>
              <w:pStyle w:val="Table0"/>
              <w:rPr>
                <w:lang w:val="fr-BE"/>
              </w:rPr>
            </w:pPr>
            <w:r w:rsidRPr="00CB6FA5">
              <w:rPr>
                <w:lang w:val="fr-BE"/>
              </w:rPr>
              <w:t>-</w:t>
            </w:r>
          </w:p>
        </w:tc>
        <w:tc>
          <w:tcPr>
            <w:tcW w:w="850" w:type="dxa"/>
          </w:tcPr>
          <w:p w:rsidR="00BE360B" w:rsidRPr="00CB6FA5" w:rsidRDefault="00BE360B" w:rsidP="00A677DD">
            <w:pPr>
              <w:pStyle w:val="Table0"/>
              <w:rPr>
                <w:lang w:val="fr-BE"/>
              </w:rPr>
            </w:pPr>
            <w:r w:rsidRPr="00CB6FA5">
              <w:rPr>
                <w:lang w:val="fr-BE"/>
              </w:rPr>
              <w:t>-</w:t>
            </w:r>
          </w:p>
        </w:tc>
        <w:tc>
          <w:tcPr>
            <w:tcW w:w="3686" w:type="dxa"/>
          </w:tcPr>
          <w:p w:rsidR="00BE360B" w:rsidRPr="0043297A" w:rsidRDefault="00BE360B" w:rsidP="00A677DD">
            <w:pPr>
              <w:pStyle w:val="Table0"/>
            </w:pPr>
            <w:r>
              <w:t>-</w:t>
            </w:r>
          </w:p>
        </w:tc>
      </w:tr>
    </w:tbl>
    <w:p w:rsidR="003931D8" w:rsidRDefault="003931D8" w:rsidP="003931D8">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E360B" w:rsidRPr="002231B1" w:rsidTr="00A677DD">
        <w:tc>
          <w:tcPr>
            <w:tcW w:w="1843" w:type="dxa"/>
          </w:tcPr>
          <w:p w:rsidR="00BE360B" w:rsidRPr="002231B1" w:rsidRDefault="00BE360B" w:rsidP="00A677DD">
            <w:pPr>
              <w:pStyle w:val="Table0"/>
            </w:pPr>
            <w:r w:rsidRPr="002231B1">
              <w:t>Name</w:t>
            </w:r>
          </w:p>
        </w:tc>
        <w:tc>
          <w:tcPr>
            <w:tcW w:w="3686" w:type="dxa"/>
          </w:tcPr>
          <w:p w:rsidR="00BE360B" w:rsidRPr="002231B1" w:rsidRDefault="00BE360B" w:rsidP="00A677DD">
            <w:pPr>
              <w:pStyle w:val="Table0"/>
            </w:pPr>
            <w:r w:rsidRPr="002231B1">
              <w:t>Type</w:t>
            </w:r>
          </w:p>
        </w:tc>
        <w:tc>
          <w:tcPr>
            <w:tcW w:w="850" w:type="dxa"/>
          </w:tcPr>
          <w:p w:rsidR="00BE360B" w:rsidRPr="002231B1" w:rsidRDefault="00BE360B" w:rsidP="00A677DD">
            <w:pPr>
              <w:pStyle w:val="Table0"/>
            </w:pPr>
            <w:r w:rsidRPr="002231B1">
              <w:t>Direction</w:t>
            </w:r>
          </w:p>
        </w:tc>
        <w:tc>
          <w:tcPr>
            <w:tcW w:w="3686" w:type="dxa"/>
          </w:tcPr>
          <w:p w:rsidR="00BE360B" w:rsidRPr="002231B1" w:rsidRDefault="00BE360B" w:rsidP="00A677DD">
            <w:pPr>
              <w:pStyle w:val="Table0"/>
            </w:pPr>
            <w:r w:rsidRPr="002231B1">
              <w:t>Description</w:t>
            </w:r>
          </w:p>
        </w:tc>
      </w:tr>
      <w:tr w:rsidR="00BE360B" w:rsidRPr="0043297A" w:rsidTr="00A677DD">
        <w:tc>
          <w:tcPr>
            <w:tcW w:w="1843" w:type="dxa"/>
          </w:tcPr>
          <w:p w:rsidR="00BE360B" w:rsidRPr="002231B1" w:rsidRDefault="005309C7" w:rsidP="00766521">
            <w:pPr>
              <w:pStyle w:val="ADANB"/>
            </w:pPr>
            <w:r>
              <w:t>THE_SS_CODE_FOR_LOOP</w:t>
            </w:r>
          </w:p>
        </w:tc>
        <w:tc>
          <w:tcPr>
            <w:tcW w:w="3686" w:type="dxa"/>
          </w:tcPr>
          <w:p w:rsidR="00BE360B" w:rsidRPr="00CB6FA5" w:rsidRDefault="00766521" w:rsidP="00766521">
            <w:pPr>
              <w:pStyle w:val="ADANB"/>
              <w:rPr>
                <w:lang w:val="fr-BE"/>
              </w:rPr>
            </w:pPr>
            <w:r>
              <w:rPr>
                <w:lang w:val="fr-BE"/>
              </w:rPr>
              <w:t>API_TYPES.</w:t>
            </w:r>
            <w:r w:rsidR="005309C7">
              <w:rPr>
                <w:lang w:val="fr-BE"/>
              </w:rPr>
              <w:t>SS_CODE_FOR_LOOP_T</w:t>
            </w:r>
          </w:p>
        </w:tc>
        <w:tc>
          <w:tcPr>
            <w:tcW w:w="850" w:type="dxa"/>
          </w:tcPr>
          <w:p w:rsidR="00BE360B" w:rsidRPr="00CB6FA5" w:rsidRDefault="005309C7" w:rsidP="00766521">
            <w:pPr>
              <w:pStyle w:val="ADANB"/>
              <w:rPr>
                <w:lang w:val="fr-BE"/>
              </w:rPr>
            </w:pPr>
            <w:r>
              <w:rPr>
                <w:lang w:val="fr-BE"/>
              </w:rPr>
              <w:t>out</w:t>
            </w:r>
          </w:p>
        </w:tc>
        <w:tc>
          <w:tcPr>
            <w:tcW w:w="3686" w:type="dxa"/>
          </w:tcPr>
          <w:p w:rsidR="00BE360B" w:rsidRPr="0043297A" w:rsidRDefault="005309C7" w:rsidP="00766521">
            <w:pPr>
              <w:pStyle w:val="ADANB"/>
            </w:pPr>
            <w:r>
              <w:t>the spread spectrum code to be used by the LTM</w:t>
            </w:r>
          </w:p>
        </w:tc>
      </w:tr>
    </w:tbl>
    <w:p w:rsidR="003931D8" w:rsidRDefault="003931D8" w:rsidP="003931D8">
      <w:pPr>
        <w:pStyle w:val="Titre4"/>
      </w:pPr>
      <w:r>
        <w:t>Expected behaviour &amp; usage</w:t>
      </w:r>
    </w:p>
    <w:p w:rsidR="003931D8" w:rsidRDefault="005309C7" w:rsidP="003931D8">
      <w:pPr>
        <w:pStyle w:val="Corpsdetexte"/>
      </w:pPr>
      <w:r>
        <w:t>This service shall be called by the Basic SW once at each cycle after the ACTIVATE_CYCLE service.</w:t>
      </w:r>
    </w:p>
    <w:p w:rsidR="003931D8" w:rsidRDefault="003931D8" w:rsidP="003931D8">
      <w:pPr>
        <w:pStyle w:val="Corpsdetexte"/>
      </w:pPr>
    </w:p>
    <w:p w:rsidR="003931D8" w:rsidRDefault="003931D8" w:rsidP="003931D8">
      <w:pPr>
        <w:pStyle w:val="Titre3"/>
      </w:pPr>
      <w:bookmarkStart w:id="1406" w:name="_Toc397948265"/>
      <w:r w:rsidRPr="00196E00">
        <w:t>SW API extract (ADA Source Code)</w:t>
      </w:r>
      <w:bookmarkEnd w:id="1406"/>
    </w:p>
    <w:p w:rsidR="00F03507" w:rsidRDefault="00F03507" w:rsidP="00F03507"/>
    <w:p w:rsidR="00F03507" w:rsidRPr="00F41C9A" w:rsidRDefault="00F03507" w:rsidP="00F03507">
      <w:pPr>
        <w:pStyle w:val="ADANB"/>
      </w:pPr>
      <w:r w:rsidRPr="00F41C9A">
        <w:t>package ERTMS_TRAINBORN_GENERIC_API_TYPES is</w:t>
      </w:r>
    </w:p>
    <w:p w:rsidR="00F03507" w:rsidRPr="00F41C9A" w:rsidRDefault="00F03507" w:rsidP="00F03507">
      <w:pPr>
        <w:pStyle w:val="ADANB"/>
      </w:pPr>
      <w:r w:rsidRPr="00F41C9A">
        <w:t>.</w:t>
      </w:r>
    </w:p>
    <w:p w:rsidR="00F03507" w:rsidRPr="00F41C9A" w:rsidRDefault="00F03507" w:rsidP="00F03507">
      <w:pPr>
        <w:pStyle w:val="ADANB"/>
      </w:pPr>
      <w:r w:rsidRPr="00F41C9A">
        <w:lastRenderedPageBreak/>
        <w:t>.</w:t>
      </w:r>
    </w:p>
    <w:p w:rsidR="00F03507" w:rsidRPr="00F41C9A" w:rsidRDefault="00F03507" w:rsidP="00F03507">
      <w:pPr>
        <w:pStyle w:val="ADANB"/>
      </w:pPr>
      <w:r w:rsidRPr="00F41C9A">
        <w:t>.</w:t>
      </w:r>
    </w:p>
    <w:p w:rsidR="00F03507" w:rsidRPr="00F41C9A" w:rsidRDefault="00F03507" w:rsidP="00F03507">
      <w:pPr>
        <w:pStyle w:val="ADANB"/>
      </w:pPr>
      <w:r w:rsidRPr="00F41C9A">
        <w:t xml:space="preserve">  -------------------------------------------------------------------------------------------------</w:t>
      </w:r>
    </w:p>
    <w:p w:rsidR="00F03507" w:rsidRPr="00F41C9A" w:rsidRDefault="00F03507" w:rsidP="00F03507">
      <w:pPr>
        <w:pStyle w:val="ADANB"/>
      </w:pPr>
      <w:r w:rsidRPr="00F41C9A">
        <w:t xml:space="preserve">  -- Loop types</w:t>
      </w:r>
    </w:p>
    <w:p w:rsidR="00F03507" w:rsidRPr="00F41C9A" w:rsidRDefault="00F03507" w:rsidP="00F03507">
      <w:pPr>
        <w:pStyle w:val="ADANB"/>
      </w:pPr>
      <w:r w:rsidRPr="00F41C9A">
        <w:t xml:space="preserve">  -------------------------------------------------------------------------------------------------</w:t>
      </w:r>
    </w:p>
    <w:p w:rsidR="00F03507" w:rsidRPr="00F41C9A" w:rsidRDefault="00F03507" w:rsidP="00F03507">
      <w:pPr>
        <w:pStyle w:val="ADANB"/>
      </w:pPr>
    </w:p>
    <w:p w:rsidR="00F03507" w:rsidRPr="00F41C9A" w:rsidRDefault="00F03507" w:rsidP="00F03507">
      <w:pPr>
        <w:pStyle w:val="ADANB"/>
      </w:pPr>
      <w:r w:rsidRPr="00F41C9A">
        <w:t xml:space="preserve">  -- Spread Spectrum Code required to receive messages from a specific loop installation.</w:t>
      </w:r>
    </w:p>
    <w:p w:rsidR="00F03507" w:rsidRPr="00F41C9A" w:rsidRDefault="00F03507" w:rsidP="00F03507">
      <w:pPr>
        <w:pStyle w:val="ADANB"/>
      </w:pPr>
      <w:r w:rsidRPr="00F41C9A">
        <w:t xml:space="preserve">  -- 15 : reserved value when no loop is expected</w:t>
      </w:r>
    </w:p>
    <w:p w:rsidR="00F03507" w:rsidRPr="00F41C9A" w:rsidRDefault="00F03507" w:rsidP="00F03507">
      <w:pPr>
        <w:pStyle w:val="ADANB"/>
      </w:pPr>
      <w:r w:rsidRPr="00F41C9A">
        <w:t xml:space="preserve">  type SS_CODE_FOR_LOOP_T is range 0 .. 15;</w:t>
      </w:r>
    </w:p>
    <w:p w:rsidR="00F03507" w:rsidRPr="00F41C9A" w:rsidRDefault="00F03507" w:rsidP="00F03507">
      <w:pPr>
        <w:pStyle w:val="ADANB"/>
      </w:pPr>
    </w:p>
    <w:p w:rsidR="00F03507" w:rsidRPr="00F41C9A" w:rsidRDefault="00F03507" w:rsidP="00F03507">
      <w:pPr>
        <w:pStyle w:val="ADANB"/>
      </w:pPr>
      <w:r w:rsidRPr="00F41C9A">
        <w:t xml:space="preserve">  type CONTINUOUS_DATA_KIND_T is (DATA, SAME);</w:t>
      </w:r>
    </w:p>
    <w:p w:rsidR="00F03507" w:rsidRPr="00F41C9A" w:rsidRDefault="00F03507" w:rsidP="00F03507">
      <w:pPr>
        <w:pStyle w:val="ADANB"/>
      </w:pPr>
      <w:r w:rsidRPr="00F41C9A">
        <w:t xml:space="preserve">  </w:t>
      </w:r>
    </w:p>
    <w:p w:rsidR="00F03507" w:rsidRPr="00F41C9A" w:rsidRDefault="00F03507" w:rsidP="00F03507">
      <w:pPr>
        <w:pStyle w:val="ADANB"/>
      </w:pPr>
      <w:r w:rsidRPr="00F41C9A">
        <w:t xml:space="preserve">  type LOOP_MESSAGE_T (KIND : CONTINUOUS_DATA_KIND_T := DATA) is</w:t>
      </w:r>
    </w:p>
    <w:p w:rsidR="00F03507" w:rsidRPr="00F41C9A" w:rsidRDefault="00F03507" w:rsidP="00F03507">
      <w:pPr>
        <w:pStyle w:val="ADANB"/>
      </w:pPr>
      <w:r w:rsidRPr="00F41C9A">
        <w:t xml:space="preserve">    record</w:t>
      </w:r>
    </w:p>
    <w:p w:rsidR="00F03507" w:rsidRPr="00F41C9A" w:rsidRDefault="00F03507" w:rsidP="00F03507">
      <w:pPr>
        <w:pStyle w:val="ADANB"/>
      </w:pPr>
      <w:r w:rsidRPr="00F41C9A">
        <w:t xml:space="preserve">      TIME_STAMP : CLOCK_T;</w:t>
      </w:r>
    </w:p>
    <w:p w:rsidR="00F03507" w:rsidRPr="00F41C9A" w:rsidRDefault="00F03507" w:rsidP="00F03507">
      <w:pPr>
        <w:pStyle w:val="ADANB"/>
      </w:pPr>
    </w:p>
    <w:p w:rsidR="00F03507" w:rsidRPr="00F41C9A" w:rsidRDefault="00F03507" w:rsidP="00F03507">
      <w:pPr>
        <w:pStyle w:val="ADANB"/>
      </w:pPr>
      <w:r w:rsidRPr="00F41C9A">
        <w:t xml:space="preserve">      case KIND is</w:t>
      </w:r>
    </w:p>
    <w:p w:rsidR="00F03507" w:rsidRPr="00F41C9A" w:rsidRDefault="00F03507" w:rsidP="00F03507">
      <w:pPr>
        <w:pStyle w:val="ADANB"/>
      </w:pPr>
      <w:r w:rsidRPr="00F41C9A">
        <w:t xml:space="preserve">        when DATA =&gt; </w:t>
      </w:r>
    </w:p>
    <w:p w:rsidR="00F03507" w:rsidRPr="00F41C9A" w:rsidRDefault="00F03507" w:rsidP="00F03507">
      <w:pPr>
        <w:pStyle w:val="ADANB"/>
        <w:rPr>
          <w:lang w:val="fr-FR"/>
        </w:rPr>
      </w:pPr>
      <w:r w:rsidRPr="00F41C9A">
        <w:t xml:space="preserve">          </w:t>
      </w:r>
      <w:r w:rsidRPr="00F41C9A">
        <w:rPr>
          <w:lang w:val="fr-FR"/>
        </w:rPr>
        <w:t>MESSAGE : INTERFACE_LANGUAGE_TYPES.LOOP_MESSAGE_T;</w:t>
      </w:r>
    </w:p>
    <w:p w:rsidR="00F03507" w:rsidRPr="00F41C9A" w:rsidRDefault="00F03507" w:rsidP="00F03507">
      <w:pPr>
        <w:pStyle w:val="ADANB"/>
        <w:rPr>
          <w:lang w:val="fr-FR"/>
        </w:rPr>
      </w:pPr>
    </w:p>
    <w:p w:rsidR="00F03507" w:rsidRPr="00F41C9A" w:rsidRDefault="00F03507" w:rsidP="00F03507">
      <w:pPr>
        <w:pStyle w:val="ADANB"/>
      </w:pPr>
      <w:r w:rsidRPr="00F41C9A">
        <w:rPr>
          <w:lang w:val="fr-FR"/>
        </w:rPr>
        <w:t xml:space="preserve">        </w:t>
      </w:r>
      <w:r w:rsidRPr="00F41C9A">
        <w:t xml:space="preserve">when SAME =&gt; -- same as previously DATA message received </w:t>
      </w:r>
    </w:p>
    <w:p w:rsidR="00F03507" w:rsidRPr="00F41C9A" w:rsidRDefault="00F03507" w:rsidP="00F03507">
      <w:pPr>
        <w:pStyle w:val="ADANB"/>
      </w:pPr>
      <w:r w:rsidRPr="00F41C9A">
        <w:t xml:space="preserve">          null;</w:t>
      </w:r>
    </w:p>
    <w:p w:rsidR="00F03507" w:rsidRPr="00F41C9A" w:rsidRDefault="00F03507" w:rsidP="00F03507">
      <w:pPr>
        <w:pStyle w:val="ADANB"/>
      </w:pPr>
    </w:p>
    <w:p w:rsidR="00F03507" w:rsidRPr="00F41C9A" w:rsidRDefault="00F03507" w:rsidP="00F03507">
      <w:pPr>
        <w:pStyle w:val="ADANB"/>
      </w:pPr>
      <w:r w:rsidRPr="00F41C9A">
        <w:t xml:space="preserve">      end case;</w:t>
      </w:r>
    </w:p>
    <w:p w:rsidR="00F03507" w:rsidRPr="00F41C9A" w:rsidRDefault="00F03507" w:rsidP="00F03507">
      <w:pPr>
        <w:pStyle w:val="ADANB"/>
      </w:pPr>
      <w:r w:rsidRPr="00F41C9A">
        <w:t xml:space="preserve">    end record;  </w:t>
      </w:r>
      <w:r w:rsidRPr="00F41C9A">
        <w:tab/>
        <w:t>.</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end ERTMS_TRAINBORN_GENERIC_API_TYPES;</w:t>
      </w:r>
    </w:p>
    <w:p w:rsidR="00F03507" w:rsidRPr="00F41C9A" w:rsidRDefault="00F03507" w:rsidP="00F03507">
      <w:pPr>
        <w:pStyle w:val="ADANB"/>
      </w:pPr>
    </w:p>
    <w:p w:rsidR="00F03507" w:rsidRPr="00F41C9A" w:rsidRDefault="00F03507" w:rsidP="00F03507">
      <w:pPr>
        <w:pStyle w:val="ADANB"/>
      </w:pPr>
      <w:r w:rsidRPr="00F41C9A">
        <w:t>package ERTMS_TRAINBORN_GENERIC_API is</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 xml:space="preserve">  -------------------------------------------------------------------------------------------------</w:t>
      </w:r>
    </w:p>
    <w:p w:rsidR="00F03507" w:rsidRPr="00F41C9A" w:rsidRDefault="00F03507" w:rsidP="00F03507">
      <w:pPr>
        <w:pStyle w:val="ADANB"/>
      </w:pPr>
      <w:r w:rsidRPr="00F41C9A">
        <w:t xml:space="preserve">  -- LOOP services</w:t>
      </w:r>
    </w:p>
    <w:p w:rsidR="00F03507" w:rsidRPr="00F41C9A" w:rsidRDefault="00F03507" w:rsidP="00F03507">
      <w:pPr>
        <w:pStyle w:val="ADANB"/>
      </w:pPr>
      <w:r w:rsidRPr="00F41C9A">
        <w:t xml:space="preserve">  -------------------------------------------------------------------------------------------------</w:t>
      </w:r>
    </w:p>
    <w:p w:rsidR="00F03507" w:rsidRPr="00F41C9A" w:rsidRDefault="00F03507" w:rsidP="00F03507">
      <w:pPr>
        <w:pStyle w:val="ADANB"/>
      </w:pPr>
    </w:p>
    <w:p w:rsidR="00F03507" w:rsidRPr="00F41C9A" w:rsidRDefault="00F03507" w:rsidP="00F03507">
      <w:pPr>
        <w:pStyle w:val="ADANB"/>
      </w:pPr>
      <w:r w:rsidRPr="00F41C9A">
        <w:t xml:space="preserve">  -- function which return the spread spectrum code of the expected loop </w:t>
      </w:r>
    </w:p>
    <w:p w:rsidR="00F03507" w:rsidRPr="00F41C9A" w:rsidRDefault="00F03507" w:rsidP="00F03507">
      <w:pPr>
        <w:pStyle w:val="ADANB"/>
      </w:pPr>
      <w:r w:rsidRPr="00F41C9A">
        <w:t xml:space="preserve">  function SS_CODE_FOR_LOOP return ERTMS_TRAINBORN_GENERIC_API_TYPES.SS_CODE_FOR_LOOP_T;</w:t>
      </w:r>
    </w:p>
    <w:p w:rsidR="00F03507" w:rsidRPr="00F41C9A" w:rsidRDefault="00F03507" w:rsidP="00F03507">
      <w:pPr>
        <w:pStyle w:val="ADANB"/>
      </w:pPr>
    </w:p>
    <w:p w:rsidR="00F03507" w:rsidRPr="00F41C9A" w:rsidRDefault="00F03507" w:rsidP="00F03507">
      <w:pPr>
        <w:pStyle w:val="ADANB"/>
      </w:pPr>
      <w:r w:rsidRPr="00F41C9A">
        <w:t xml:space="preserve">  -- procedure to deliver loop message to the application</w:t>
      </w:r>
    </w:p>
    <w:p w:rsidR="00F03507" w:rsidRPr="00F41C9A" w:rsidRDefault="00F03507" w:rsidP="00F03507">
      <w:pPr>
        <w:pStyle w:val="ADANB"/>
      </w:pPr>
      <w:r w:rsidRPr="00F41C9A">
        <w:t xml:space="preserve">  procedure WRITE_LOOP_MESSAGE (THE_LOOP_MESSAGE : in ERTMS_TRAINBORN_GENERIC_API_TYPES.LOOP_MESSAGE_T);</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Default="00F03507" w:rsidP="00F03507">
      <w:pPr>
        <w:pStyle w:val="ADANB"/>
      </w:pPr>
      <w:r w:rsidRPr="00F41C9A">
        <w:t>end ERTMS_TRAINBORN_GENERIC_API;</w:t>
      </w:r>
    </w:p>
    <w:p w:rsidR="00F03507" w:rsidRDefault="00F03507" w:rsidP="00F03507">
      <w:pPr>
        <w:pStyle w:val="Corpsdetexte"/>
      </w:pPr>
    </w:p>
    <w:p w:rsidR="00886DF5" w:rsidRDefault="00886DF5" w:rsidP="00F03507">
      <w:pPr>
        <w:pStyle w:val="Corpsdetexte"/>
      </w:pPr>
    </w:p>
    <w:p w:rsidR="00886DF5" w:rsidRDefault="00A677DD" w:rsidP="003706A1">
      <w:pPr>
        <w:pStyle w:val="Titre2"/>
      </w:pPr>
      <w:bookmarkStart w:id="1407" w:name="_Toc397948266"/>
      <w:r>
        <w:t>Train Interface Unit (TIU)</w:t>
      </w:r>
      <w:bookmarkEnd w:id="1407"/>
    </w:p>
    <w:p w:rsidR="003706A1" w:rsidRPr="00F51479" w:rsidRDefault="003706A1" w:rsidP="003706A1">
      <w:pPr>
        <w:pStyle w:val="Titre3"/>
      </w:pPr>
      <w:bookmarkStart w:id="1408" w:name="_Toc397948267"/>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408"/>
    </w:p>
    <w:p w:rsidR="003706A1" w:rsidRDefault="003706A1" w:rsidP="003706A1">
      <w:pPr>
        <w:pStyle w:val="Titre4"/>
      </w:pPr>
      <w:r>
        <w:t>Input</w:t>
      </w:r>
    </w:p>
    <w:p w:rsidR="00D670FA" w:rsidRPr="0098169B" w:rsidRDefault="00D670FA" w:rsidP="00D670FA">
      <w:pPr>
        <w:pStyle w:val="ADANB"/>
        <w:rPr>
          <w:color w:val="auto"/>
          <w:sz w:val="22"/>
          <w:szCs w:val="22"/>
        </w:rPr>
      </w:pPr>
      <w:r>
        <w:rPr>
          <w:color w:val="auto"/>
          <w:sz w:val="22"/>
          <w:szCs w:val="22"/>
        </w:rPr>
        <w:t xml:space="preserve">- </w:t>
      </w:r>
      <w:r w:rsidRPr="0098169B">
        <w:rPr>
          <w:color w:val="auto"/>
          <w:sz w:val="22"/>
          <w:szCs w:val="22"/>
        </w:rPr>
        <w:t>basic_to_generic_app_info</w:t>
      </w:r>
      <w:r>
        <w:rPr>
          <w:color w:val="auto"/>
          <w:sz w:val="22"/>
          <w:szCs w:val="22"/>
        </w:rPr>
        <w:t xml:space="preserve"> .T</w:t>
      </w:r>
      <w:r w:rsidRPr="0098169B">
        <w:rPr>
          <w:color w:val="auto"/>
          <w:sz w:val="22"/>
          <w:szCs w:val="22"/>
        </w:rPr>
        <w:t>IU_input_info</w:t>
      </w:r>
    </w:p>
    <w:p w:rsidR="003706A1" w:rsidRDefault="003706A1" w:rsidP="003706A1">
      <w:pPr>
        <w:pStyle w:val="Titre4"/>
      </w:pPr>
      <w:r>
        <w:t>Output</w:t>
      </w:r>
    </w:p>
    <w:p w:rsidR="006F331F" w:rsidRDefault="006F331F" w:rsidP="006F331F">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TIU_output_msgs_info</w:t>
      </w:r>
    </w:p>
    <w:p w:rsidR="00DB711A" w:rsidRPr="0098169B" w:rsidRDefault="00DB711A" w:rsidP="00DB711A">
      <w:pPr>
        <w:pStyle w:val="ADANB"/>
        <w:rPr>
          <w:color w:val="auto"/>
          <w:sz w:val="22"/>
          <w:szCs w:val="22"/>
        </w:rPr>
      </w:pPr>
      <w:r>
        <w:rPr>
          <w:color w:val="auto"/>
          <w:sz w:val="22"/>
          <w:szCs w:val="22"/>
        </w:rPr>
        <w:lastRenderedPageBreak/>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isolation_from_other_equipment_is_required</w:t>
      </w:r>
    </w:p>
    <w:p w:rsidR="00DB711A"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cab_status_for_basic</w:t>
      </w:r>
    </w:p>
    <w:p w:rsidR="00DB711A" w:rsidRPr="0098169B"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EB_intervention_requested</w:t>
      </w:r>
    </w:p>
    <w:p w:rsidR="00DB711A" w:rsidRPr="0098169B" w:rsidRDefault="00DB711A" w:rsidP="006F331F">
      <w:pPr>
        <w:pStyle w:val="ADANB"/>
        <w:rPr>
          <w:color w:val="auto"/>
          <w:sz w:val="22"/>
          <w:szCs w:val="22"/>
        </w:rPr>
      </w:pPr>
    </w:p>
    <w:p w:rsidR="006E5ED4" w:rsidRDefault="006E5ED4" w:rsidP="006E5ED4">
      <w:pPr>
        <w:pStyle w:val="Titre4"/>
      </w:pPr>
      <w:r>
        <w:t>Application layer (telegram definition)</w:t>
      </w:r>
    </w:p>
    <w:p w:rsidR="006E5ED4" w:rsidRPr="003824A8" w:rsidRDefault="006E5ED4" w:rsidP="006E5ED4">
      <w:pPr>
        <w:pStyle w:val="Corpsdetexte"/>
      </w:pPr>
      <w:r>
        <w:t xml:space="preserve">Please refer to </w:t>
      </w:r>
      <w:r w:rsidR="006F331F">
        <w:fldChar w:fldCharType="begin"/>
      </w:r>
      <w:r w:rsidR="006F331F">
        <w:instrText xml:space="preserve"> REF _Ref378683078 \r \h </w:instrText>
      </w:r>
      <w:r w:rsidR="006F331F">
        <w:fldChar w:fldCharType="separate"/>
      </w:r>
      <w:r w:rsidR="006D6783">
        <w:t>/5/</w:t>
      </w:r>
      <w:r w:rsidR="006F331F">
        <w:fldChar w:fldCharType="end"/>
      </w:r>
      <w:r>
        <w:t>.</w:t>
      </w:r>
    </w:p>
    <w:p w:rsidR="003706A1" w:rsidRPr="003824A8" w:rsidRDefault="003706A1" w:rsidP="003706A1">
      <w:pPr>
        <w:pStyle w:val="Corpsdetexte"/>
      </w:pPr>
    </w:p>
    <w:p w:rsidR="003706A1" w:rsidRDefault="003706A1" w:rsidP="003706A1">
      <w:pPr>
        <w:pStyle w:val="Titre3"/>
      </w:pPr>
      <w:bookmarkStart w:id="1409" w:name="_Toc397948268"/>
      <w:r>
        <w:t xml:space="preserve">Service </w:t>
      </w:r>
      <w:r w:rsidR="0073014B">
        <w:t>WRITE_TIU_MESSAGE</w:t>
      </w:r>
      <w:bookmarkEnd w:id="1409"/>
    </w:p>
    <w:p w:rsidR="003706A1" w:rsidRDefault="003706A1" w:rsidP="003706A1">
      <w:pPr>
        <w:pStyle w:val="Titre4"/>
      </w:pPr>
      <w:r>
        <w:t>Description</w:t>
      </w:r>
    </w:p>
    <w:p w:rsidR="00E240B2" w:rsidRDefault="00E240B2" w:rsidP="001D41EA">
      <w:r>
        <w:t xml:space="preserve">The service is used by the </w:t>
      </w:r>
      <w:r w:rsidR="00B47876">
        <w:t>Basic SW</w:t>
      </w:r>
      <w:r>
        <w:t xml:space="preserve"> to provide the messages received from the </w:t>
      </w:r>
      <w:r w:rsidR="00B47876">
        <w:t>TIU</w:t>
      </w:r>
      <w:r>
        <w:t xml:space="preserve"> to the </w:t>
      </w:r>
      <w:r w:rsidR="00B47876">
        <w:t>Application SW</w:t>
      </w:r>
      <w:r>
        <w:t>.</w:t>
      </w:r>
    </w:p>
    <w:p w:rsidR="00E240B2" w:rsidRDefault="00E240B2" w:rsidP="001D41EA">
      <w:r>
        <w:t xml:space="preserve">This service shall be compliant to the general requirements about message lists usage, refer to section </w:t>
      </w:r>
      <w:r w:rsidR="00033E31">
        <w:fldChar w:fldCharType="begin"/>
      </w:r>
      <w:r w:rsidR="00033E31">
        <w:instrText xml:space="preserve"> REF _Ref378603819 \r \h </w:instrText>
      </w:r>
      <w:r w:rsidR="00033E31">
        <w:fldChar w:fldCharType="separate"/>
      </w:r>
      <w:r w:rsidR="006D6783">
        <w:t>4.1</w:t>
      </w:r>
      <w:r w:rsidR="00033E31">
        <w:fldChar w:fldCharType="end"/>
      </w:r>
      <w:r>
        <w:t>.</w:t>
      </w:r>
    </w:p>
    <w:p w:rsidR="003706A1" w:rsidRDefault="003706A1" w:rsidP="003706A1">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63536A" w:rsidRPr="002231B1" w:rsidTr="00A70577">
        <w:tc>
          <w:tcPr>
            <w:tcW w:w="1843" w:type="dxa"/>
            <w:shd w:val="clear" w:color="auto" w:fill="auto"/>
          </w:tcPr>
          <w:p w:rsidR="0063536A" w:rsidRPr="002231B1" w:rsidRDefault="0063536A" w:rsidP="00A70577">
            <w:pPr>
              <w:pStyle w:val="ADANB"/>
            </w:pPr>
            <w:r w:rsidRPr="001B2721">
              <w:t>THE_TIU_MESSAGE</w:t>
            </w:r>
          </w:p>
        </w:tc>
        <w:tc>
          <w:tcPr>
            <w:tcW w:w="3666" w:type="dxa"/>
            <w:shd w:val="clear" w:color="auto" w:fill="auto"/>
          </w:tcPr>
          <w:p w:rsidR="0063536A" w:rsidRPr="001B2721" w:rsidRDefault="0063536A" w:rsidP="00A70577">
            <w:pPr>
              <w:pStyle w:val="ADANB"/>
            </w:pPr>
            <w:r w:rsidRPr="001B2721">
              <w:t>TIU_LANGUAGE_TYPES.TIU_TO_CORE_</w:t>
            </w:r>
            <w:r w:rsidR="00C760E1">
              <w:t>BIT_STREAM_T</w:t>
            </w:r>
          </w:p>
        </w:tc>
        <w:tc>
          <w:tcPr>
            <w:tcW w:w="870" w:type="dxa"/>
            <w:shd w:val="clear" w:color="auto" w:fill="auto"/>
          </w:tcPr>
          <w:p w:rsidR="0063536A" w:rsidRPr="00A70577" w:rsidRDefault="0063536A" w:rsidP="00A70577">
            <w:pPr>
              <w:pStyle w:val="ADANB"/>
              <w:rPr>
                <w:lang w:val="fr-BE"/>
              </w:rPr>
            </w:pPr>
            <w:r w:rsidRPr="00A70577">
              <w:rPr>
                <w:lang w:val="fr-BE"/>
              </w:rPr>
              <w:t>in</w:t>
            </w:r>
          </w:p>
        </w:tc>
        <w:tc>
          <w:tcPr>
            <w:tcW w:w="3686" w:type="dxa"/>
            <w:shd w:val="clear" w:color="auto" w:fill="auto"/>
          </w:tcPr>
          <w:p w:rsidR="0063536A" w:rsidRPr="0043297A" w:rsidRDefault="0063536A" w:rsidP="00A70577">
            <w:pPr>
              <w:pStyle w:val="ADANB"/>
            </w:pPr>
            <w:r>
              <w:t xml:space="preserve">The message from the </w:t>
            </w:r>
            <w:r w:rsidR="00B47876">
              <w:t>TIU</w:t>
            </w:r>
          </w:p>
        </w:tc>
      </w:tr>
    </w:tbl>
    <w:p w:rsidR="003706A1" w:rsidRDefault="003706A1" w:rsidP="003706A1">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73014B" w:rsidRPr="002231B1" w:rsidTr="00A70577">
        <w:tc>
          <w:tcPr>
            <w:tcW w:w="1843" w:type="dxa"/>
            <w:shd w:val="clear" w:color="auto" w:fill="auto"/>
          </w:tcPr>
          <w:p w:rsidR="0073014B" w:rsidRPr="00A70577" w:rsidRDefault="0073014B" w:rsidP="00A70577">
            <w:pPr>
              <w:tabs>
                <w:tab w:val="center" w:pos="955"/>
              </w:tabs>
              <w:rPr>
                <w:sz w:val="16"/>
                <w:szCs w:val="16"/>
              </w:rPr>
            </w:pPr>
            <w:r w:rsidRPr="00A70577">
              <w:rPr>
                <w:sz w:val="16"/>
                <w:szCs w:val="16"/>
              </w:rPr>
              <w:t>-</w:t>
            </w:r>
          </w:p>
        </w:tc>
        <w:tc>
          <w:tcPr>
            <w:tcW w:w="3666" w:type="dxa"/>
            <w:shd w:val="clear" w:color="auto" w:fill="auto"/>
          </w:tcPr>
          <w:p w:rsidR="0073014B" w:rsidRPr="00A70577" w:rsidRDefault="0073014B" w:rsidP="00A70577">
            <w:pPr>
              <w:rPr>
                <w:sz w:val="16"/>
                <w:szCs w:val="16"/>
                <w:lang w:val="fr-BE"/>
              </w:rPr>
            </w:pPr>
            <w:r w:rsidRPr="00A70577">
              <w:rPr>
                <w:sz w:val="16"/>
                <w:szCs w:val="16"/>
                <w:lang w:val="fr-BE"/>
              </w:rPr>
              <w:t>-</w:t>
            </w:r>
          </w:p>
        </w:tc>
        <w:tc>
          <w:tcPr>
            <w:tcW w:w="870" w:type="dxa"/>
            <w:shd w:val="clear" w:color="auto" w:fill="auto"/>
          </w:tcPr>
          <w:p w:rsidR="0073014B" w:rsidRPr="00A70577" w:rsidRDefault="0073014B" w:rsidP="00A70577">
            <w:pPr>
              <w:rPr>
                <w:sz w:val="16"/>
                <w:szCs w:val="16"/>
              </w:rPr>
            </w:pPr>
            <w:r w:rsidRPr="00A70577">
              <w:rPr>
                <w:sz w:val="16"/>
                <w:szCs w:val="16"/>
              </w:rPr>
              <w:t>-</w:t>
            </w:r>
          </w:p>
        </w:tc>
        <w:tc>
          <w:tcPr>
            <w:tcW w:w="3686" w:type="dxa"/>
            <w:shd w:val="clear" w:color="auto" w:fill="auto"/>
          </w:tcPr>
          <w:p w:rsidR="0073014B" w:rsidRPr="00A70577" w:rsidRDefault="0073014B" w:rsidP="00A70577">
            <w:pPr>
              <w:rPr>
                <w:sz w:val="16"/>
                <w:szCs w:val="16"/>
              </w:rPr>
            </w:pPr>
            <w:r w:rsidRPr="00A70577">
              <w:rPr>
                <w:sz w:val="16"/>
                <w:szCs w:val="16"/>
              </w:rPr>
              <w:t>-</w:t>
            </w:r>
          </w:p>
        </w:tc>
      </w:tr>
    </w:tbl>
    <w:p w:rsidR="003706A1" w:rsidRDefault="003706A1" w:rsidP="003706A1">
      <w:pPr>
        <w:pStyle w:val="Titre4"/>
      </w:pPr>
      <w:r>
        <w:t>Expected behaviour &amp; usage</w:t>
      </w:r>
    </w:p>
    <w:p w:rsidR="00E240B2" w:rsidRDefault="00C760E1" w:rsidP="001D41EA">
      <w:r>
        <w:t>After initialisation, t</w:t>
      </w:r>
      <w:r w:rsidR="00E240B2" w:rsidRPr="002231B1">
        <w:t xml:space="preserve">he </w:t>
      </w:r>
      <w:r w:rsidR="00B47876">
        <w:t>Basic SW</w:t>
      </w:r>
      <w:r w:rsidR="00E240B2" w:rsidRPr="002231B1">
        <w:t xml:space="preserve"> </w:t>
      </w:r>
      <w:r>
        <w:t>shall call</w:t>
      </w:r>
      <w:r w:rsidR="00E240B2">
        <w:t xml:space="preserve"> this service on reception of </w:t>
      </w:r>
      <w:r>
        <w:t xml:space="preserve">each telegram </w:t>
      </w:r>
      <w:r w:rsidR="00E240B2">
        <w:t xml:space="preserve">data from the </w:t>
      </w:r>
      <w:r w:rsidR="00B47876">
        <w:t>TIU</w:t>
      </w:r>
      <w:r w:rsidR="00E240B2">
        <w:t>.</w:t>
      </w:r>
    </w:p>
    <w:p w:rsidR="0073014B" w:rsidRDefault="00C760E1" w:rsidP="0073014B">
      <w:pPr>
        <w:pStyle w:val="Corpsdetexte"/>
      </w:pPr>
      <w:r>
        <w:t>This service shall potentially be called several times during the cycle, but always before the ACTIVATE_CYCLE service.</w:t>
      </w:r>
    </w:p>
    <w:p w:rsidR="00467D0C" w:rsidRDefault="00467D0C" w:rsidP="0073014B">
      <w:pPr>
        <w:pStyle w:val="Corpsdetexte"/>
      </w:pPr>
      <w:r>
        <w:t>The Basic SW is in charge of maintaining the connection with the TIU. In case of disconnection, the Basic SW shall disable the system.</w:t>
      </w:r>
    </w:p>
    <w:p w:rsidR="0073014B" w:rsidRDefault="0073014B" w:rsidP="0073014B">
      <w:pPr>
        <w:pStyle w:val="Titre3"/>
      </w:pPr>
      <w:bookmarkStart w:id="1410" w:name="_Ref391911419"/>
      <w:bookmarkStart w:id="1411" w:name="_Toc397948269"/>
      <w:r>
        <w:t>Service READ_TIU_MESSAGE</w:t>
      </w:r>
      <w:bookmarkEnd w:id="1410"/>
      <w:bookmarkEnd w:id="1411"/>
    </w:p>
    <w:p w:rsidR="0073014B" w:rsidRDefault="0073014B" w:rsidP="0073014B">
      <w:pPr>
        <w:pStyle w:val="Titre4"/>
      </w:pPr>
      <w:r>
        <w:t>Description</w:t>
      </w:r>
    </w:p>
    <w:p w:rsidR="00E240B2" w:rsidRDefault="00E240B2" w:rsidP="001D41EA">
      <w:r>
        <w:t xml:space="preserve">The service is used by the </w:t>
      </w:r>
      <w:r w:rsidR="00B47876">
        <w:t>Basic SW</w:t>
      </w:r>
      <w:r>
        <w:t xml:space="preserve"> to get the messages from the </w:t>
      </w:r>
      <w:r w:rsidR="00B47876">
        <w:t>Application SW</w:t>
      </w:r>
      <w:r>
        <w:t xml:space="preserve"> that must be sent to the </w:t>
      </w:r>
      <w:r w:rsidR="00B47876">
        <w:t>TIU</w:t>
      </w:r>
      <w:r>
        <w:t>.</w:t>
      </w:r>
    </w:p>
    <w:p w:rsidR="00E240B2" w:rsidRDefault="00E240B2" w:rsidP="001D41EA">
      <w:r>
        <w:t xml:space="preserve">This service shall be compliant to the general requirements about message lists usage, refer to section </w:t>
      </w:r>
      <w:r w:rsidR="00033E31">
        <w:fldChar w:fldCharType="begin"/>
      </w:r>
      <w:r w:rsidR="00033E31">
        <w:instrText xml:space="preserve"> REF _Ref378603819 \r \h </w:instrText>
      </w:r>
      <w:r w:rsidR="00033E31">
        <w:fldChar w:fldCharType="separate"/>
      </w:r>
      <w:r w:rsidR="006D6783">
        <w:t>4.1</w:t>
      </w:r>
      <w:r w:rsidR="00033E31">
        <w:fldChar w:fldCharType="end"/>
      </w:r>
      <w:r>
        <w:t>.</w:t>
      </w:r>
    </w:p>
    <w:p w:rsidR="0073014B" w:rsidRDefault="0073014B" w:rsidP="0073014B">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73014B" w:rsidRPr="002231B1" w:rsidTr="00A70577">
        <w:tc>
          <w:tcPr>
            <w:tcW w:w="1843" w:type="dxa"/>
            <w:shd w:val="clear" w:color="auto" w:fill="auto"/>
          </w:tcPr>
          <w:p w:rsidR="0073014B" w:rsidRPr="00A70577" w:rsidRDefault="0073014B" w:rsidP="00A70577">
            <w:pPr>
              <w:tabs>
                <w:tab w:val="center" w:pos="955"/>
              </w:tabs>
              <w:rPr>
                <w:sz w:val="16"/>
                <w:szCs w:val="16"/>
              </w:rPr>
            </w:pPr>
            <w:r w:rsidRPr="00A70577">
              <w:rPr>
                <w:sz w:val="16"/>
                <w:szCs w:val="16"/>
              </w:rPr>
              <w:t>-</w:t>
            </w:r>
          </w:p>
        </w:tc>
        <w:tc>
          <w:tcPr>
            <w:tcW w:w="3666" w:type="dxa"/>
            <w:shd w:val="clear" w:color="auto" w:fill="auto"/>
          </w:tcPr>
          <w:p w:rsidR="0073014B" w:rsidRPr="00A70577" w:rsidRDefault="0073014B" w:rsidP="00A70577">
            <w:pPr>
              <w:rPr>
                <w:sz w:val="16"/>
                <w:szCs w:val="16"/>
                <w:lang w:val="fr-BE"/>
              </w:rPr>
            </w:pPr>
            <w:r w:rsidRPr="00A70577">
              <w:rPr>
                <w:sz w:val="16"/>
                <w:szCs w:val="16"/>
                <w:lang w:val="fr-BE"/>
              </w:rPr>
              <w:t>-</w:t>
            </w:r>
          </w:p>
        </w:tc>
        <w:tc>
          <w:tcPr>
            <w:tcW w:w="870" w:type="dxa"/>
            <w:shd w:val="clear" w:color="auto" w:fill="auto"/>
          </w:tcPr>
          <w:p w:rsidR="0073014B" w:rsidRPr="00A70577" w:rsidRDefault="0073014B" w:rsidP="00A70577">
            <w:pPr>
              <w:rPr>
                <w:sz w:val="16"/>
                <w:szCs w:val="16"/>
              </w:rPr>
            </w:pPr>
            <w:r w:rsidRPr="00A70577">
              <w:rPr>
                <w:sz w:val="16"/>
                <w:szCs w:val="16"/>
              </w:rPr>
              <w:t>-</w:t>
            </w:r>
          </w:p>
        </w:tc>
        <w:tc>
          <w:tcPr>
            <w:tcW w:w="3686" w:type="dxa"/>
            <w:shd w:val="clear" w:color="auto" w:fill="auto"/>
          </w:tcPr>
          <w:p w:rsidR="0073014B" w:rsidRPr="00A70577" w:rsidRDefault="0073014B" w:rsidP="00A70577">
            <w:pPr>
              <w:rPr>
                <w:sz w:val="16"/>
                <w:szCs w:val="16"/>
              </w:rPr>
            </w:pPr>
            <w:r w:rsidRPr="00A70577">
              <w:rPr>
                <w:sz w:val="16"/>
                <w:szCs w:val="16"/>
              </w:rPr>
              <w:t>-</w:t>
            </w:r>
          </w:p>
        </w:tc>
      </w:tr>
    </w:tbl>
    <w:p w:rsidR="0073014B" w:rsidRDefault="0073014B" w:rsidP="0073014B">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63536A" w:rsidRPr="002231B1" w:rsidTr="00A70577">
        <w:tc>
          <w:tcPr>
            <w:tcW w:w="1843" w:type="dxa"/>
            <w:shd w:val="clear" w:color="auto" w:fill="auto"/>
          </w:tcPr>
          <w:p w:rsidR="0063536A" w:rsidRPr="002231B1" w:rsidRDefault="0063536A" w:rsidP="00A70577">
            <w:pPr>
              <w:pStyle w:val="ADANB"/>
            </w:pPr>
            <w:r w:rsidRPr="00CA1B16">
              <w:t>THE_</w:t>
            </w:r>
            <w:r>
              <w:t>TIU</w:t>
            </w:r>
            <w:r w:rsidRPr="00CA1B16">
              <w:t>_MESSAGE</w:t>
            </w:r>
          </w:p>
        </w:tc>
        <w:tc>
          <w:tcPr>
            <w:tcW w:w="3666" w:type="dxa"/>
            <w:shd w:val="clear" w:color="auto" w:fill="auto"/>
          </w:tcPr>
          <w:p w:rsidR="0063536A" w:rsidRPr="00C573E1" w:rsidRDefault="0063536A" w:rsidP="00A70577">
            <w:pPr>
              <w:pStyle w:val="ADANB"/>
            </w:pPr>
            <w:r w:rsidRPr="00C573E1">
              <w:t>TIU_LANGUAGE_TYPES.CORE_TO_TIU_</w:t>
            </w:r>
            <w:r w:rsidR="005C2143">
              <w:t>BIT_STREAM_T</w:t>
            </w:r>
          </w:p>
        </w:tc>
        <w:tc>
          <w:tcPr>
            <w:tcW w:w="870" w:type="dxa"/>
            <w:shd w:val="clear" w:color="auto" w:fill="auto"/>
          </w:tcPr>
          <w:p w:rsidR="0063536A" w:rsidRPr="00A70577" w:rsidRDefault="0063536A" w:rsidP="00A70577">
            <w:pPr>
              <w:pStyle w:val="ADANB"/>
              <w:rPr>
                <w:lang w:val="fr-BE"/>
              </w:rPr>
            </w:pPr>
            <w:r w:rsidRPr="00A70577">
              <w:rPr>
                <w:lang w:val="fr-BE"/>
              </w:rPr>
              <w:t>out</w:t>
            </w:r>
          </w:p>
        </w:tc>
        <w:tc>
          <w:tcPr>
            <w:tcW w:w="3686" w:type="dxa"/>
            <w:shd w:val="clear" w:color="auto" w:fill="auto"/>
          </w:tcPr>
          <w:p w:rsidR="0063536A" w:rsidRPr="0043297A" w:rsidRDefault="0063536A" w:rsidP="00A70577">
            <w:pPr>
              <w:pStyle w:val="ADANB"/>
            </w:pPr>
            <w:r>
              <w:t xml:space="preserve">The message to the </w:t>
            </w:r>
            <w:r w:rsidR="00B47876">
              <w:t>TIU</w:t>
            </w:r>
          </w:p>
        </w:tc>
      </w:tr>
    </w:tbl>
    <w:p w:rsidR="0073014B" w:rsidRDefault="0073014B" w:rsidP="0073014B">
      <w:pPr>
        <w:pStyle w:val="Corpsdetexte"/>
      </w:pPr>
    </w:p>
    <w:p w:rsidR="0073014B" w:rsidRDefault="0073014B" w:rsidP="0073014B">
      <w:pPr>
        <w:pStyle w:val="Titre4"/>
      </w:pPr>
      <w:r>
        <w:lastRenderedPageBreak/>
        <w:t>Expected behaviour &amp; usage</w:t>
      </w:r>
    </w:p>
    <w:p w:rsidR="00E240B2" w:rsidRDefault="00E240B2" w:rsidP="001D41EA">
      <w:r w:rsidRPr="002231B1">
        <w:t xml:space="preserve">The </w:t>
      </w:r>
      <w:r w:rsidR="00B47876">
        <w:t>Basic SW</w:t>
      </w:r>
      <w:r w:rsidRPr="002231B1">
        <w:t xml:space="preserve"> </w:t>
      </w:r>
      <w:r>
        <w:t xml:space="preserve">calls this service only when the service </w:t>
      </w:r>
      <w:r w:rsidR="00033E31">
        <w:t>TIU_MESSAGE_QUEUE_IS_EMPTY</w:t>
      </w:r>
      <w:r>
        <w:t xml:space="preserve"> returns FALSE.</w:t>
      </w:r>
    </w:p>
    <w:p w:rsidR="0073014B" w:rsidRDefault="00E240B2" w:rsidP="005C2143">
      <w:r>
        <w:t xml:space="preserve">After having called the service, </w:t>
      </w:r>
      <w:r w:rsidR="00B47876">
        <w:t>the Basic SW</w:t>
      </w:r>
      <w:r>
        <w:t xml:space="preserve"> shall try again a call to the </w:t>
      </w:r>
      <w:r w:rsidR="00033E31">
        <w:t>TIU_MESSAGE_QUEUE_IS_EMPTY</w:t>
      </w:r>
      <w:r>
        <w:t xml:space="preserve"> to see if other messages must be sent to the </w:t>
      </w:r>
      <w:r w:rsidR="00B47876">
        <w:t>TIU</w:t>
      </w:r>
      <w:r>
        <w:t xml:space="preserve"> and read them if </w:t>
      </w:r>
      <w:r w:rsidRPr="00B22BB8">
        <w:t>existing.</w:t>
      </w:r>
    </w:p>
    <w:p w:rsidR="00467D0C" w:rsidRDefault="00467D0C" w:rsidP="00467D0C">
      <w:pPr>
        <w:pStyle w:val="Corpsdetexte"/>
      </w:pPr>
      <w:r>
        <w:t>The Basic SW is in charge of maintaining the connection with the TIU. In case of disconnection, the Basic SW shall disable the system.</w:t>
      </w:r>
    </w:p>
    <w:p w:rsidR="00467D0C" w:rsidRPr="00467D0C" w:rsidRDefault="00467D0C" w:rsidP="00467D0C">
      <w:pPr>
        <w:pStyle w:val="Corpsdetexte"/>
      </w:pPr>
    </w:p>
    <w:p w:rsidR="0073014B" w:rsidRDefault="0073014B" w:rsidP="0073014B">
      <w:pPr>
        <w:pStyle w:val="Titre3"/>
      </w:pPr>
      <w:bookmarkStart w:id="1412" w:name="_Toc397948270"/>
      <w:r>
        <w:t>Service TIU_MESSAGE_QUEUE_IS_EMPTY</w:t>
      </w:r>
      <w:bookmarkEnd w:id="1412"/>
    </w:p>
    <w:p w:rsidR="0073014B" w:rsidRDefault="0073014B" w:rsidP="0073014B">
      <w:pPr>
        <w:pStyle w:val="Titre4"/>
      </w:pPr>
      <w:r>
        <w:t>Description</w:t>
      </w:r>
    </w:p>
    <w:p w:rsidR="00E240B2" w:rsidRDefault="00E240B2" w:rsidP="001D41EA">
      <w:r>
        <w:t xml:space="preserve">The service is used by </w:t>
      </w:r>
      <w:r w:rsidR="00B47876">
        <w:t>the Basic SW</w:t>
      </w:r>
      <w:r>
        <w:t xml:space="preserve"> to know if messages are to be output to the </w:t>
      </w:r>
      <w:r w:rsidR="00B47876">
        <w:t>TIU</w:t>
      </w:r>
      <w:r>
        <w:t>.</w:t>
      </w:r>
    </w:p>
    <w:p w:rsidR="00E240B2" w:rsidRDefault="00E240B2" w:rsidP="001D41EA">
      <w:r>
        <w:t xml:space="preserve">This service shall be compliant to the general requirements about message lists usage, refer to section </w:t>
      </w:r>
      <w:r w:rsidR="00033E31">
        <w:fldChar w:fldCharType="begin"/>
      </w:r>
      <w:r w:rsidR="00033E31">
        <w:instrText xml:space="preserve"> REF _Ref378603819 \r \h </w:instrText>
      </w:r>
      <w:r w:rsidR="00033E31">
        <w:fldChar w:fldCharType="separate"/>
      </w:r>
      <w:r w:rsidR="006D6783">
        <w:t>4.1</w:t>
      </w:r>
      <w:r w:rsidR="00033E31">
        <w:fldChar w:fldCharType="end"/>
      </w:r>
      <w:r>
        <w:t>.</w:t>
      </w:r>
    </w:p>
    <w:p w:rsidR="0073014B" w:rsidRDefault="0073014B" w:rsidP="0073014B">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73014B" w:rsidRPr="002231B1" w:rsidTr="00A70577">
        <w:tc>
          <w:tcPr>
            <w:tcW w:w="1843" w:type="dxa"/>
            <w:shd w:val="clear" w:color="auto" w:fill="auto"/>
          </w:tcPr>
          <w:p w:rsidR="0073014B" w:rsidRPr="00A70577" w:rsidRDefault="0073014B" w:rsidP="00A70577">
            <w:pPr>
              <w:tabs>
                <w:tab w:val="center" w:pos="955"/>
              </w:tabs>
              <w:rPr>
                <w:sz w:val="16"/>
                <w:szCs w:val="16"/>
              </w:rPr>
            </w:pPr>
            <w:r w:rsidRPr="00A70577">
              <w:rPr>
                <w:sz w:val="16"/>
                <w:szCs w:val="16"/>
              </w:rPr>
              <w:t>-</w:t>
            </w:r>
          </w:p>
        </w:tc>
        <w:tc>
          <w:tcPr>
            <w:tcW w:w="3666" w:type="dxa"/>
            <w:shd w:val="clear" w:color="auto" w:fill="auto"/>
          </w:tcPr>
          <w:p w:rsidR="0073014B" w:rsidRPr="00A70577" w:rsidRDefault="0073014B" w:rsidP="00A70577">
            <w:pPr>
              <w:rPr>
                <w:sz w:val="16"/>
                <w:szCs w:val="16"/>
                <w:lang w:val="fr-BE"/>
              </w:rPr>
            </w:pPr>
            <w:r w:rsidRPr="00A70577">
              <w:rPr>
                <w:sz w:val="16"/>
                <w:szCs w:val="16"/>
                <w:lang w:val="fr-BE"/>
              </w:rPr>
              <w:t>-</w:t>
            </w:r>
          </w:p>
        </w:tc>
        <w:tc>
          <w:tcPr>
            <w:tcW w:w="870" w:type="dxa"/>
            <w:shd w:val="clear" w:color="auto" w:fill="auto"/>
          </w:tcPr>
          <w:p w:rsidR="0073014B" w:rsidRPr="00A70577" w:rsidRDefault="0073014B" w:rsidP="00A70577">
            <w:pPr>
              <w:rPr>
                <w:sz w:val="16"/>
                <w:szCs w:val="16"/>
              </w:rPr>
            </w:pPr>
            <w:r w:rsidRPr="00A70577">
              <w:rPr>
                <w:sz w:val="16"/>
                <w:szCs w:val="16"/>
              </w:rPr>
              <w:t>-</w:t>
            </w:r>
          </w:p>
        </w:tc>
        <w:tc>
          <w:tcPr>
            <w:tcW w:w="3686" w:type="dxa"/>
            <w:shd w:val="clear" w:color="auto" w:fill="auto"/>
          </w:tcPr>
          <w:p w:rsidR="0073014B" w:rsidRPr="00A70577" w:rsidRDefault="0073014B" w:rsidP="00A70577">
            <w:pPr>
              <w:rPr>
                <w:sz w:val="16"/>
                <w:szCs w:val="16"/>
              </w:rPr>
            </w:pPr>
            <w:r w:rsidRPr="00A70577">
              <w:rPr>
                <w:sz w:val="16"/>
                <w:szCs w:val="16"/>
              </w:rPr>
              <w:t>-</w:t>
            </w:r>
          </w:p>
        </w:tc>
      </w:tr>
    </w:tbl>
    <w:p w:rsidR="0073014B" w:rsidRDefault="0073014B" w:rsidP="0073014B">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63536A" w:rsidRPr="002231B1" w:rsidTr="00A70577">
        <w:tc>
          <w:tcPr>
            <w:tcW w:w="1843" w:type="dxa"/>
            <w:shd w:val="clear" w:color="auto" w:fill="auto"/>
          </w:tcPr>
          <w:p w:rsidR="0063536A" w:rsidRPr="002231B1" w:rsidRDefault="0063536A" w:rsidP="00A70577">
            <w:pPr>
              <w:pStyle w:val="ADANB"/>
            </w:pPr>
            <w:r>
              <w:t>-</w:t>
            </w:r>
          </w:p>
        </w:tc>
        <w:tc>
          <w:tcPr>
            <w:tcW w:w="3666" w:type="dxa"/>
            <w:shd w:val="clear" w:color="auto" w:fill="auto"/>
          </w:tcPr>
          <w:p w:rsidR="0063536A" w:rsidRPr="00A70577" w:rsidRDefault="0063536A" w:rsidP="00A70577">
            <w:pPr>
              <w:pStyle w:val="ADANB"/>
              <w:rPr>
                <w:lang w:val="fr-BE"/>
              </w:rPr>
            </w:pPr>
            <w:r w:rsidRPr="00A70577">
              <w:rPr>
                <w:lang w:val="fr-BE"/>
              </w:rPr>
              <w:t>TYPES.BOOLEAN_T</w:t>
            </w:r>
          </w:p>
        </w:tc>
        <w:tc>
          <w:tcPr>
            <w:tcW w:w="870" w:type="dxa"/>
            <w:shd w:val="clear" w:color="auto" w:fill="auto"/>
          </w:tcPr>
          <w:p w:rsidR="0063536A" w:rsidRPr="002231B1" w:rsidRDefault="0033067D" w:rsidP="00A70577">
            <w:pPr>
              <w:pStyle w:val="ADANB"/>
            </w:pPr>
            <w:r>
              <w:t>out</w:t>
            </w:r>
          </w:p>
        </w:tc>
        <w:tc>
          <w:tcPr>
            <w:tcW w:w="3686" w:type="dxa"/>
            <w:shd w:val="clear" w:color="auto" w:fill="auto"/>
          </w:tcPr>
          <w:p w:rsidR="0063536A" w:rsidRPr="002231B1" w:rsidRDefault="0063536A" w:rsidP="00A70577">
            <w:pPr>
              <w:pStyle w:val="ADANB"/>
            </w:pPr>
            <w:r>
              <w:t xml:space="preserve">Indicate if messages to the </w:t>
            </w:r>
            <w:r w:rsidR="00B47876">
              <w:t xml:space="preserve">TIU </w:t>
            </w:r>
            <w:r>
              <w:t xml:space="preserve">are present in the </w:t>
            </w:r>
            <w:r w:rsidR="00B47876">
              <w:t>Application SW</w:t>
            </w:r>
            <w:r>
              <w:t xml:space="preserve"> output buffers.</w:t>
            </w:r>
          </w:p>
        </w:tc>
      </w:tr>
    </w:tbl>
    <w:p w:rsidR="0073014B" w:rsidRDefault="0073014B" w:rsidP="0073014B">
      <w:pPr>
        <w:pStyle w:val="Titre4"/>
      </w:pPr>
      <w:r>
        <w:t>Expected behaviour &amp; usage</w:t>
      </w:r>
    </w:p>
    <w:p w:rsidR="00FE17D5" w:rsidRDefault="00FE17D5" w:rsidP="001D41EA">
      <w:r>
        <w:t xml:space="preserve">Indicate to the </w:t>
      </w:r>
      <w:r w:rsidR="00B47876">
        <w:t>Basic SW</w:t>
      </w:r>
      <w:r>
        <w:t xml:space="preserve"> whether the output FIFO to the </w:t>
      </w:r>
      <w:r w:rsidR="00B47876">
        <w:t>TIU</w:t>
      </w:r>
      <w:r>
        <w:t xml:space="preserve"> is empty or not.</w:t>
      </w:r>
    </w:p>
    <w:p w:rsidR="00FE17D5" w:rsidRDefault="00FE17D5" w:rsidP="001D41EA">
      <w:r w:rsidRPr="002231B1">
        <w:t xml:space="preserve">The </w:t>
      </w:r>
      <w:r w:rsidR="00B47876">
        <w:t>Basic SW</w:t>
      </w:r>
      <w:r w:rsidRPr="002231B1">
        <w:t xml:space="preserve"> </w:t>
      </w:r>
      <w:r>
        <w:t xml:space="preserve">calls this service to know if it can read messages to the </w:t>
      </w:r>
      <w:r w:rsidR="00B47876">
        <w:t>TIU</w:t>
      </w:r>
      <w:r>
        <w:t xml:space="preserve">. As long as this service returns FALSE, the </w:t>
      </w:r>
      <w:r w:rsidR="00B47876">
        <w:t>Basic SW</w:t>
      </w:r>
      <w:r>
        <w:t xml:space="preserve"> shall read messages to the </w:t>
      </w:r>
      <w:r w:rsidR="00B47876">
        <w:t>TIU</w:t>
      </w:r>
      <w:r>
        <w:t xml:space="preserve"> and dispatch them.</w:t>
      </w:r>
    </w:p>
    <w:p w:rsidR="00467D0C" w:rsidRPr="00467D0C" w:rsidRDefault="00467D0C" w:rsidP="00467D0C">
      <w:pPr>
        <w:pStyle w:val="Corpsdetexte"/>
      </w:pPr>
    </w:p>
    <w:p w:rsidR="00137BDD" w:rsidRDefault="00137BDD" w:rsidP="00137BDD">
      <w:pPr>
        <w:pStyle w:val="Titre3"/>
      </w:pPr>
      <w:bookmarkStart w:id="1413" w:name="_Toc397948271"/>
      <w:r>
        <w:t>Service EB_REQUESTED</w:t>
      </w:r>
      <w:bookmarkEnd w:id="1413"/>
    </w:p>
    <w:p w:rsidR="00137BDD" w:rsidRDefault="00137BDD" w:rsidP="00137BDD">
      <w:pPr>
        <w:pStyle w:val="Titre4"/>
      </w:pPr>
      <w:r>
        <w:t>Description</w:t>
      </w:r>
    </w:p>
    <w:p w:rsidR="00137BDD" w:rsidRDefault="00137BDD" w:rsidP="00137BDD">
      <w:pPr>
        <w:pStyle w:val="Corpsdetexte"/>
      </w:pPr>
      <w:r>
        <w:t>This service is called by the Basic SW in order to know if the Emergency Brake application is requested by the application.</w:t>
      </w:r>
    </w:p>
    <w:p w:rsidR="00703058" w:rsidRPr="003824A8" w:rsidRDefault="00703058" w:rsidP="00137BDD">
      <w:pPr>
        <w:pStyle w:val="Corpsdetexte"/>
      </w:pPr>
      <w:r>
        <w:t>A similar service exit in the TIU interface (see §</w:t>
      </w:r>
      <w:r>
        <w:fldChar w:fldCharType="begin"/>
      </w:r>
      <w:r>
        <w:instrText xml:space="preserve"> REF _Ref391911419 \r \h </w:instrText>
      </w:r>
      <w:r>
        <w:fldChar w:fldCharType="separate"/>
      </w:r>
      <w:r w:rsidR="006D6783">
        <w:t>4.10.3</w:t>
      </w:r>
      <w:r>
        <w:fldChar w:fldCharType="end"/>
      </w:r>
      <w:r>
        <w:t>). Both services have to be used by the application.</w:t>
      </w:r>
    </w:p>
    <w:p w:rsidR="00137BDD" w:rsidRDefault="00137BDD" w:rsidP="00137BDD">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137BDD" w:rsidRPr="002231B1" w:rsidTr="002D246C">
        <w:tc>
          <w:tcPr>
            <w:tcW w:w="1843" w:type="dxa"/>
            <w:shd w:val="clear" w:color="auto" w:fill="auto"/>
          </w:tcPr>
          <w:p w:rsidR="00137BDD" w:rsidRPr="00A70577" w:rsidRDefault="00137BDD" w:rsidP="002D246C">
            <w:pPr>
              <w:rPr>
                <w:sz w:val="16"/>
                <w:szCs w:val="16"/>
              </w:rPr>
            </w:pPr>
            <w:r w:rsidRPr="00A70577">
              <w:rPr>
                <w:sz w:val="16"/>
                <w:szCs w:val="16"/>
              </w:rPr>
              <w:t>Name</w:t>
            </w:r>
          </w:p>
        </w:tc>
        <w:tc>
          <w:tcPr>
            <w:tcW w:w="3666" w:type="dxa"/>
            <w:shd w:val="clear" w:color="auto" w:fill="auto"/>
          </w:tcPr>
          <w:p w:rsidR="00137BDD" w:rsidRPr="00A70577" w:rsidRDefault="00137BDD" w:rsidP="002D246C">
            <w:pPr>
              <w:rPr>
                <w:sz w:val="16"/>
                <w:szCs w:val="16"/>
              </w:rPr>
            </w:pPr>
            <w:r w:rsidRPr="00A70577">
              <w:rPr>
                <w:sz w:val="16"/>
                <w:szCs w:val="16"/>
              </w:rPr>
              <w:t>Type</w:t>
            </w:r>
          </w:p>
        </w:tc>
        <w:tc>
          <w:tcPr>
            <w:tcW w:w="870" w:type="dxa"/>
            <w:shd w:val="clear" w:color="auto" w:fill="auto"/>
          </w:tcPr>
          <w:p w:rsidR="00137BDD" w:rsidRPr="00A70577" w:rsidRDefault="00137BDD" w:rsidP="002D246C">
            <w:pPr>
              <w:rPr>
                <w:sz w:val="16"/>
                <w:szCs w:val="16"/>
              </w:rPr>
            </w:pPr>
            <w:r w:rsidRPr="00A70577">
              <w:rPr>
                <w:sz w:val="16"/>
                <w:szCs w:val="16"/>
              </w:rPr>
              <w:t>Direction</w:t>
            </w:r>
          </w:p>
        </w:tc>
        <w:tc>
          <w:tcPr>
            <w:tcW w:w="3686" w:type="dxa"/>
            <w:shd w:val="clear" w:color="auto" w:fill="auto"/>
          </w:tcPr>
          <w:p w:rsidR="00137BDD" w:rsidRPr="00A70577" w:rsidRDefault="00137BDD" w:rsidP="002D246C">
            <w:pPr>
              <w:rPr>
                <w:sz w:val="16"/>
                <w:szCs w:val="16"/>
              </w:rPr>
            </w:pPr>
            <w:r w:rsidRPr="00A70577">
              <w:rPr>
                <w:sz w:val="16"/>
                <w:szCs w:val="16"/>
              </w:rPr>
              <w:t>Description</w:t>
            </w:r>
          </w:p>
        </w:tc>
      </w:tr>
      <w:tr w:rsidR="00137BDD" w:rsidRPr="002231B1" w:rsidTr="002D246C">
        <w:tc>
          <w:tcPr>
            <w:tcW w:w="1843" w:type="dxa"/>
            <w:shd w:val="clear" w:color="auto" w:fill="auto"/>
          </w:tcPr>
          <w:p w:rsidR="00137BDD" w:rsidRPr="00A70577" w:rsidRDefault="00137BDD" w:rsidP="002D246C">
            <w:pPr>
              <w:tabs>
                <w:tab w:val="center" w:pos="955"/>
              </w:tabs>
              <w:rPr>
                <w:sz w:val="16"/>
                <w:szCs w:val="16"/>
              </w:rPr>
            </w:pPr>
            <w:r w:rsidRPr="00A70577">
              <w:rPr>
                <w:sz w:val="16"/>
                <w:szCs w:val="16"/>
              </w:rPr>
              <w:t>-</w:t>
            </w:r>
          </w:p>
        </w:tc>
        <w:tc>
          <w:tcPr>
            <w:tcW w:w="3666" w:type="dxa"/>
            <w:shd w:val="clear" w:color="auto" w:fill="auto"/>
          </w:tcPr>
          <w:p w:rsidR="00137BDD" w:rsidRPr="00A70577" w:rsidRDefault="00137BDD" w:rsidP="002D246C">
            <w:pPr>
              <w:rPr>
                <w:sz w:val="16"/>
                <w:szCs w:val="16"/>
                <w:lang w:val="fr-BE"/>
              </w:rPr>
            </w:pPr>
            <w:r w:rsidRPr="00A70577">
              <w:rPr>
                <w:sz w:val="16"/>
                <w:szCs w:val="16"/>
                <w:lang w:val="fr-BE"/>
              </w:rPr>
              <w:t>-</w:t>
            </w:r>
          </w:p>
        </w:tc>
        <w:tc>
          <w:tcPr>
            <w:tcW w:w="870" w:type="dxa"/>
            <w:shd w:val="clear" w:color="auto" w:fill="auto"/>
          </w:tcPr>
          <w:p w:rsidR="00137BDD" w:rsidRPr="00A70577" w:rsidRDefault="00137BDD" w:rsidP="002D246C">
            <w:pPr>
              <w:rPr>
                <w:sz w:val="16"/>
                <w:szCs w:val="16"/>
              </w:rPr>
            </w:pPr>
            <w:r w:rsidRPr="00A70577">
              <w:rPr>
                <w:sz w:val="16"/>
                <w:szCs w:val="16"/>
              </w:rPr>
              <w:t>-</w:t>
            </w:r>
          </w:p>
        </w:tc>
        <w:tc>
          <w:tcPr>
            <w:tcW w:w="3686" w:type="dxa"/>
            <w:shd w:val="clear" w:color="auto" w:fill="auto"/>
          </w:tcPr>
          <w:p w:rsidR="00137BDD" w:rsidRPr="00A70577" w:rsidRDefault="00137BDD" w:rsidP="002D246C">
            <w:pPr>
              <w:rPr>
                <w:sz w:val="16"/>
                <w:szCs w:val="16"/>
              </w:rPr>
            </w:pPr>
            <w:r w:rsidRPr="00A70577">
              <w:rPr>
                <w:sz w:val="16"/>
                <w:szCs w:val="16"/>
              </w:rPr>
              <w:t>-</w:t>
            </w:r>
          </w:p>
        </w:tc>
      </w:tr>
    </w:tbl>
    <w:p w:rsidR="00137BDD" w:rsidRDefault="00137BDD" w:rsidP="00137BDD">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137BDD" w:rsidRPr="002231B1" w:rsidTr="002D246C">
        <w:tc>
          <w:tcPr>
            <w:tcW w:w="1843" w:type="dxa"/>
            <w:shd w:val="clear" w:color="auto" w:fill="auto"/>
          </w:tcPr>
          <w:p w:rsidR="00137BDD" w:rsidRPr="00A70577" w:rsidRDefault="00137BDD" w:rsidP="002D246C">
            <w:pPr>
              <w:rPr>
                <w:sz w:val="16"/>
                <w:szCs w:val="16"/>
              </w:rPr>
            </w:pPr>
            <w:r w:rsidRPr="00A70577">
              <w:rPr>
                <w:sz w:val="16"/>
                <w:szCs w:val="16"/>
              </w:rPr>
              <w:t>Name</w:t>
            </w:r>
          </w:p>
        </w:tc>
        <w:tc>
          <w:tcPr>
            <w:tcW w:w="3666" w:type="dxa"/>
            <w:shd w:val="clear" w:color="auto" w:fill="auto"/>
          </w:tcPr>
          <w:p w:rsidR="00137BDD" w:rsidRPr="00A70577" w:rsidRDefault="00137BDD" w:rsidP="002D246C">
            <w:pPr>
              <w:rPr>
                <w:sz w:val="16"/>
                <w:szCs w:val="16"/>
              </w:rPr>
            </w:pPr>
            <w:r w:rsidRPr="00A70577">
              <w:rPr>
                <w:sz w:val="16"/>
                <w:szCs w:val="16"/>
              </w:rPr>
              <w:t>Type</w:t>
            </w:r>
          </w:p>
        </w:tc>
        <w:tc>
          <w:tcPr>
            <w:tcW w:w="870" w:type="dxa"/>
            <w:shd w:val="clear" w:color="auto" w:fill="auto"/>
          </w:tcPr>
          <w:p w:rsidR="00137BDD" w:rsidRPr="00A70577" w:rsidRDefault="00137BDD" w:rsidP="002D246C">
            <w:pPr>
              <w:rPr>
                <w:sz w:val="16"/>
                <w:szCs w:val="16"/>
              </w:rPr>
            </w:pPr>
            <w:r w:rsidRPr="00A70577">
              <w:rPr>
                <w:sz w:val="16"/>
                <w:szCs w:val="16"/>
              </w:rPr>
              <w:t>Direction</w:t>
            </w:r>
          </w:p>
        </w:tc>
        <w:tc>
          <w:tcPr>
            <w:tcW w:w="3686" w:type="dxa"/>
            <w:shd w:val="clear" w:color="auto" w:fill="auto"/>
          </w:tcPr>
          <w:p w:rsidR="00137BDD" w:rsidRPr="00A70577" w:rsidRDefault="00137BDD" w:rsidP="002D246C">
            <w:pPr>
              <w:rPr>
                <w:sz w:val="16"/>
                <w:szCs w:val="16"/>
              </w:rPr>
            </w:pPr>
            <w:r w:rsidRPr="00A70577">
              <w:rPr>
                <w:sz w:val="16"/>
                <w:szCs w:val="16"/>
              </w:rPr>
              <w:t>Description</w:t>
            </w:r>
          </w:p>
        </w:tc>
      </w:tr>
      <w:tr w:rsidR="00137BDD" w:rsidRPr="002231B1" w:rsidTr="002D246C">
        <w:tc>
          <w:tcPr>
            <w:tcW w:w="1843" w:type="dxa"/>
            <w:shd w:val="clear" w:color="auto" w:fill="auto"/>
          </w:tcPr>
          <w:p w:rsidR="00137BDD" w:rsidRPr="002231B1" w:rsidRDefault="00137BDD" w:rsidP="002D246C">
            <w:pPr>
              <w:pStyle w:val="ADANB"/>
            </w:pPr>
            <w:r>
              <w:t>-</w:t>
            </w:r>
          </w:p>
        </w:tc>
        <w:tc>
          <w:tcPr>
            <w:tcW w:w="3666" w:type="dxa"/>
            <w:shd w:val="clear" w:color="auto" w:fill="auto"/>
          </w:tcPr>
          <w:p w:rsidR="00137BDD" w:rsidRPr="00A70577" w:rsidRDefault="00137BDD" w:rsidP="002D246C">
            <w:pPr>
              <w:pStyle w:val="ADANB"/>
              <w:rPr>
                <w:lang w:val="fr-BE"/>
              </w:rPr>
            </w:pPr>
            <w:r w:rsidRPr="00A70577">
              <w:rPr>
                <w:lang w:val="fr-BE"/>
              </w:rPr>
              <w:t>TYPES.BOOLEAN_T</w:t>
            </w:r>
          </w:p>
        </w:tc>
        <w:tc>
          <w:tcPr>
            <w:tcW w:w="870" w:type="dxa"/>
            <w:shd w:val="clear" w:color="auto" w:fill="auto"/>
          </w:tcPr>
          <w:p w:rsidR="00137BDD" w:rsidRPr="002231B1" w:rsidRDefault="00137BDD" w:rsidP="002D246C">
            <w:pPr>
              <w:pStyle w:val="ADANB"/>
            </w:pPr>
            <w:r>
              <w:t>out</w:t>
            </w:r>
          </w:p>
        </w:tc>
        <w:tc>
          <w:tcPr>
            <w:tcW w:w="3686" w:type="dxa"/>
            <w:shd w:val="clear" w:color="auto" w:fill="auto"/>
          </w:tcPr>
          <w:p w:rsidR="00137BDD" w:rsidRDefault="00137BDD" w:rsidP="002D246C">
            <w:pPr>
              <w:pStyle w:val="ADANB"/>
            </w:pPr>
            <w:r>
              <w:t>returns TRUE if the EB is requested by the application</w:t>
            </w:r>
          </w:p>
          <w:p w:rsidR="00137BDD" w:rsidRPr="002231B1" w:rsidRDefault="00137BDD" w:rsidP="00137BDD">
            <w:pPr>
              <w:pStyle w:val="ADANB"/>
            </w:pPr>
            <w:r>
              <w:t xml:space="preserve">returns FALSE if the EB is not requested by the </w:t>
            </w:r>
            <w:r>
              <w:lastRenderedPageBreak/>
              <w:t>application</w:t>
            </w:r>
          </w:p>
        </w:tc>
      </w:tr>
    </w:tbl>
    <w:p w:rsidR="00137BDD" w:rsidRDefault="00137BDD" w:rsidP="00137BDD">
      <w:pPr>
        <w:pStyle w:val="Titre4"/>
      </w:pPr>
      <w:r>
        <w:lastRenderedPageBreak/>
        <w:t>Expected behaviour &amp; usage</w:t>
      </w:r>
    </w:p>
    <w:p w:rsidR="00137BDD" w:rsidRDefault="00137BDD" w:rsidP="00137BDD">
      <w:pPr>
        <w:pStyle w:val="Corpsdetexte"/>
      </w:pPr>
      <w:r>
        <w:t xml:space="preserve">This service shall be called by the Basic SW once per cycle </w:t>
      </w:r>
      <w:r w:rsidR="0018257F">
        <w:t xml:space="preserve">after </w:t>
      </w:r>
      <w:r>
        <w:t>the ACTIVATE_CYCLE service.</w:t>
      </w:r>
    </w:p>
    <w:p w:rsidR="0073014B" w:rsidRDefault="00C300CC" w:rsidP="0073014B">
      <w:pPr>
        <w:pStyle w:val="Corpsdetexte"/>
      </w:pPr>
      <w:r>
        <w:t>The safe application of the Emergency Braking is insured by the Basic SW.</w:t>
      </w:r>
    </w:p>
    <w:p w:rsidR="0073014B" w:rsidRDefault="0073014B" w:rsidP="0073014B">
      <w:pPr>
        <w:pStyle w:val="Corpsdetexte"/>
      </w:pPr>
    </w:p>
    <w:p w:rsidR="0073014B" w:rsidRDefault="0073014B" w:rsidP="0073014B">
      <w:pPr>
        <w:pStyle w:val="Titre3"/>
      </w:pPr>
      <w:bookmarkStart w:id="1414" w:name="_Toc397948272"/>
      <w:r>
        <w:t>Service EVC_ISOLATION_IS_REQUESTED</w:t>
      </w:r>
      <w:bookmarkEnd w:id="1414"/>
    </w:p>
    <w:p w:rsidR="0073014B" w:rsidRDefault="0073014B" w:rsidP="0073014B">
      <w:pPr>
        <w:pStyle w:val="Titre4"/>
      </w:pPr>
      <w:r>
        <w:t>Description</w:t>
      </w:r>
    </w:p>
    <w:p w:rsidR="0073014B" w:rsidRPr="003824A8" w:rsidRDefault="0033067D" w:rsidP="0073014B">
      <w:pPr>
        <w:pStyle w:val="Corpsdetexte"/>
      </w:pPr>
      <w:r>
        <w:t>This service is called by the Basic SW in order to know if the EVC has to be isolated.</w:t>
      </w:r>
    </w:p>
    <w:p w:rsidR="0073014B" w:rsidRDefault="0073014B" w:rsidP="0073014B">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3067D" w:rsidRPr="002231B1" w:rsidTr="00A70577">
        <w:tc>
          <w:tcPr>
            <w:tcW w:w="1843" w:type="dxa"/>
            <w:shd w:val="clear" w:color="auto" w:fill="auto"/>
          </w:tcPr>
          <w:p w:rsidR="0033067D" w:rsidRPr="00A70577" w:rsidRDefault="0033067D" w:rsidP="00A70577">
            <w:pPr>
              <w:rPr>
                <w:sz w:val="16"/>
                <w:szCs w:val="16"/>
              </w:rPr>
            </w:pPr>
            <w:r w:rsidRPr="00A70577">
              <w:rPr>
                <w:sz w:val="16"/>
                <w:szCs w:val="16"/>
              </w:rPr>
              <w:t>Name</w:t>
            </w:r>
          </w:p>
        </w:tc>
        <w:tc>
          <w:tcPr>
            <w:tcW w:w="3666" w:type="dxa"/>
            <w:shd w:val="clear" w:color="auto" w:fill="auto"/>
          </w:tcPr>
          <w:p w:rsidR="0033067D" w:rsidRPr="00A70577" w:rsidRDefault="0033067D" w:rsidP="00A70577">
            <w:pPr>
              <w:rPr>
                <w:sz w:val="16"/>
                <w:szCs w:val="16"/>
              </w:rPr>
            </w:pPr>
            <w:r w:rsidRPr="00A70577">
              <w:rPr>
                <w:sz w:val="16"/>
                <w:szCs w:val="16"/>
              </w:rPr>
              <w:t>Type</w:t>
            </w:r>
          </w:p>
        </w:tc>
        <w:tc>
          <w:tcPr>
            <w:tcW w:w="870" w:type="dxa"/>
            <w:shd w:val="clear" w:color="auto" w:fill="auto"/>
          </w:tcPr>
          <w:p w:rsidR="0033067D" w:rsidRPr="00A70577" w:rsidRDefault="0033067D" w:rsidP="00A70577">
            <w:pPr>
              <w:rPr>
                <w:sz w:val="16"/>
                <w:szCs w:val="16"/>
              </w:rPr>
            </w:pPr>
            <w:r w:rsidRPr="00A70577">
              <w:rPr>
                <w:sz w:val="16"/>
                <w:szCs w:val="16"/>
              </w:rPr>
              <w:t>Direction</w:t>
            </w:r>
          </w:p>
        </w:tc>
        <w:tc>
          <w:tcPr>
            <w:tcW w:w="3686" w:type="dxa"/>
            <w:shd w:val="clear" w:color="auto" w:fill="auto"/>
          </w:tcPr>
          <w:p w:rsidR="0033067D" w:rsidRPr="00A70577" w:rsidRDefault="0033067D" w:rsidP="00A70577">
            <w:pPr>
              <w:rPr>
                <w:sz w:val="16"/>
                <w:szCs w:val="16"/>
              </w:rPr>
            </w:pPr>
            <w:r w:rsidRPr="00A70577">
              <w:rPr>
                <w:sz w:val="16"/>
                <w:szCs w:val="16"/>
              </w:rPr>
              <w:t>Description</w:t>
            </w:r>
          </w:p>
        </w:tc>
      </w:tr>
      <w:tr w:rsidR="0033067D" w:rsidRPr="002231B1" w:rsidTr="00A70577">
        <w:tc>
          <w:tcPr>
            <w:tcW w:w="1843" w:type="dxa"/>
            <w:shd w:val="clear" w:color="auto" w:fill="auto"/>
          </w:tcPr>
          <w:p w:rsidR="0033067D" w:rsidRPr="00A70577" w:rsidRDefault="0033067D" w:rsidP="00A70577">
            <w:pPr>
              <w:tabs>
                <w:tab w:val="center" w:pos="955"/>
              </w:tabs>
              <w:rPr>
                <w:sz w:val="16"/>
                <w:szCs w:val="16"/>
              </w:rPr>
            </w:pPr>
            <w:r w:rsidRPr="00A70577">
              <w:rPr>
                <w:sz w:val="16"/>
                <w:szCs w:val="16"/>
              </w:rPr>
              <w:t>-</w:t>
            </w:r>
          </w:p>
        </w:tc>
        <w:tc>
          <w:tcPr>
            <w:tcW w:w="3666" w:type="dxa"/>
            <w:shd w:val="clear" w:color="auto" w:fill="auto"/>
          </w:tcPr>
          <w:p w:rsidR="0033067D" w:rsidRPr="00A70577" w:rsidRDefault="0033067D" w:rsidP="00A70577">
            <w:pPr>
              <w:rPr>
                <w:sz w:val="16"/>
                <w:szCs w:val="16"/>
                <w:lang w:val="fr-BE"/>
              </w:rPr>
            </w:pPr>
            <w:r w:rsidRPr="00A70577">
              <w:rPr>
                <w:sz w:val="16"/>
                <w:szCs w:val="16"/>
                <w:lang w:val="fr-BE"/>
              </w:rPr>
              <w:t>-</w:t>
            </w:r>
          </w:p>
        </w:tc>
        <w:tc>
          <w:tcPr>
            <w:tcW w:w="870" w:type="dxa"/>
            <w:shd w:val="clear" w:color="auto" w:fill="auto"/>
          </w:tcPr>
          <w:p w:rsidR="0033067D" w:rsidRPr="00A70577" w:rsidRDefault="0033067D" w:rsidP="00A70577">
            <w:pPr>
              <w:rPr>
                <w:sz w:val="16"/>
                <w:szCs w:val="16"/>
              </w:rPr>
            </w:pPr>
            <w:r w:rsidRPr="00A70577">
              <w:rPr>
                <w:sz w:val="16"/>
                <w:szCs w:val="16"/>
              </w:rPr>
              <w:t>-</w:t>
            </w:r>
          </w:p>
        </w:tc>
        <w:tc>
          <w:tcPr>
            <w:tcW w:w="3686" w:type="dxa"/>
            <w:shd w:val="clear" w:color="auto" w:fill="auto"/>
          </w:tcPr>
          <w:p w:rsidR="0033067D" w:rsidRPr="00A70577" w:rsidRDefault="0033067D" w:rsidP="00A70577">
            <w:pPr>
              <w:rPr>
                <w:sz w:val="16"/>
                <w:szCs w:val="16"/>
              </w:rPr>
            </w:pPr>
            <w:r w:rsidRPr="00A70577">
              <w:rPr>
                <w:sz w:val="16"/>
                <w:szCs w:val="16"/>
              </w:rPr>
              <w:t>-</w:t>
            </w:r>
          </w:p>
        </w:tc>
      </w:tr>
    </w:tbl>
    <w:p w:rsidR="0073014B" w:rsidRDefault="0073014B" w:rsidP="0073014B">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3067D" w:rsidRPr="002231B1" w:rsidTr="00A70577">
        <w:tc>
          <w:tcPr>
            <w:tcW w:w="1843" w:type="dxa"/>
            <w:shd w:val="clear" w:color="auto" w:fill="auto"/>
          </w:tcPr>
          <w:p w:rsidR="0033067D" w:rsidRPr="00A70577" w:rsidRDefault="0033067D" w:rsidP="00A70577">
            <w:pPr>
              <w:rPr>
                <w:sz w:val="16"/>
                <w:szCs w:val="16"/>
              </w:rPr>
            </w:pPr>
            <w:r w:rsidRPr="00A70577">
              <w:rPr>
                <w:sz w:val="16"/>
                <w:szCs w:val="16"/>
              </w:rPr>
              <w:t>Name</w:t>
            </w:r>
          </w:p>
        </w:tc>
        <w:tc>
          <w:tcPr>
            <w:tcW w:w="3666" w:type="dxa"/>
            <w:shd w:val="clear" w:color="auto" w:fill="auto"/>
          </w:tcPr>
          <w:p w:rsidR="0033067D" w:rsidRPr="00A70577" w:rsidRDefault="0033067D" w:rsidP="00A70577">
            <w:pPr>
              <w:rPr>
                <w:sz w:val="16"/>
                <w:szCs w:val="16"/>
              </w:rPr>
            </w:pPr>
            <w:r w:rsidRPr="00A70577">
              <w:rPr>
                <w:sz w:val="16"/>
                <w:szCs w:val="16"/>
              </w:rPr>
              <w:t>Type</w:t>
            </w:r>
          </w:p>
        </w:tc>
        <w:tc>
          <w:tcPr>
            <w:tcW w:w="870" w:type="dxa"/>
            <w:shd w:val="clear" w:color="auto" w:fill="auto"/>
          </w:tcPr>
          <w:p w:rsidR="0033067D" w:rsidRPr="00A70577" w:rsidRDefault="0033067D" w:rsidP="00A70577">
            <w:pPr>
              <w:rPr>
                <w:sz w:val="16"/>
                <w:szCs w:val="16"/>
              </w:rPr>
            </w:pPr>
            <w:r w:rsidRPr="00A70577">
              <w:rPr>
                <w:sz w:val="16"/>
                <w:szCs w:val="16"/>
              </w:rPr>
              <w:t>Direction</w:t>
            </w:r>
          </w:p>
        </w:tc>
        <w:tc>
          <w:tcPr>
            <w:tcW w:w="3686" w:type="dxa"/>
            <w:shd w:val="clear" w:color="auto" w:fill="auto"/>
          </w:tcPr>
          <w:p w:rsidR="0033067D" w:rsidRPr="00A70577" w:rsidRDefault="0033067D" w:rsidP="00A70577">
            <w:pPr>
              <w:rPr>
                <w:sz w:val="16"/>
                <w:szCs w:val="16"/>
              </w:rPr>
            </w:pPr>
            <w:r w:rsidRPr="00A70577">
              <w:rPr>
                <w:sz w:val="16"/>
                <w:szCs w:val="16"/>
              </w:rPr>
              <w:t>Description</w:t>
            </w:r>
          </w:p>
        </w:tc>
      </w:tr>
      <w:tr w:rsidR="0033067D" w:rsidRPr="002231B1" w:rsidTr="00A70577">
        <w:tc>
          <w:tcPr>
            <w:tcW w:w="1843" w:type="dxa"/>
            <w:shd w:val="clear" w:color="auto" w:fill="auto"/>
          </w:tcPr>
          <w:p w:rsidR="0033067D" w:rsidRPr="002231B1" w:rsidRDefault="0033067D" w:rsidP="00A70577">
            <w:pPr>
              <w:pStyle w:val="ADANB"/>
            </w:pPr>
            <w:r>
              <w:t>-</w:t>
            </w:r>
          </w:p>
        </w:tc>
        <w:tc>
          <w:tcPr>
            <w:tcW w:w="3666" w:type="dxa"/>
            <w:shd w:val="clear" w:color="auto" w:fill="auto"/>
          </w:tcPr>
          <w:p w:rsidR="0033067D" w:rsidRPr="00A70577" w:rsidRDefault="0033067D" w:rsidP="00A70577">
            <w:pPr>
              <w:pStyle w:val="ADANB"/>
              <w:rPr>
                <w:lang w:val="fr-BE"/>
              </w:rPr>
            </w:pPr>
            <w:r w:rsidRPr="00A70577">
              <w:rPr>
                <w:lang w:val="fr-BE"/>
              </w:rPr>
              <w:t>TYPES.BOOLEAN_T</w:t>
            </w:r>
          </w:p>
        </w:tc>
        <w:tc>
          <w:tcPr>
            <w:tcW w:w="870" w:type="dxa"/>
            <w:shd w:val="clear" w:color="auto" w:fill="auto"/>
          </w:tcPr>
          <w:p w:rsidR="0033067D" w:rsidRPr="002231B1" w:rsidRDefault="0033067D" w:rsidP="00A70577">
            <w:pPr>
              <w:pStyle w:val="ADANB"/>
            </w:pPr>
            <w:r>
              <w:t>out</w:t>
            </w:r>
          </w:p>
        </w:tc>
        <w:tc>
          <w:tcPr>
            <w:tcW w:w="3686" w:type="dxa"/>
            <w:shd w:val="clear" w:color="auto" w:fill="auto"/>
          </w:tcPr>
          <w:p w:rsidR="0033067D" w:rsidRPr="002231B1" w:rsidRDefault="0033067D" w:rsidP="00A70577">
            <w:pPr>
              <w:pStyle w:val="ADANB"/>
            </w:pPr>
            <w:r>
              <w:t>returns TRUE if the EVC has to be isolated</w:t>
            </w:r>
          </w:p>
        </w:tc>
      </w:tr>
    </w:tbl>
    <w:p w:rsidR="0073014B" w:rsidRDefault="0073014B" w:rsidP="0073014B">
      <w:pPr>
        <w:pStyle w:val="Corpsdetexte"/>
      </w:pPr>
    </w:p>
    <w:p w:rsidR="0073014B" w:rsidRDefault="0073014B" w:rsidP="0073014B">
      <w:pPr>
        <w:pStyle w:val="Titre4"/>
      </w:pPr>
      <w:r>
        <w:t>Expected behaviour &amp; usage</w:t>
      </w:r>
    </w:p>
    <w:p w:rsidR="0073014B" w:rsidRDefault="0033067D" w:rsidP="0073014B">
      <w:pPr>
        <w:pStyle w:val="Corpsdetexte"/>
      </w:pPr>
      <w:r>
        <w:t xml:space="preserve">This service shall be called by the Basic SW once per cycle </w:t>
      </w:r>
      <w:r w:rsidR="0018257F">
        <w:t xml:space="preserve">after </w:t>
      </w:r>
      <w:r>
        <w:t xml:space="preserve"> the ACTIVATE_CYCLE service.</w:t>
      </w:r>
    </w:p>
    <w:p w:rsidR="007F1DC3" w:rsidRDefault="007F1DC3" w:rsidP="0073014B">
      <w:pPr>
        <w:pStyle w:val="Corpsdetexte"/>
      </w:pPr>
    </w:p>
    <w:p w:rsidR="0073014B" w:rsidRDefault="0073014B" w:rsidP="0073014B">
      <w:pPr>
        <w:pStyle w:val="Titre3"/>
      </w:pPr>
      <w:bookmarkStart w:id="1415" w:name="_Toc397948273"/>
      <w:r>
        <w:t>Service OCCUPIED_CABIN</w:t>
      </w:r>
      <w:bookmarkEnd w:id="1415"/>
    </w:p>
    <w:p w:rsidR="0073014B" w:rsidRDefault="0073014B" w:rsidP="0073014B">
      <w:pPr>
        <w:pStyle w:val="Titre4"/>
      </w:pPr>
      <w:r>
        <w:t>Description</w:t>
      </w:r>
    </w:p>
    <w:p w:rsidR="0073014B" w:rsidRPr="003824A8" w:rsidRDefault="0033067D" w:rsidP="0073014B">
      <w:pPr>
        <w:pStyle w:val="Corpsdetexte"/>
      </w:pPr>
      <w:r>
        <w:t>This service is called by the Basic SW in order to know which cabin is occupied.</w:t>
      </w:r>
    </w:p>
    <w:p w:rsidR="0073014B" w:rsidRDefault="0073014B" w:rsidP="0073014B">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3067D" w:rsidRPr="002231B1" w:rsidTr="00A70577">
        <w:tc>
          <w:tcPr>
            <w:tcW w:w="1843" w:type="dxa"/>
            <w:shd w:val="clear" w:color="auto" w:fill="auto"/>
          </w:tcPr>
          <w:p w:rsidR="0033067D" w:rsidRPr="00A70577" w:rsidRDefault="0033067D" w:rsidP="00A70577">
            <w:pPr>
              <w:rPr>
                <w:sz w:val="16"/>
                <w:szCs w:val="16"/>
              </w:rPr>
            </w:pPr>
            <w:r w:rsidRPr="00A70577">
              <w:rPr>
                <w:sz w:val="16"/>
                <w:szCs w:val="16"/>
              </w:rPr>
              <w:t>Name</w:t>
            </w:r>
          </w:p>
        </w:tc>
        <w:tc>
          <w:tcPr>
            <w:tcW w:w="3666" w:type="dxa"/>
            <w:shd w:val="clear" w:color="auto" w:fill="auto"/>
          </w:tcPr>
          <w:p w:rsidR="0033067D" w:rsidRPr="00A70577" w:rsidRDefault="0033067D" w:rsidP="00A70577">
            <w:pPr>
              <w:rPr>
                <w:sz w:val="16"/>
                <w:szCs w:val="16"/>
              </w:rPr>
            </w:pPr>
            <w:r w:rsidRPr="00A70577">
              <w:rPr>
                <w:sz w:val="16"/>
                <w:szCs w:val="16"/>
              </w:rPr>
              <w:t>Type</w:t>
            </w:r>
          </w:p>
        </w:tc>
        <w:tc>
          <w:tcPr>
            <w:tcW w:w="870" w:type="dxa"/>
            <w:shd w:val="clear" w:color="auto" w:fill="auto"/>
          </w:tcPr>
          <w:p w:rsidR="0033067D" w:rsidRPr="00A70577" w:rsidRDefault="0033067D" w:rsidP="00A70577">
            <w:pPr>
              <w:rPr>
                <w:sz w:val="16"/>
                <w:szCs w:val="16"/>
              </w:rPr>
            </w:pPr>
            <w:r w:rsidRPr="00A70577">
              <w:rPr>
                <w:sz w:val="16"/>
                <w:szCs w:val="16"/>
              </w:rPr>
              <w:t>Direction</w:t>
            </w:r>
          </w:p>
        </w:tc>
        <w:tc>
          <w:tcPr>
            <w:tcW w:w="3686" w:type="dxa"/>
            <w:shd w:val="clear" w:color="auto" w:fill="auto"/>
          </w:tcPr>
          <w:p w:rsidR="0033067D" w:rsidRPr="00A70577" w:rsidRDefault="0033067D" w:rsidP="00A70577">
            <w:pPr>
              <w:rPr>
                <w:sz w:val="16"/>
                <w:szCs w:val="16"/>
              </w:rPr>
            </w:pPr>
            <w:r w:rsidRPr="00A70577">
              <w:rPr>
                <w:sz w:val="16"/>
                <w:szCs w:val="16"/>
              </w:rPr>
              <w:t>Description</w:t>
            </w:r>
          </w:p>
        </w:tc>
      </w:tr>
      <w:tr w:rsidR="0033067D" w:rsidRPr="002231B1" w:rsidTr="00A70577">
        <w:tc>
          <w:tcPr>
            <w:tcW w:w="1843" w:type="dxa"/>
            <w:shd w:val="clear" w:color="auto" w:fill="auto"/>
          </w:tcPr>
          <w:p w:rsidR="0033067D" w:rsidRPr="00A70577" w:rsidRDefault="0033067D" w:rsidP="00A70577">
            <w:pPr>
              <w:tabs>
                <w:tab w:val="center" w:pos="955"/>
              </w:tabs>
              <w:rPr>
                <w:sz w:val="16"/>
                <w:szCs w:val="16"/>
              </w:rPr>
            </w:pPr>
            <w:r w:rsidRPr="00A70577">
              <w:rPr>
                <w:sz w:val="16"/>
                <w:szCs w:val="16"/>
              </w:rPr>
              <w:t>-</w:t>
            </w:r>
          </w:p>
        </w:tc>
        <w:tc>
          <w:tcPr>
            <w:tcW w:w="3666" w:type="dxa"/>
            <w:shd w:val="clear" w:color="auto" w:fill="auto"/>
          </w:tcPr>
          <w:p w:rsidR="0033067D" w:rsidRPr="00A70577" w:rsidRDefault="0033067D" w:rsidP="00A70577">
            <w:pPr>
              <w:rPr>
                <w:sz w:val="16"/>
                <w:szCs w:val="16"/>
                <w:lang w:val="fr-BE"/>
              </w:rPr>
            </w:pPr>
            <w:r w:rsidRPr="00A70577">
              <w:rPr>
                <w:sz w:val="16"/>
                <w:szCs w:val="16"/>
                <w:lang w:val="fr-BE"/>
              </w:rPr>
              <w:t>-</w:t>
            </w:r>
          </w:p>
        </w:tc>
        <w:tc>
          <w:tcPr>
            <w:tcW w:w="870" w:type="dxa"/>
            <w:shd w:val="clear" w:color="auto" w:fill="auto"/>
          </w:tcPr>
          <w:p w:rsidR="0033067D" w:rsidRPr="00A70577" w:rsidRDefault="0033067D" w:rsidP="00A70577">
            <w:pPr>
              <w:rPr>
                <w:sz w:val="16"/>
                <w:szCs w:val="16"/>
              </w:rPr>
            </w:pPr>
            <w:r w:rsidRPr="00A70577">
              <w:rPr>
                <w:sz w:val="16"/>
                <w:szCs w:val="16"/>
              </w:rPr>
              <w:t>-</w:t>
            </w:r>
          </w:p>
        </w:tc>
        <w:tc>
          <w:tcPr>
            <w:tcW w:w="3686" w:type="dxa"/>
            <w:shd w:val="clear" w:color="auto" w:fill="auto"/>
          </w:tcPr>
          <w:p w:rsidR="0033067D" w:rsidRPr="00A70577" w:rsidRDefault="0033067D" w:rsidP="00A70577">
            <w:pPr>
              <w:rPr>
                <w:sz w:val="16"/>
                <w:szCs w:val="16"/>
              </w:rPr>
            </w:pPr>
            <w:r w:rsidRPr="00A70577">
              <w:rPr>
                <w:sz w:val="16"/>
                <w:szCs w:val="16"/>
              </w:rPr>
              <w:t>-</w:t>
            </w:r>
          </w:p>
        </w:tc>
      </w:tr>
    </w:tbl>
    <w:p w:rsidR="0073014B" w:rsidRDefault="0073014B" w:rsidP="0073014B">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3067D" w:rsidRPr="002231B1" w:rsidTr="00A70577">
        <w:tc>
          <w:tcPr>
            <w:tcW w:w="1843" w:type="dxa"/>
            <w:shd w:val="clear" w:color="auto" w:fill="auto"/>
          </w:tcPr>
          <w:p w:rsidR="0033067D" w:rsidRPr="00A70577" w:rsidRDefault="0033067D" w:rsidP="00A70577">
            <w:pPr>
              <w:rPr>
                <w:sz w:val="16"/>
                <w:szCs w:val="16"/>
              </w:rPr>
            </w:pPr>
            <w:r w:rsidRPr="00A70577">
              <w:rPr>
                <w:sz w:val="16"/>
                <w:szCs w:val="16"/>
              </w:rPr>
              <w:t>Name</w:t>
            </w:r>
          </w:p>
        </w:tc>
        <w:tc>
          <w:tcPr>
            <w:tcW w:w="3666" w:type="dxa"/>
            <w:shd w:val="clear" w:color="auto" w:fill="auto"/>
          </w:tcPr>
          <w:p w:rsidR="0033067D" w:rsidRPr="00A70577" w:rsidRDefault="0033067D" w:rsidP="00A70577">
            <w:pPr>
              <w:rPr>
                <w:sz w:val="16"/>
                <w:szCs w:val="16"/>
              </w:rPr>
            </w:pPr>
            <w:r w:rsidRPr="00A70577">
              <w:rPr>
                <w:sz w:val="16"/>
                <w:szCs w:val="16"/>
              </w:rPr>
              <w:t>Type</w:t>
            </w:r>
          </w:p>
        </w:tc>
        <w:tc>
          <w:tcPr>
            <w:tcW w:w="870" w:type="dxa"/>
            <w:shd w:val="clear" w:color="auto" w:fill="auto"/>
          </w:tcPr>
          <w:p w:rsidR="0033067D" w:rsidRPr="00A70577" w:rsidRDefault="0033067D" w:rsidP="00A70577">
            <w:pPr>
              <w:rPr>
                <w:sz w:val="16"/>
                <w:szCs w:val="16"/>
              </w:rPr>
            </w:pPr>
            <w:r w:rsidRPr="00A70577">
              <w:rPr>
                <w:sz w:val="16"/>
                <w:szCs w:val="16"/>
              </w:rPr>
              <w:t>Direction</w:t>
            </w:r>
          </w:p>
        </w:tc>
        <w:tc>
          <w:tcPr>
            <w:tcW w:w="3686" w:type="dxa"/>
            <w:shd w:val="clear" w:color="auto" w:fill="auto"/>
          </w:tcPr>
          <w:p w:rsidR="0033067D" w:rsidRPr="00A70577" w:rsidRDefault="0033067D" w:rsidP="00A70577">
            <w:pPr>
              <w:rPr>
                <w:sz w:val="16"/>
                <w:szCs w:val="16"/>
              </w:rPr>
            </w:pPr>
            <w:r w:rsidRPr="00A70577">
              <w:rPr>
                <w:sz w:val="16"/>
                <w:szCs w:val="16"/>
              </w:rPr>
              <w:t>Description</w:t>
            </w:r>
          </w:p>
        </w:tc>
      </w:tr>
      <w:tr w:rsidR="0033067D" w:rsidRPr="002231B1" w:rsidTr="00A70577">
        <w:tc>
          <w:tcPr>
            <w:tcW w:w="1843" w:type="dxa"/>
            <w:shd w:val="clear" w:color="auto" w:fill="auto"/>
          </w:tcPr>
          <w:p w:rsidR="0033067D" w:rsidRPr="002231B1" w:rsidRDefault="0033067D" w:rsidP="00A70577">
            <w:pPr>
              <w:pStyle w:val="ADANB"/>
            </w:pPr>
            <w:r>
              <w:t>THE_OCCCUPIED_CABIN</w:t>
            </w:r>
          </w:p>
        </w:tc>
        <w:tc>
          <w:tcPr>
            <w:tcW w:w="3666" w:type="dxa"/>
            <w:shd w:val="clear" w:color="auto" w:fill="auto"/>
          </w:tcPr>
          <w:p w:rsidR="0033067D" w:rsidRPr="00A70577" w:rsidRDefault="00766521" w:rsidP="00A70577">
            <w:pPr>
              <w:pStyle w:val="ADANB"/>
              <w:rPr>
                <w:lang w:val="fr-BE"/>
              </w:rPr>
            </w:pPr>
            <w:r w:rsidRPr="00A70577">
              <w:rPr>
                <w:lang w:val="fr-BE"/>
              </w:rPr>
              <w:t>API_TYPES.</w:t>
            </w:r>
            <w:r w:rsidR="0033067D" w:rsidRPr="00A70577">
              <w:rPr>
                <w:lang w:val="fr-BE"/>
              </w:rPr>
              <w:t>OCCUPIED_CABIN_T</w:t>
            </w:r>
          </w:p>
        </w:tc>
        <w:tc>
          <w:tcPr>
            <w:tcW w:w="870" w:type="dxa"/>
            <w:shd w:val="clear" w:color="auto" w:fill="auto"/>
          </w:tcPr>
          <w:p w:rsidR="0033067D" w:rsidRPr="002231B1" w:rsidRDefault="0033067D" w:rsidP="00A70577">
            <w:pPr>
              <w:pStyle w:val="ADANB"/>
            </w:pPr>
            <w:r>
              <w:t>out</w:t>
            </w:r>
          </w:p>
        </w:tc>
        <w:tc>
          <w:tcPr>
            <w:tcW w:w="3686" w:type="dxa"/>
            <w:shd w:val="clear" w:color="auto" w:fill="auto"/>
          </w:tcPr>
          <w:p w:rsidR="0033067D" w:rsidRPr="002231B1" w:rsidRDefault="00766521" w:rsidP="00A70577">
            <w:pPr>
              <w:pStyle w:val="ADANB"/>
            </w:pPr>
            <w:r>
              <w:t>CAB_A</w:t>
            </w:r>
            <w:r w:rsidR="0033067D">
              <w:t>, CAB</w:t>
            </w:r>
            <w:r>
              <w:t>_B</w:t>
            </w:r>
            <w:r w:rsidR="0033067D">
              <w:t>, none</w:t>
            </w:r>
          </w:p>
        </w:tc>
      </w:tr>
    </w:tbl>
    <w:p w:rsidR="0073014B" w:rsidRDefault="0073014B" w:rsidP="0073014B">
      <w:pPr>
        <w:pStyle w:val="Titre4"/>
      </w:pPr>
      <w:r>
        <w:t>Expected behaviour &amp; usage</w:t>
      </w:r>
    </w:p>
    <w:p w:rsidR="0033067D" w:rsidRDefault="0033067D" w:rsidP="0033067D">
      <w:pPr>
        <w:pStyle w:val="Corpsdetexte"/>
      </w:pPr>
      <w:r>
        <w:t xml:space="preserve">This service shall be called by the Basic SW once per cycle </w:t>
      </w:r>
      <w:r w:rsidR="0018257F">
        <w:t>after</w:t>
      </w:r>
      <w:r>
        <w:t xml:space="preserve"> the ACTIVATE_CYCLE service.</w:t>
      </w:r>
    </w:p>
    <w:p w:rsidR="003706A1" w:rsidRPr="003824A8" w:rsidRDefault="003706A1" w:rsidP="003706A1">
      <w:pPr>
        <w:pStyle w:val="Corpsdetexte"/>
      </w:pPr>
    </w:p>
    <w:p w:rsidR="003706A1" w:rsidRDefault="003706A1" w:rsidP="003706A1">
      <w:pPr>
        <w:pStyle w:val="Titre3"/>
      </w:pPr>
      <w:bookmarkStart w:id="1416" w:name="_Toc397948274"/>
      <w:r w:rsidRPr="00196E00">
        <w:t>SW API extract (ADA Source Code)</w:t>
      </w:r>
      <w:bookmarkEnd w:id="1416"/>
    </w:p>
    <w:p w:rsidR="00361CFC" w:rsidRPr="00F41C9A" w:rsidRDefault="00361CFC" w:rsidP="00361CFC">
      <w:pPr>
        <w:pStyle w:val="ADANB"/>
      </w:pPr>
      <w:r w:rsidRPr="00F41C9A">
        <w:t>-------------------------------------------------------------------------------------------------</w:t>
      </w:r>
    </w:p>
    <w:p w:rsidR="00361CFC" w:rsidRPr="00F41C9A" w:rsidRDefault="00361CFC" w:rsidP="00361CFC">
      <w:pPr>
        <w:pStyle w:val="ADANB"/>
      </w:pPr>
      <w:r w:rsidRPr="00F41C9A">
        <w:t>-- TIU types</w:t>
      </w:r>
    </w:p>
    <w:p w:rsidR="00361CFC" w:rsidRPr="00F41C9A" w:rsidRDefault="00361CFC" w:rsidP="00361CFC">
      <w:pPr>
        <w:pStyle w:val="ADANB"/>
      </w:pPr>
      <w:r w:rsidRPr="00F41C9A">
        <w:t>-------------------------------------------------------------------------------------------------</w:t>
      </w:r>
    </w:p>
    <w:p w:rsidR="00361CFC" w:rsidRPr="00F41C9A" w:rsidRDefault="00361CFC" w:rsidP="00361CFC">
      <w:pPr>
        <w:pStyle w:val="ADANB"/>
      </w:pPr>
      <w:r w:rsidRPr="00F41C9A">
        <w:lastRenderedPageBreak/>
        <w:t>-- Possible state of the cabine occupation</w:t>
      </w:r>
    </w:p>
    <w:p w:rsidR="00361CFC" w:rsidRPr="00F41C9A" w:rsidRDefault="00361CFC" w:rsidP="00361CFC">
      <w:pPr>
        <w:pStyle w:val="ADANB"/>
      </w:pPr>
      <w:r w:rsidRPr="00F41C9A">
        <w:t xml:space="preserve">  type OCCUPIED_CABINE_T is (CAB_A, CAB_B, NONE);</w:t>
      </w:r>
    </w:p>
    <w:p w:rsidR="00361CFC" w:rsidRPr="00F41C9A" w:rsidRDefault="00361CFC" w:rsidP="00361CFC">
      <w:pPr>
        <w:pStyle w:val="ADANB"/>
      </w:pPr>
    </w:p>
    <w:p w:rsidR="00361CFC" w:rsidRPr="00F41C9A" w:rsidRDefault="00361CFC" w:rsidP="00361CFC">
      <w:pPr>
        <w:pStyle w:val="ADANB"/>
      </w:pPr>
      <w:r w:rsidRPr="00F41C9A">
        <w:t>package ERTMS_TRAINBORN_GENERIC_API is</w:t>
      </w:r>
    </w:p>
    <w:p w:rsidR="00361CFC" w:rsidRPr="00F41C9A" w:rsidRDefault="00361CFC" w:rsidP="00361CFC">
      <w:pPr>
        <w:pStyle w:val="ADANB"/>
      </w:pPr>
      <w:r w:rsidRPr="00F41C9A">
        <w:t>.</w:t>
      </w:r>
    </w:p>
    <w:p w:rsidR="00361CFC" w:rsidRPr="00F41C9A" w:rsidRDefault="00361CFC" w:rsidP="00361CFC">
      <w:pPr>
        <w:pStyle w:val="ADANB"/>
      </w:pPr>
      <w:r w:rsidRPr="00F41C9A">
        <w:t>.</w:t>
      </w:r>
    </w:p>
    <w:p w:rsidR="00361CFC" w:rsidRPr="00F41C9A" w:rsidRDefault="00361CFC" w:rsidP="00361CFC">
      <w:pPr>
        <w:pStyle w:val="ADANB"/>
      </w:pPr>
      <w:r w:rsidRPr="00F41C9A">
        <w:t>.</w:t>
      </w:r>
    </w:p>
    <w:p w:rsidR="00361CFC" w:rsidRPr="00F41C9A" w:rsidRDefault="00361CFC" w:rsidP="00361CFC">
      <w:pPr>
        <w:pStyle w:val="ADANB"/>
      </w:pPr>
      <w:r w:rsidRPr="00F41C9A">
        <w:t xml:space="preserve">  -------------------------------------------------------------------------------------------------</w:t>
      </w:r>
    </w:p>
    <w:p w:rsidR="00361CFC" w:rsidRPr="00F41C9A" w:rsidRDefault="00361CFC" w:rsidP="00361CFC">
      <w:pPr>
        <w:pStyle w:val="ADANB"/>
      </w:pPr>
      <w:r w:rsidRPr="00F41C9A">
        <w:t xml:space="preserve">  -- TIU services</w:t>
      </w:r>
    </w:p>
    <w:p w:rsidR="00361CFC" w:rsidRPr="00F41C9A" w:rsidRDefault="00361CFC" w:rsidP="00361CFC">
      <w:pPr>
        <w:pStyle w:val="ADANB"/>
      </w:pPr>
      <w:r w:rsidRPr="00F41C9A">
        <w:t xml:space="preserve">  -------------------------------------------------------------------------------------------------</w:t>
      </w:r>
    </w:p>
    <w:p w:rsidR="00361CFC" w:rsidRPr="00F41C9A" w:rsidRDefault="00361CFC" w:rsidP="00361CFC">
      <w:pPr>
        <w:pStyle w:val="ADANB"/>
      </w:pPr>
      <w:r w:rsidRPr="00F41C9A">
        <w:t xml:space="preserve">  -- procedure to deliver TIU message to the application</w:t>
      </w:r>
    </w:p>
    <w:p w:rsidR="00361CFC" w:rsidRPr="00F41C9A" w:rsidRDefault="00361CFC" w:rsidP="00361CFC">
      <w:pPr>
        <w:pStyle w:val="ADANB"/>
      </w:pPr>
      <w:r w:rsidRPr="00F41C9A">
        <w:t xml:space="preserve">  procedure WRITE_TIU_MESSAGE</w:t>
      </w:r>
    </w:p>
    <w:p w:rsidR="00361CFC" w:rsidRPr="00F41C9A" w:rsidRDefault="00361CFC" w:rsidP="00361CFC">
      <w:pPr>
        <w:pStyle w:val="ADANB"/>
      </w:pPr>
      <w:r w:rsidRPr="00F41C9A">
        <w:t xml:space="preserve">    (THE_TIU_MESSAGE : in INTERFACE_LANGUAGE_TYPES.TIU_TO_CORE_BIT_STREAM_T);</w:t>
      </w:r>
    </w:p>
    <w:p w:rsidR="00361CFC" w:rsidRPr="00F41C9A" w:rsidRDefault="00361CFC" w:rsidP="00361CFC">
      <w:pPr>
        <w:pStyle w:val="ADANB"/>
      </w:pPr>
    </w:p>
    <w:p w:rsidR="00361CFC" w:rsidRPr="00F41C9A" w:rsidRDefault="00361CFC" w:rsidP="00361CFC">
      <w:pPr>
        <w:pStyle w:val="ADANB"/>
      </w:pPr>
      <w:r w:rsidRPr="00F41C9A">
        <w:t xml:space="preserve">  -- procedure to read TIU message from the application</w:t>
      </w:r>
    </w:p>
    <w:p w:rsidR="00361CFC" w:rsidRPr="00F41C9A" w:rsidRDefault="00361CFC" w:rsidP="00361CFC">
      <w:pPr>
        <w:pStyle w:val="ADANB"/>
      </w:pPr>
      <w:r w:rsidRPr="00F41C9A">
        <w:t xml:space="preserve">  -- this procedure may be called only if TIU_MESSAGE_QUEUE_IS_EMPTY returns FALSE</w:t>
      </w:r>
    </w:p>
    <w:p w:rsidR="00361CFC" w:rsidRPr="00F41C9A" w:rsidRDefault="00361CFC" w:rsidP="00361CFC">
      <w:pPr>
        <w:pStyle w:val="ADANB"/>
      </w:pPr>
      <w:r w:rsidRPr="00F41C9A">
        <w:t xml:space="preserve">  procedure READ_TIU_MESSAGE</w:t>
      </w:r>
    </w:p>
    <w:p w:rsidR="00361CFC" w:rsidRPr="00F41C9A" w:rsidRDefault="00361CFC" w:rsidP="00361CFC">
      <w:pPr>
        <w:pStyle w:val="ADANB"/>
      </w:pPr>
      <w:r w:rsidRPr="00F41C9A">
        <w:t xml:space="preserve">    (THE_TIU_MESSAGE : out INTERFACE_LANGUAGE_TYPES.CORE_TO_TIU_BIT_STREAM_T);</w:t>
      </w:r>
    </w:p>
    <w:p w:rsidR="00361CFC" w:rsidRPr="00F41C9A" w:rsidRDefault="00361CFC" w:rsidP="00361CFC">
      <w:pPr>
        <w:pStyle w:val="ADANB"/>
      </w:pPr>
      <w:r w:rsidRPr="00F41C9A">
        <w:t xml:space="preserve">  -- this function returns TRUE if the output TIU MESSAGE QUEUE IS EMPTY </w:t>
      </w:r>
    </w:p>
    <w:p w:rsidR="00361CFC" w:rsidRPr="00F41C9A" w:rsidRDefault="00361CFC" w:rsidP="00361CFC">
      <w:pPr>
        <w:pStyle w:val="ADANB"/>
      </w:pPr>
      <w:r w:rsidRPr="00F41C9A">
        <w:t xml:space="preserve">  -- and returns FALSE otherwise</w:t>
      </w:r>
    </w:p>
    <w:p w:rsidR="00361CFC" w:rsidRPr="00F41C9A" w:rsidRDefault="00361CFC" w:rsidP="00361CFC">
      <w:pPr>
        <w:pStyle w:val="ADANB"/>
      </w:pPr>
      <w:r w:rsidRPr="00F41C9A">
        <w:t xml:space="preserve">  function TIU_MESSAGE_QUEUE_IS_EMPTY return TYPES.BOOLEAN_T; </w:t>
      </w:r>
    </w:p>
    <w:p w:rsidR="00361CFC" w:rsidRPr="00F41C9A" w:rsidRDefault="00361CFC" w:rsidP="00361CFC">
      <w:pPr>
        <w:pStyle w:val="ADANB"/>
      </w:pPr>
    </w:p>
    <w:p w:rsidR="00361CFC" w:rsidRPr="00F41C9A" w:rsidRDefault="00361CFC" w:rsidP="00361CFC">
      <w:pPr>
        <w:pStyle w:val="ADANB"/>
      </w:pPr>
    </w:p>
    <w:p w:rsidR="00361CFC" w:rsidRPr="00F41C9A" w:rsidRDefault="00361CFC" w:rsidP="00361CFC">
      <w:pPr>
        <w:pStyle w:val="ADANB"/>
      </w:pPr>
      <w:r w:rsidRPr="00F41C9A">
        <w:t xml:space="preserve">  -- this function returns TRUE if the EVC must be isolated from the train</w:t>
      </w:r>
    </w:p>
    <w:p w:rsidR="00361CFC" w:rsidRPr="00F41C9A" w:rsidRDefault="00361CFC" w:rsidP="00361CFC">
      <w:pPr>
        <w:pStyle w:val="ADANB"/>
      </w:pPr>
      <w:r w:rsidRPr="00F41C9A">
        <w:t xml:space="preserve">  -- and returns FALSE otherwise</w:t>
      </w:r>
    </w:p>
    <w:p w:rsidR="00361CFC" w:rsidRPr="00F41C9A" w:rsidRDefault="00361CFC" w:rsidP="00361CFC">
      <w:pPr>
        <w:pStyle w:val="ADANB"/>
      </w:pPr>
      <w:r w:rsidRPr="00F41C9A">
        <w:t xml:space="preserve">  function EVC_ISOLATION_IS_REQUESTED return TYPES.BOOLEAN_T; </w:t>
      </w:r>
    </w:p>
    <w:p w:rsidR="00361CFC" w:rsidRPr="00F41C9A" w:rsidRDefault="00361CFC" w:rsidP="00361CFC">
      <w:pPr>
        <w:pStyle w:val="ADANB"/>
      </w:pPr>
    </w:p>
    <w:p w:rsidR="00361CFC" w:rsidRPr="00F41C9A" w:rsidRDefault="00361CFC" w:rsidP="00361CFC">
      <w:pPr>
        <w:pStyle w:val="ADANB"/>
      </w:pPr>
      <w:r w:rsidRPr="00F41C9A">
        <w:t xml:space="preserve">  -- this function returns TRUE if the EVC must be isolated from the train</w:t>
      </w:r>
    </w:p>
    <w:p w:rsidR="00361CFC" w:rsidRPr="00F41C9A" w:rsidRDefault="00361CFC" w:rsidP="00361CFC">
      <w:pPr>
        <w:pStyle w:val="ADANB"/>
      </w:pPr>
      <w:r w:rsidRPr="00F41C9A">
        <w:t xml:space="preserve">  -- and returns FALSE otherwise</w:t>
      </w:r>
    </w:p>
    <w:p w:rsidR="00361CFC" w:rsidRPr="00F41C9A" w:rsidRDefault="00361CFC" w:rsidP="00361CFC">
      <w:pPr>
        <w:pStyle w:val="ADANB"/>
      </w:pPr>
      <w:r w:rsidRPr="00F41C9A">
        <w:t xml:space="preserve">  function OCCUPIED_CABINE return ERTMS_TRAINBORN_GENERIC_API_TYPES.OCCUPIED_CABINE_T;</w:t>
      </w:r>
    </w:p>
    <w:p w:rsidR="00361CFC" w:rsidRPr="00F41C9A" w:rsidRDefault="00361CFC" w:rsidP="00361CFC">
      <w:pPr>
        <w:pStyle w:val="ADANB"/>
      </w:pPr>
      <w:r w:rsidRPr="00F41C9A">
        <w:t>.</w:t>
      </w:r>
    </w:p>
    <w:p w:rsidR="00571049" w:rsidRPr="00F41C9A" w:rsidRDefault="00361CFC" w:rsidP="00571049">
      <w:pPr>
        <w:pStyle w:val="Code"/>
        <w:rPr>
          <w:rFonts w:ascii="Alstom" w:hAnsi="Alstom"/>
          <w:noProof/>
          <w:color w:val="1F497D"/>
        </w:rPr>
      </w:pPr>
      <w:r w:rsidRPr="00F41C9A">
        <w:t>.</w:t>
      </w:r>
      <w:r w:rsidR="00571049" w:rsidRPr="00571049">
        <w:rPr>
          <w:rFonts w:ascii="Alstom" w:hAnsi="Alstom"/>
          <w:noProof/>
          <w:color w:val="1F497D"/>
        </w:rPr>
        <w:t xml:space="preserve"> </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 Brakes services</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 function which TRUE if the emergency brakes are requested by the application</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function EB_REQUESTED return TYPES.BOOLEAN_T;</w:t>
      </w:r>
    </w:p>
    <w:p w:rsidR="00571049" w:rsidRPr="00F41C9A" w:rsidRDefault="00571049" w:rsidP="00571049">
      <w:pPr>
        <w:pStyle w:val="Code"/>
        <w:rPr>
          <w:rFonts w:ascii="Alstom" w:hAnsi="Alstom"/>
          <w:noProof/>
          <w:color w:val="1F497D"/>
        </w:rPr>
      </w:pPr>
      <w:r w:rsidRPr="00F41C9A">
        <w:rPr>
          <w:rFonts w:ascii="Alstom" w:hAnsi="Alstom"/>
          <w:noProof/>
          <w:color w:val="1F497D"/>
        </w:rPr>
        <w:t>.</w:t>
      </w:r>
    </w:p>
    <w:p w:rsidR="00361CFC" w:rsidRPr="00F41C9A" w:rsidRDefault="00361CFC" w:rsidP="00361CFC">
      <w:pPr>
        <w:pStyle w:val="ADANB"/>
      </w:pPr>
    </w:p>
    <w:p w:rsidR="00361CFC" w:rsidRPr="00F41C9A" w:rsidRDefault="00361CFC" w:rsidP="00361CFC">
      <w:pPr>
        <w:pStyle w:val="ADANB"/>
      </w:pPr>
      <w:r w:rsidRPr="00F41C9A">
        <w:t>.</w:t>
      </w:r>
    </w:p>
    <w:p w:rsidR="00886DF5" w:rsidRDefault="00361CFC" w:rsidP="001866BC">
      <w:pPr>
        <w:pStyle w:val="ADANB"/>
      </w:pPr>
      <w:r w:rsidRPr="00F41C9A">
        <w:t xml:space="preserve"> end ERTMS_TRAINBORN_GENERIC_API;</w:t>
      </w:r>
    </w:p>
    <w:p w:rsidR="00886DF5" w:rsidRDefault="00886DF5" w:rsidP="00F03507">
      <w:pPr>
        <w:pStyle w:val="Corpsdetexte"/>
      </w:pPr>
    </w:p>
    <w:p w:rsidR="001866BC" w:rsidRPr="00F03507" w:rsidRDefault="001866BC" w:rsidP="00F03507">
      <w:pPr>
        <w:pStyle w:val="Corpsdetexte"/>
      </w:pPr>
    </w:p>
    <w:p w:rsidR="00014789" w:rsidRDefault="00D91A16" w:rsidP="003824A8">
      <w:pPr>
        <w:pStyle w:val="Titre2"/>
      </w:pPr>
      <w:bookmarkStart w:id="1417" w:name="_Toc397948275"/>
      <w:r>
        <w:t>Driver Machine Interface (DMI)</w:t>
      </w:r>
      <w:bookmarkEnd w:id="1417"/>
    </w:p>
    <w:p w:rsidR="00D91A16" w:rsidRPr="00F51479" w:rsidRDefault="00D91A16" w:rsidP="00D91A16">
      <w:pPr>
        <w:pStyle w:val="Titre3"/>
      </w:pPr>
      <w:bookmarkStart w:id="1418" w:name="_Toc397948276"/>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418"/>
    </w:p>
    <w:p w:rsidR="00D91A16" w:rsidRDefault="00D91A16" w:rsidP="00D91A16">
      <w:pPr>
        <w:pStyle w:val="Titre4"/>
      </w:pPr>
      <w:r>
        <w:t>Input</w:t>
      </w:r>
    </w:p>
    <w:p w:rsidR="00D91A16" w:rsidRPr="00982ABA" w:rsidRDefault="00D670FA" w:rsidP="00982ABA">
      <w:pPr>
        <w:pStyle w:val="ADANB"/>
        <w:rPr>
          <w:szCs w:val="22"/>
        </w:rPr>
      </w:pPr>
      <w: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EUROCAB_input_info</w:t>
      </w:r>
    </w:p>
    <w:p w:rsidR="00D91A16" w:rsidRDefault="00D91A16" w:rsidP="00D91A16">
      <w:pPr>
        <w:pStyle w:val="Titre4"/>
      </w:pPr>
      <w:r>
        <w:t>Output</w:t>
      </w:r>
    </w:p>
    <w:p w:rsidR="00DB711A" w:rsidRPr="0098169B"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EUROCAB_output_info</w:t>
      </w:r>
    </w:p>
    <w:p w:rsidR="00B4476D" w:rsidRDefault="00B4476D" w:rsidP="00B4476D">
      <w:pPr>
        <w:pStyle w:val="Titre4"/>
      </w:pPr>
      <w:r>
        <w:lastRenderedPageBreak/>
        <w:t>Application layer (telegram definition)</w:t>
      </w:r>
    </w:p>
    <w:p w:rsidR="00B4476D" w:rsidRDefault="00B4476D" w:rsidP="00D91A16">
      <w:pPr>
        <w:pStyle w:val="Corpsdetexte"/>
      </w:pPr>
      <w:r>
        <w:t xml:space="preserve">Please refer to </w:t>
      </w:r>
      <w:r w:rsidR="006F331F">
        <w:fldChar w:fldCharType="begin"/>
      </w:r>
      <w:r w:rsidR="006F331F">
        <w:instrText xml:space="preserve"> REF _Ref378683078 \r \h </w:instrText>
      </w:r>
      <w:r w:rsidR="006F331F">
        <w:fldChar w:fldCharType="separate"/>
      </w:r>
      <w:r w:rsidR="006D6783">
        <w:t>/5/</w:t>
      </w:r>
      <w:r w:rsidR="006F331F">
        <w:fldChar w:fldCharType="end"/>
      </w:r>
      <w:r>
        <w:t>.</w:t>
      </w:r>
    </w:p>
    <w:p w:rsidR="001F1137" w:rsidRPr="003824A8" w:rsidRDefault="001F1137" w:rsidP="00D91A16">
      <w:pPr>
        <w:pStyle w:val="Corpsdetexte"/>
      </w:pPr>
    </w:p>
    <w:p w:rsidR="00D91A16" w:rsidRDefault="00D91A16" w:rsidP="00D91A16">
      <w:pPr>
        <w:pStyle w:val="Titre3"/>
      </w:pPr>
      <w:bookmarkStart w:id="1419" w:name="_Toc397948277"/>
      <w:r>
        <w:t xml:space="preserve">Service </w:t>
      </w:r>
      <w:r w:rsidR="00CA3745" w:rsidRPr="00CA1B16">
        <w:t>WRITE_MMI_MESSAGE</w:t>
      </w:r>
      <w:bookmarkEnd w:id="1419"/>
    </w:p>
    <w:p w:rsidR="00D91A16" w:rsidRDefault="00D91A16" w:rsidP="00D91A16">
      <w:pPr>
        <w:pStyle w:val="Titre4"/>
      </w:pPr>
      <w:r>
        <w:t>Description</w:t>
      </w:r>
    </w:p>
    <w:p w:rsidR="00CA3745" w:rsidRDefault="00CA3745" w:rsidP="00C04C7D">
      <w:r>
        <w:t xml:space="preserve">The service is used by the </w:t>
      </w:r>
      <w:r w:rsidR="00C04C7D">
        <w:t>Basic SW</w:t>
      </w:r>
      <w:r>
        <w:t xml:space="preserve"> to provide the messages received from the </w:t>
      </w:r>
      <w:r w:rsidR="00C04C7D">
        <w:t xml:space="preserve">DMI </w:t>
      </w:r>
      <w:r>
        <w:t xml:space="preserve">to the </w:t>
      </w:r>
      <w:r w:rsidR="00600113">
        <w:t>Application SW</w:t>
      </w:r>
      <w:r>
        <w:t>.</w:t>
      </w:r>
    </w:p>
    <w:p w:rsidR="00CA3745" w:rsidRDefault="00CA3745" w:rsidP="00600113">
      <w:r>
        <w:t xml:space="preserve">This service shall be compliant to the general requirements about message lists usage, refer to section </w:t>
      </w:r>
      <w:r w:rsidR="00600113">
        <w:fldChar w:fldCharType="begin"/>
      </w:r>
      <w:r w:rsidR="00600113">
        <w:instrText xml:space="preserve"> REF _Ref335233690 \r \h </w:instrText>
      </w:r>
      <w:r w:rsidR="00600113">
        <w:fldChar w:fldCharType="separate"/>
      </w:r>
      <w:r w:rsidR="006D6783">
        <w:t>4.1.1</w:t>
      </w:r>
      <w:r w:rsidR="00600113">
        <w:fldChar w:fldCharType="end"/>
      </w:r>
      <w:r>
        <w:t>.</w:t>
      </w:r>
    </w:p>
    <w:p w:rsidR="00D91A16" w:rsidRDefault="00D91A16" w:rsidP="00D91A16">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A3745" w:rsidRPr="002231B1" w:rsidTr="00A70577">
        <w:tc>
          <w:tcPr>
            <w:tcW w:w="1843" w:type="dxa"/>
            <w:shd w:val="clear" w:color="auto" w:fill="auto"/>
          </w:tcPr>
          <w:p w:rsidR="00CA3745" w:rsidRPr="002231B1" w:rsidRDefault="00CA3745" w:rsidP="00A677DD">
            <w:pPr>
              <w:pStyle w:val="Table0"/>
            </w:pPr>
            <w:r w:rsidRPr="002231B1">
              <w:t>Name</w:t>
            </w:r>
          </w:p>
        </w:tc>
        <w:tc>
          <w:tcPr>
            <w:tcW w:w="3686" w:type="dxa"/>
            <w:shd w:val="clear" w:color="auto" w:fill="auto"/>
          </w:tcPr>
          <w:p w:rsidR="00CA3745" w:rsidRPr="002231B1" w:rsidRDefault="00CA3745" w:rsidP="00A677DD">
            <w:pPr>
              <w:pStyle w:val="Table0"/>
            </w:pPr>
            <w:r w:rsidRPr="002231B1">
              <w:t>Type</w:t>
            </w:r>
          </w:p>
        </w:tc>
        <w:tc>
          <w:tcPr>
            <w:tcW w:w="850" w:type="dxa"/>
            <w:shd w:val="clear" w:color="auto" w:fill="auto"/>
          </w:tcPr>
          <w:p w:rsidR="00CA3745" w:rsidRPr="002231B1" w:rsidRDefault="00CA3745" w:rsidP="00A677DD">
            <w:pPr>
              <w:pStyle w:val="Table0"/>
            </w:pPr>
            <w:r w:rsidRPr="002231B1">
              <w:t>Direction</w:t>
            </w:r>
          </w:p>
        </w:tc>
        <w:tc>
          <w:tcPr>
            <w:tcW w:w="3686" w:type="dxa"/>
            <w:shd w:val="clear" w:color="auto" w:fill="auto"/>
          </w:tcPr>
          <w:p w:rsidR="00CA3745" w:rsidRPr="002231B1" w:rsidRDefault="00CA3745" w:rsidP="00A677DD">
            <w:pPr>
              <w:pStyle w:val="Table0"/>
            </w:pPr>
            <w:r w:rsidRPr="002231B1">
              <w:t>Description</w:t>
            </w:r>
          </w:p>
        </w:tc>
      </w:tr>
      <w:tr w:rsidR="00CA3745" w:rsidRPr="0043297A" w:rsidTr="00A70577">
        <w:tc>
          <w:tcPr>
            <w:tcW w:w="1843" w:type="dxa"/>
            <w:shd w:val="clear" w:color="auto" w:fill="auto"/>
          </w:tcPr>
          <w:p w:rsidR="00CA3745" w:rsidRPr="002231B1" w:rsidRDefault="00CA3745" w:rsidP="00A70577">
            <w:pPr>
              <w:pStyle w:val="ADANB"/>
            </w:pPr>
            <w:r w:rsidRPr="00CA1B16">
              <w:t>THE_MMI_MESSAGE</w:t>
            </w:r>
          </w:p>
        </w:tc>
        <w:tc>
          <w:tcPr>
            <w:tcW w:w="3686" w:type="dxa"/>
            <w:shd w:val="clear" w:color="auto" w:fill="auto"/>
          </w:tcPr>
          <w:p w:rsidR="00CA3745" w:rsidRPr="00A70577" w:rsidRDefault="00CA3745" w:rsidP="00A70577">
            <w:pPr>
              <w:pStyle w:val="ADANB"/>
              <w:rPr>
                <w:lang w:val="fr-BE"/>
              </w:rPr>
            </w:pPr>
            <w:r w:rsidRPr="00CA1B16">
              <w:t>API_TYPES.MMI_IN_MESSAGE_T</w:t>
            </w:r>
          </w:p>
        </w:tc>
        <w:tc>
          <w:tcPr>
            <w:tcW w:w="850" w:type="dxa"/>
            <w:shd w:val="clear" w:color="auto" w:fill="auto"/>
          </w:tcPr>
          <w:p w:rsidR="00CA3745" w:rsidRPr="00A70577" w:rsidRDefault="00CA3745" w:rsidP="00A70577">
            <w:pPr>
              <w:pStyle w:val="ADANB"/>
              <w:rPr>
                <w:lang w:val="fr-BE"/>
              </w:rPr>
            </w:pPr>
            <w:r w:rsidRPr="00A70577">
              <w:rPr>
                <w:lang w:val="fr-BE"/>
              </w:rPr>
              <w:t>in</w:t>
            </w:r>
          </w:p>
        </w:tc>
        <w:tc>
          <w:tcPr>
            <w:tcW w:w="3686" w:type="dxa"/>
            <w:shd w:val="clear" w:color="auto" w:fill="auto"/>
          </w:tcPr>
          <w:p w:rsidR="00CA3745" w:rsidRPr="0043297A" w:rsidRDefault="00CA3745" w:rsidP="00A70577">
            <w:pPr>
              <w:pStyle w:val="ADANB"/>
            </w:pPr>
            <w:r>
              <w:t>The message from the DMI</w:t>
            </w:r>
          </w:p>
        </w:tc>
      </w:tr>
    </w:tbl>
    <w:p w:rsidR="00D91A16" w:rsidRDefault="00D91A16" w:rsidP="00D91A16">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A3745" w:rsidRPr="002231B1" w:rsidTr="00A70577">
        <w:tc>
          <w:tcPr>
            <w:tcW w:w="1843" w:type="dxa"/>
            <w:shd w:val="clear" w:color="auto" w:fill="auto"/>
          </w:tcPr>
          <w:p w:rsidR="00CA3745" w:rsidRPr="00A70577" w:rsidRDefault="00CA3745" w:rsidP="00A677DD">
            <w:pPr>
              <w:rPr>
                <w:sz w:val="16"/>
                <w:szCs w:val="16"/>
              </w:rPr>
            </w:pPr>
            <w:r w:rsidRPr="00A70577">
              <w:rPr>
                <w:sz w:val="16"/>
                <w:szCs w:val="16"/>
              </w:rPr>
              <w:t>Name</w:t>
            </w:r>
          </w:p>
        </w:tc>
        <w:tc>
          <w:tcPr>
            <w:tcW w:w="3666" w:type="dxa"/>
            <w:shd w:val="clear" w:color="auto" w:fill="auto"/>
          </w:tcPr>
          <w:p w:rsidR="00CA3745" w:rsidRPr="00A70577" w:rsidRDefault="00CA3745" w:rsidP="00A677DD">
            <w:pPr>
              <w:rPr>
                <w:sz w:val="16"/>
                <w:szCs w:val="16"/>
              </w:rPr>
            </w:pPr>
            <w:r w:rsidRPr="00A70577">
              <w:rPr>
                <w:sz w:val="16"/>
                <w:szCs w:val="16"/>
              </w:rPr>
              <w:t>Type</w:t>
            </w:r>
          </w:p>
        </w:tc>
        <w:tc>
          <w:tcPr>
            <w:tcW w:w="870" w:type="dxa"/>
            <w:shd w:val="clear" w:color="auto" w:fill="auto"/>
          </w:tcPr>
          <w:p w:rsidR="00CA3745" w:rsidRPr="00A70577" w:rsidRDefault="00CA3745" w:rsidP="00A677DD">
            <w:pPr>
              <w:rPr>
                <w:sz w:val="16"/>
                <w:szCs w:val="16"/>
              </w:rPr>
            </w:pPr>
            <w:r w:rsidRPr="00A70577">
              <w:rPr>
                <w:sz w:val="16"/>
                <w:szCs w:val="16"/>
              </w:rPr>
              <w:t>Direction</w:t>
            </w:r>
          </w:p>
        </w:tc>
        <w:tc>
          <w:tcPr>
            <w:tcW w:w="3686" w:type="dxa"/>
            <w:shd w:val="clear" w:color="auto" w:fill="auto"/>
          </w:tcPr>
          <w:p w:rsidR="00CA3745" w:rsidRPr="00A70577" w:rsidRDefault="00CA3745" w:rsidP="00A677DD">
            <w:pPr>
              <w:rPr>
                <w:sz w:val="16"/>
                <w:szCs w:val="16"/>
              </w:rPr>
            </w:pPr>
            <w:r w:rsidRPr="00A70577">
              <w:rPr>
                <w:sz w:val="16"/>
                <w:szCs w:val="16"/>
              </w:rPr>
              <w:t>Description</w:t>
            </w:r>
          </w:p>
        </w:tc>
      </w:tr>
      <w:tr w:rsidR="00CA3745" w:rsidRPr="002231B1" w:rsidTr="00A70577">
        <w:tc>
          <w:tcPr>
            <w:tcW w:w="1843" w:type="dxa"/>
            <w:shd w:val="clear" w:color="auto" w:fill="auto"/>
          </w:tcPr>
          <w:p w:rsidR="00CA3745" w:rsidRPr="00A70577" w:rsidRDefault="00CA3745" w:rsidP="00A70577">
            <w:pPr>
              <w:tabs>
                <w:tab w:val="center" w:pos="955"/>
              </w:tabs>
              <w:rPr>
                <w:sz w:val="16"/>
                <w:szCs w:val="16"/>
              </w:rPr>
            </w:pPr>
            <w:r w:rsidRPr="00A70577">
              <w:rPr>
                <w:sz w:val="16"/>
                <w:szCs w:val="16"/>
              </w:rPr>
              <w:t>-</w:t>
            </w:r>
          </w:p>
        </w:tc>
        <w:tc>
          <w:tcPr>
            <w:tcW w:w="3666" w:type="dxa"/>
            <w:shd w:val="clear" w:color="auto" w:fill="auto"/>
          </w:tcPr>
          <w:p w:rsidR="00CA3745" w:rsidRPr="00A70577" w:rsidRDefault="00CA3745" w:rsidP="00A677DD">
            <w:pPr>
              <w:rPr>
                <w:sz w:val="16"/>
                <w:szCs w:val="16"/>
                <w:lang w:val="fr-BE"/>
              </w:rPr>
            </w:pPr>
            <w:r w:rsidRPr="00A70577">
              <w:rPr>
                <w:sz w:val="16"/>
                <w:szCs w:val="16"/>
                <w:lang w:val="fr-BE"/>
              </w:rPr>
              <w:t>-</w:t>
            </w:r>
          </w:p>
        </w:tc>
        <w:tc>
          <w:tcPr>
            <w:tcW w:w="870" w:type="dxa"/>
            <w:shd w:val="clear" w:color="auto" w:fill="auto"/>
          </w:tcPr>
          <w:p w:rsidR="00CA3745" w:rsidRPr="00A70577" w:rsidRDefault="00CA3745" w:rsidP="00A677DD">
            <w:pPr>
              <w:rPr>
                <w:sz w:val="16"/>
                <w:szCs w:val="16"/>
              </w:rPr>
            </w:pPr>
            <w:r w:rsidRPr="00A70577">
              <w:rPr>
                <w:sz w:val="16"/>
                <w:szCs w:val="16"/>
              </w:rPr>
              <w:t>-</w:t>
            </w:r>
          </w:p>
        </w:tc>
        <w:tc>
          <w:tcPr>
            <w:tcW w:w="3686" w:type="dxa"/>
            <w:shd w:val="clear" w:color="auto" w:fill="auto"/>
          </w:tcPr>
          <w:p w:rsidR="00CA3745" w:rsidRPr="00A70577" w:rsidRDefault="00CA3745" w:rsidP="00A677DD">
            <w:pPr>
              <w:rPr>
                <w:sz w:val="16"/>
                <w:szCs w:val="16"/>
              </w:rPr>
            </w:pPr>
            <w:r w:rsidRPr="00A70577">
              <w:rPr>
                <w:sz w:val="16"/>
                <w:szCs w:val="16"/>
              </w:rPr>
              <w:t>-</w:t>
            </w:r>
          </w:p>
        </w:tc>
      </w:tr>
    </w:tbl>
    <w:p w:rsidR="00D91A16" w:rsidRDefault="00D91A16" w:rsidP="00D91A16">
      <w:pPr>
        <w:pStyle w:val="Titre4"/>
      </w:pPr>
      <w:r>
        <w:t>Expected behaviour &amp; usage</w:t>
      </w:r>
    </w:p>
    <w:p w:rsidR="00CA3745" w:rsidRDefault="00CA3745" w:rsidP="00600113">
      <w:r>
        <w:t xml:space="preserve">The messages from the </w:t>
      </w:r>
      <w:r w:rsidR="00C04C7D">
        <w:t>DMI</w:t>
      </w:r>
      <w:r>
        <w:t xml:space="preserve"> can be of multiple kinds :</w:t>
      </w:r>
    </w:p>
    <w:p w:rsidR="00CA3745" w:rsidRDefault="00CA3745" w:rsidP="00CA3745">
      <w:pPr>
        <w:pStyle w:val="Puce1"/>
      </w:pPr>
      <w:r>
        <w:t xml:space="preserve">DATA : a data message is received from the </w:t>
      </w:r>
      <w:r w:rsidR="00C04C7D">
        <w:t>DMI</w:t>
      </w:r>
      <w:r>
        <w:t>. These messages can only be received after the link is connected and before the link is disconnected/Temporary_disconnected.</w:t>
      </w:r>
    </w:p>
    <w:p w:rsidR="00CA3745" w:rsidRDefault="00CA3745" w:rsidP="00CA3745">
      <w:pPr>
        <w:pStyle w:val="Puce1"/>
      </w:pPr>
      <w:r>
        <w:t>CONNECTED : the link with the peer is connected.</w:t>
      </w:r>
    </w:p>
    <w:p w:rsidR="00CA3745" w:rsidRDefault="00CA3745" w:rsidP="00CA3745">
      <w:pPr>
        <w:pStyle w:val="Puce1"/>
      </w:pPr>
      <w:r>
        <w:t xml:space="preserve">TEMPORARY_DISCONNECTED : the link with the </w:t>
      </w:r>
      <w:r w:rsidR="00C04C7D">
        <w:t>DMI</w:t>
      </w:r>
      <w:r>
        <w:t xml:space="preserve"> is no more connected but may be connected again in the future.</w:t>
      </w:r>
    </w:p>
    <w:p w:rsidR="00CA3745" w:rsidRDefault="00CA3745" w:rsidP="00CA3745">
      <w:pPr>
        <w:pStyle w:val="Puce1"/>
      </w:pPr>
      <w:r>
        <w:t>DISCONNECTED : the link is no more connected and shall never be connected again.</w:t>
      </w:r>
    </w:p>
    <w:p w:rsidR="001866BC" w:rsidRDefault="001866BC" w:rsidP="00600113"/>
    <w:p w:rsidR="00CA3745" w:rsidRDefault="00CA3745" w:rsidP="00600113">
      <w:r w:rsidRPr="002231B1">
        <w:t xml:space="preserve">The </w:t>
      </w:r>
      <w:r w:rsidR="00C04C7D">
        <w:t>Basic SW</w:t>
      </w:r>
      <w:r w:rsidRPr="002231B1">
        <w:t xml:space="preserve"> </w:t>
      </w:r>
      <w:r>
        <w:t xml:space="preserve">calls this service, on reception of data from the </w:t>
      </w:r>
      <w:r w:rsidR="00C04C7D">
        <w:t>DMI</w:t>
      </w:r>
      <w:r>
        <w:t xml:space="preserve"> or when the state of the connection with the </w:t>
      </w:r>
      <w:r w:rsidR="00C04C7D">
        <w:t>DMI</w:t>
      </w:r>
      <w:r>
        <w:t xml:space="preserve"> is updated. In any cases, if it is called, it shall be done before the activation of the </w:t>
      </w:r>
      <w:r w:rsidR="00600113">
        <w:t>Application SW</w:t>
      </w:r>
      <w:r>
        <w:t>.</w:t>
      </w:r>
    </w:p>
    <w:p w:rsidR="00CA3745" w:rsidRDefault="00CA3745" w:rsidP="00600113">
      <w:r>
        <w:t xml:space="preserve">A cabin </w:t>
      </w:r>
      <w:r w:rsidR="001866BC">
        <w:t xml:space="preserve">ID </w:t>
      </w:r>
      <w:r>
        <w:t xml:space="preserve">is always associated with a MMI message. </w:t>
      </w:r>
    </w:p>
    <w:p w:rsidR="00CA3745" w:rsidRDefault="00CA3745" w:rsidP="00D91A16">
      <w:pPr>
        <w:pStyle w:val="Corpsdetexte"/>
      </w:pPr>
    </w:p>
    <w:p w:rsidR="00CA3745" w:rsidRDefault="00CA3745" w:rsidP="00CA3745">
      <w:pPr>
        <w:pStyle w:val="Titre3"/>
      </w:pPr>
      <w:bookmarkStart w:id="1420" w:name="_Toc397948278"/>
      <w:r>
        <w:t xml:space="preserve">Service </w:t>
      </w:r>
      <w:r w:rsidRPr="00FF5709">
        <w:t>READ_MMI_MESSAGE</w:t>
      </w:r>
      <w:bookmarkEnd w:id="1420"/>
    </w:p>
    <w:p w:rsidR="00CA3745" w:rsidRDefault="00CA3745" w:rsidP="00CA3745">
      <w:pPr>
        <w:pStyle w:val="Titre4"/>
      </w:pPr>
      <w:r>
        <w:t>Description</w:t>
      </w:r>
    </w:p>
    <w:p w:rsidR="00CA3745" w:rsidRDefault="00CA3745" w:rsidP="00600113">
      <w:r>
        <w:t xml:space="preserve">The service is used by the </w:t>
      </w:r>
      <w:r w:rsidR="00C04C7D">
        <w:t>Basic SW</w:t>
      </w:r>
      <w:r>
        <w:t xml:space="preserve"> to get the messages from the </w:t>
      </w:r>
      <w:r w:rsidR="00600113">
        <w:t>Application SW</w:t>
      </w:r>
      <w:r>
        <w:t xml:space="preserve"> that must be sent to the </w:t>
      </w:r>
      <w:r w:rsidR="00C04C7D">
        <w:t>DMI</w:t>
      </w:r>
      <w:r>
        <w:t>.</w:t>
      </w:r>
    </w:p>
    <w:p w:rsidR="00CA3745" w:rsidRDefault="00CA3745" w:rsidP="00600113">
      <w:r>
        <w:t xml:space="preserve">This service shall be compliant to the general requirements about message lists usage, refer to section </w:t>
      </w:r>
      <w:r w:rsidR="00600113">
        <w:fldChar w:fldCharType="begin"/>
      </w:r>
      <w:r w:rsidR="00600113">
        <w:instrText xml:space="preserve"> REF _Ref335233690 \r \h </w:instrText>
      </w:r>
      <w:r w:rsidR="00600113">
        <w:fldChar w:fldCharType="separate"/>
      </w:r>
      <w:r w:rsidR="006D6783">
        <w:t>4.1.1</w:t>
      </w:r>
      <w:r w:rsidR="00600113">
        <w:fldChar w:fldCharType="end"/>
      </w:r>
      <w:r>
        <w:t>.</w:t>
      </w:r>
    </w:p>
    <w:p w:rsidR="00CA3745" w:rsidRDefault="00CA3745" w:rsidP="00CA3745">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A3745" w:rsidRPr="002231B1" w:rsidTr="00A70577">
        <w:tc>
          <w:tcPr>
            <w:tcW w:w="1843" w:type="dxa"/>
            <w:shd w:val="clear" w:color="auto" w:fill="auto"/>
          </w:tcPr>
          <w:p w:rsidR="00CA3745" w:rsidRPr="002231B1" w:rsidRDefault="00CA3745" w:rsidP="00A677DD">
            <w:pPr>
              <w:pStyle w:val="Table0"/>
            </w:pPr>
            <w:r w:rsidRPr="002231B1">
              <w:t>Name</w:t>
            </w:r>
          </w:p>
        </w:tc>
        <w:tc>
          <w:tcPr>
            <w:tcW w:w="3686" w:type="dxa"/>
            <w:shd w:val="clear" w:color="auto" w:fill="auto"/>
          </w:tcPr>
          <w:p w:rsidR="00CA3745" w:rsidRPr="002231B1" w:rsidRDefault="00CA3745" w:rsidP="00A677DD">
            <w:pPr>
              <w:pStyle w:val="Table0"/>
            </w:pPr>
            <w:r w:rsidRPr="002231B1">
              <w:t>Type</w:t>
            </w:r>
          </w:p>
        </w:tc>
        <w:tc>
          <w:tcPr>
            <w:tcW w:w="850" w:type="dxa"/>
            <w:shd w:val="clear" w:color="auto" w:fill="auto"/>
          </w:tcPr>
          <w:p w:rsidR="00CA3745" w:rsidRPr="002231B1" w:rsidRDefault="00CA3745" w:rsidP="00A677DD">
            <w:pPr>
              <w:pStyle w:val="Table0"/>
            </w:pPr>
            <w:r w:rsidRPr="002231B1">
              <w:t>Direction</w:t>
            </w:r>
          </w:p>
        </w:tc>
        <w:tc>
          <w:tcPr>
            <w:tcW w:w="3686" w:type="dxa"/>
            <w:shd w:val="clear" w:color="auto" w:fill="auto"/>
          </w:tcPr>
          <w:p w:rsidR="00CA3745" w:rsidRPr="002231B1" w:rsidRDefault="00CA3745" w:rsidP="00A677DD">
            <w:pPr>
              <w:pStyle w:val="Table0"/>
            </w:pPr>
            <w:r w:rsidRPr="002231B1">
              <w:t>Description</w:t>
            </w:r>
          </w:p>
        </w:tc>
      </w:tr>
      <w:tr w:rsidR="00CA3745" w:rsidRPr="0043297A" w:rsidTr="00A70577">
        <w:tc>
          <w:tcPr>
            <w:tcW w:w="1843" w:type="dxa"/>
            <w:shd w:val="clear" w:color="auto" w:fill="auto"/>
          </w:tcPr>
          <w:p w:rsidR="00CA3745" w:rsidRPr="002231B1" w:rsidRDefault="00CA3745" w:rsidP="00A70577">
            <w:pPr>
              <w:pStyle w:val="ADANB"/>
            </w:pPr>
            <w:r w:rsidRPr="00CA1B16">
              <w:t>THE_MMI_MESSAGE</w:t>
            </w:r>
          </w:p>
        </w:tc>
        <w:tc>
          <w:tcPr>
            <w:tcW w:w="3686" w:type="dxa"/>
            <w:shd w:val="clear" w:color="auto" w:fill="auto"/>
          </w:tcPr>
          <w:p w:rsidR="00CA3745" w:rsidRPr="00A70577" w:rsidRDefault="00CA3745" w:rsidP="00A70577">
            <w:pPr>
              <w:pStyle w:val="ADANB"/>
              <w:rPr>
                <w:lang w:val="fr-BE"/>
              </w:rPr>
            </w:pPr>
            <w:r w:rsidRPr="00FF5709">
              <w:t>API_TYPES.MMI_OUT_MESSAGE_T</w:t>
            </w:r>
          </w:p>
        </w:tc>
        <w:tc>
          <w:tcPr>
            <w:tcW w:w="850" w:type="dxa"/>
            <w:shd w:val="clear" w:color="auto" w:fill="auto"/>
          </w:tcPr>
          <w:p w:rsidR="00CA3745" w:rsidRPr="00A70577" w:rsidRDefault="00CA3745" w:rsidP="00A70577">
            <w:pPr>
              <w:pStyle w:val="ADANB"/>
              <w:rPr>
                <w:lang w:val="fr-BE"/>
              </w:rPr>
            </w:pPr>
            <w:r w:rsidRPr="00A70577">
              <w:rPr>
                <w:lang w:val="fr-BE"/>
              </w:rPr>
              <w:t>out</w:t>
            </w:r>
          </w:p>
        </w:tc>
        <w:tc>
          <w:tcPr>
            <w:tcW w:w="3686" w:type="dxa"/>
            <w:shd w:val="clear" w:color="auto" w:fill="auto"/>
          </w:tcPr>
          <w:p w:rsidR="00CA3745" w:rsidRPr="0043297A" w:rsidRDefault="00CA3745" w:rsidP="00A70577">
            <w:pPr>
              <w:pStyle w:val="ADANB"/>
            </w:pPr>
            <w:r>
              <w:t>The message to the DMI</w:t>
            </w:r>
          </w:p>
        </w:tc>
      </w:tr>
    </w:tbl>
    <w:p w:rsidR="00CA3745" w:rsidRDefault="00CA3745" w:rsidP="00CA3745">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A3745" w:rsidRPr="002231B1" w:rsidTr="00A70577">
        <w:tc>
          <w:tcPr>
            <w:tcW w:w="1843" w:type="dxa"/>
            <w:shd w:val="clear" w:color="auto" w:fill="auto"/>
          </w:tcPr>
          <w:p w:rsidR="00CA3745" w:rsidRPr="00A70577" w:rsidRDefault="00CA3745" w:rsidP="00A677DD">
            <w:pPr>
              <w:rPr>
                <w:sz w:val="16"/>
                <w:szCs w:val="16"/>
              </w:rPr>
            </w:pPr>
            <w:r w:rsidRPr="00A70577">
              <w:rPr>
                <w:sz w:val="16"/>
                <w:szCs w:val="16"/>
              </w:rPr>
              <w:t>Name</w:t>
            </w:r>
          </w:p>
        </w:tc>
        <w:tc>
          <w:tcPr>
            <w:tcW w:w="3666" w:type="dxa"/>
            <w:shd w:val="clear" w:color="auto" w:fill="auto"/>
          </w:tcPr>
          <w:p w:rsidR="00CA3745" w:rsidRPr="00A70577" w:rsidRDefault="00CA3745" w:rsidP="00A677DD">
            <w:pPr>
              <w:rPr>
                <w:sz w:val="16"/>
                <w:szCs w:val="16"/>
              </w:rPr>
            </w:pPr>
            <w:r w:rsidRPr="00A70577">
              <w:rPr>
                <w:sz w:val="16"/>
                <w:szCs w:val="16"/>
              </w:rPr>
              <w:t>Type</w:t>
            </w:r>
          </w:p>
        </w:tc>
        <w:tc>
          <w:tcPr>
            <w:tcW w:w="870" w:type="dxa"/>
            <w:shd w:val="clear" w:color="auto" w:fill="auto"/>
          </w:tcPr>
          <w:p w:rsidR="00CA3745" w:rsidRPr="00A70577" w:rsidRDefault="00CA3745" w:rsidP="00A677DD">
            <w:pPr>
              <w:rPr>
                <w:sz w:val="16"/>
                <w:szCs w:val="16"/>
              </w:rPr>
            </w:pPr>
            <w:r w:rsidRPr="00A70577">
              <w:rPr>
                <w:sz w:val="16"/>
                <w:szCs w:val="16"/>
              </w:rPr>
              <w:t>Direction</w:t>
            </w:r>
          </w:p>
        </w:tc>
        <w:tc>
          <w:tcPr>
            <w:tcW w:w="3686" w:type="dxa"/>
            <w:shd w:val="clear" w:color="auto" w:fill="auto"/>
          </w:tcPr>
          <w:p w:rsidR="00CA3745" w:rsidRPr="00A70577" w:rsidRDefault="00CA3745" w:rsidP="00A677DD">
            <w:pPr>
              <w:rPr>
                <w:sz w:val="16"/>
                <w:szCs w:val="16"/>
              </w:rPr>
            </w:pPr>
            <w:r w:rsidRPr="00A70577">
              <w:rPr>
                <w:sz w:val="16"/>
                <w:szCs w:val="16"/>
              </w:rPr>
              <w:t>Description</w:t>
            </w:r>
          </w:p>
        </w:tc>
      </w:tr>
      <w:tr w:rsidR="00CA3745" w:rsidRPr="002231B1" w:rsidTr="00A70577">
        <w:tc>
          <w:tcPr>
            <w:tcW w:w="1843" w:type="dxa"/>
            <w:shd w:val="clear" w:color="auto" w:fill="auto"/>
          </w:tcPr>
          <w:p w:rsidR="00CA3745" w:rsidRPr="00A70577" w:rsidRDefault="00CA3745" w:rsidP="00A70577">
            <w:pPr>
              <w:tabs>
                <w:tab w:val="center" w:pos="955"/>
              </w:tabs>
              <w:rPr>
                <w:sz w:val="16"/>
                <w:szCs w:val="16"/>
              </w:rPr>
            </w:pPr>
            <w:r w:rsidRPr="00A70577">
              <w:rPr>
                <w:sz w:val="16"/>
                <w:szCs w:val="16"/>
              </w:rPr>
              <w:lastRenderedPageBreak/>
              <w:t>-</w:t>
            </w:r>
          </w:p>
        </w:tc>
        <w:tc>
          <w:tcPr>
            <w:tcW w:w="3666" w:type="dxa"/>
            <w:shd w:val="clear" w:color="auto" w:fill="auto"/>
          </w:tcPr>
          <w:p w:rsidR="00CA3745" w:rsidRPr="00A70577" w:rsidRDefault="00CA3745" w:rsidP="00A677DD">
            <w:pPr>
              <w:rPr>
                <w:sz w:val="16"/>
                <w:szCs w:val="16"/>
                <w:lang w:val="fr-BE"/>
              </w:rPr>
            </w:pPr>
            <w:r w:rsidRPr="00A70577">
              <w:rPr>
                <w:sz w:val="16"/>
                <w:szCs w:val="16"/>
                <w:lang w:val="fr-BE"/>
              </w:rPr>
              <w:t>-</w:t>
            </w:r>
          </w:p>
        </w:tc>
        <w:tc>
          <w:tcPr>
            <w:tcW w:w="870" w:type="dxa"/>
            <w:shd w:val="clear" w:color="auto" w:fill="auto"/>
          </w:tcPr>
          <w:p w:rsidR="00CA3745" w:rsidRPr="00A70577" w:rsidRDefault="00CA3745" w:rsidP="00A677DD">
            <w:pPr>
              <w:rPr>
                <w:sz w:val="16"/>
                <w:szCs w:val="16"/>
              </w:rPr>
            </w:pPr>
            <w:r w:rsidRPr="00A70577">
              <w:rPr>
                <w:sz w:val="16"/>
                <w:szCs w:val="16"/>
              </w:rPr>
              <w:t>-</w:t>
            </w:r>
          </w:p>
        </w:tc>
        <w:tc>
          <w:tcPr>
            <w:tcW w:w="3686" w:type="dxa"/>
            <w:shd w:val="clear" w:color="auto" w:fill="auto"/>
          </w:tcPr>
          <w:p w:rsidR="00CA3745" w:rsidRPr="00A70577" w:rsidRDefault="00CA3745" w:rsidP="00A677DD">
            <w:pPr>
              <w:rPr>
                <w:sz w:val="16"/>
                <w:szCs w:val="16"/>
              </w:rPr>
            </w:pPr>
            <w:r w:rsidRPr="00A70577">
              <w:rPr>
                <w:sz w:val="16"/>
                <w:szCs w:val="16"/>
              </w:rPr>
              <w:t>-</w:t>
            </w:r>
          </w:p>
        </w:tc>
      </w:tr>
    </w:tbl>
    <w:p w:rsidR="00CA3745" w:rsidRDefault="00CA3745" w:rsidP="00CA3745">
      <w:pPr>
        <w:pStyle w:val="Titre4"/>
      </w:pPr>
      <w:r>
        <w:t>Expected behaviour &amp; usage</w:t>
      </w:r>
    </w:p>
    <w:p w:rsidR="00CA3745" w:rsidRDefault="00CA3745" w:rsidP="00600113">
      <w:r>
        <w:t xml:space="preserve">The messages to the </w:t>
      </w:r>
      <w:r w:rsidR="00C04C7D">
        <w:t>DMI</w:t>
      </w:r>
      <w:r>
        <w:t xml:space="preserve"> can be of multiple kinds :</w:t>
      </w:r>
    </w:p>
    <w:p w:rsidR="00CA3745" w:rsidRDefault="00CA3745" w:rsidP="00CA3745">
      <w:pPr>
        <w:pStyle w:val="Puce1"/>
      </w:pPr>
      <w:r>
        <w:t>DATA : a data message to send.</w:t>
      </w:r>
    </w:p>
    <w:p w:rsidR="00CA3745" w:rsidRDefault="00CA3745" w:rsidP="00CA3745">
      <w:pPr>
        <w:pStyle w:val="Puce1"/>
      </w:pPr>
      <w:r>
        <w:t xml:space="preserve">DISCONNECTION_REQUEST : a request to kill the connection with the </w:t>
      </w:r>
      <w:r w:rsidR="00C04C7D">
        <w:t>DMI</w:t>
      </w:r>
      <w:r>
        <w:t xml:space="preserve">. When received, the connection shall be closed and a confirmation shall be given to the </w:t>
      </w:r>
      <w:r w:rsidR="00600113">
        <w:t>Application SW</w:t>
      </w:r>
      <w:r>
        <w:t>. In that case the link shall never be opened again.</w:t>
      </w:r>
    </w:p>
    <w:p w:rsidR="00CA3745" w:rsidRPr="003D05BC" w:rsidRDefault="00CA3745" w:rsidP="00600113">
      <w:r w:rsidRPr="003D05BC">
        <w:t xml:space="preserve">The </w:t>
      </w:r>
      <w:r w:rsidR="00C04C7D">
        <w:t>Basic SW</w:t>
      </w:r>
      <w:r w:rsidRPr="003D05BC">
        <w:t xml:space="preserve"> calls this service only when the service </w:t>
      </w:r>
      <w:r w:rsidR="00600113">
        <w:t>MMI_MESSAGE_QUEUE_IS_EMPTY</w:t>
      </w:r>
      <w:r w:rsidRPr="003D05BC">
        <w:t xml:space="preserve"> returns FALSE. </w:t>
      </w:r>
    </w:p>
    <w:p w:rsidR="00CA3745" w:rsidRPr="00E3088B" w:rsidRDefault="00CA3745" w:rsidP="001866BC">
      <w:r w:rsidRPr="00B22BB8">
        <w:t xml:space="preserve">After having called the service, the </w:t>
      </w:r>
      <w:r w:rsidR="00C04C7D">
        <w:t>Basic SW</w:t>
      </w:r>
      <w:r w:rsidRPr="00B22BB8">
        <w:t xml:space="preserve"> shall try again a call to the </w:t>
      </w:r>
      <w:r w:rsidR="00FB3517">
        <w:t>MMI_MESSAGE_QUEUE_IS_EMPTY</w:t>
      </w:r>
      <w:r w:rsidRPr="00B22BB8">
        <w:t xml:space="preserve"> to see if other messages mu</w:t>
      </w:r>
      <w:r w:rsidRPr="003D05BC">
        <w:t xml:space="preserve">st be sent to the </w:t>
      </w:r>
      <w:r w:rsidR="00C04C7D">
        <w:t xml:space="preserve">DMI </w:t>
      </w:r>
      <w:r w:rsidRPr="00B22BB8">
        <w:t>and read them if existing</w:t>
      </w:r>
      <w:r w:rsidRPr="003D05BC">
        <w:t>.</w:t>
      </w:r>
    </w:p>
    <w:p w:rsidR="00CA3745" w:rsidRPr="009D17CA" w:rsidRDefault="00CA3745" w:rsidP="001866BC">
      <w:r>
        <w:t xml:space="preserve">A cabin </w:t>
      </w:r>
      <w:r w:rsidR="001866BC">
        <w:t xml:space="preserve">ID </w:t>
      </w:r>
      <w:r>
        <w:t xml:space="preserve">is always associated with a MMI message. </w:t>
      </w:r>
    </w:p>
    <w:p w:rsidR="00CA3745" w:rsidRDefault="00CA3745" w:rsidP="00D91A16">
      <w:pPr>
        <w:pStyle w:val="Corpsdetexte"/>
      </w:pPr>
    </w:p>
    <w:p w:rsidR="00CA3745" w:rsidRPr="002231B1" w:rsidRDefault="00CA3745" w:rsidP="00CA3745">
      <w:pPr>
        <w:pStyle w:val="Titre3"/>
      </w:pPr>
      <w:bookmarkStart w:id="1421" w:name="_Toc397948279"/>
      <w:r>
        <w:t xml:space="preserve">Service </w:t>
      </w:r>
      <w:bookmarkStart w:id="1422" w:name="SGN_MMI_QUEUE_EMPTY"/>
      <w:r w:rsidRPr="007635DE">
        <w:t>MMI_MESSAGE_QUEUE_IS_EMPTY</w:t>
      </w:r>
      <w:bookmarkEnd w:id="1421"/>
      <w:bookmarkEnd w:id="1422"/>
    </w:p>
    <w:p w:rsidR="00CA3745" w:rsidRDefault="00CA3745" w:rsidP="00CA3745">
      <w:pPr>
        <w:pStyle w:val="Titre4"/>
      </w:pPr>
      <w:r>
        <w:t>Description</w:t>
      </w:r>
    </w:p>
    <w:p w:rsidR="00CA3745" w:rsidRDefault="00CA3745" w:rsidP="00C5189E">
      <w:r>
        <w:t xml:space="preserve">The service is used by the </w:t>
      </w:r>
      <w:r w:rsidR="00C04C7D">
        <w:t>Basic SW</w:t>
      </w:r>
      <w:r>
        <w:t xml:space="preserve"> to know if messages are to be output to the </w:t>
      </w:r>
      <w:r w:rsidR="00C04C7D">
        <w:t>DMI</w:t>
      </w:r>
      <w:r>
        <w:t>.</w:t>
      </w:r>
    </w:p>
    <w:p w:rsidR="00CA3745" w:rsidRDefault="00CA3745" w:rsidP="00C5189E">
      <w:r>
        <w:t>This service shall be compliant to the general requirements about message lists usage, refer to section</w:t>
      </w:r>
      <w:r w:rsidR="00B7408B">
        <w:t xml:space="preserve"> </w:t>
      </w:r>
      <w:r w:rsidR="00B7408B">
        <w:fldChar w:fldCharType="begin"/>
      </w:r>
      <w:r w:rsidR="00B7408B">
        <w:instrText xml:space="preserve"> REF _Ref335233690 \r \h </w:instrText>
      </w:r>
      <w:r w:rsidR="00B7408B">
        <w:fldChar w:fldCharType="separate"/>
      </w:r>
      <w:r w:rsidR="006D6783">
        <w:t>4.1.1</w:t>
      </w:r>
      <w:r w:rsidR="00B7408B">
        <w:fldChar w:fldCharType="end"/>
      </w:r>
      <w:r w:rsidR="00C04C7D">
        <w:t>.</w:t>
      </w:r>
    </w:p>
    <w:p w:rsidR="00CA3745" w:rsidRPr="003824A8" w:rsidRDefault="00CA3745" w:rsidP="00CA3745">
      <w:pPr>
        <w:pStyle w:val="Corpsdetexte"/>
      </w:pPr>
    </w:p>
    <w:p w:rsidR="00CA3745" w:rsidRDefault="00CA3745" w:rsidP="00CA3745">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A3745" w:rsidRPr="002231B1" w:rsidTr="00A70577">
        <w:tc>
          <w:tcPr>
            <w:tcW w:w="1843" w:type="dxa"/>
            <w:shd w:val="clear" w:color="auto" w:fill="auto"/>
          </w:tcPr>
          <w:p w:rsidR="00CA3745" w:rsidRPr="002231B1" w:rsidRDefault="00CA3745" w:rsidP="00A677DD">
            <w:pPr>
              <w:pStyle w:val="Table0"/>
            </w:pPr>
            <w:r w:rsidRPr="002231B1">
              <w:t>Name</w:t>
            </w:r>
          </w:p>
        </w:tc>
        <w:tc>
          <w:tcPr>
            <w:tcW w:w="3686" w:type="dxa"/>
            <w:shd w:val="clear" w:color="auto" w:fill="auto"/>
          </w:tcPr>
          <w:p w:rsidR="00CA3745" w:rsidRPr="002231B1" w:rsidRDefault="00CA3745" w:rsidP="00A677DD">
            <w:pPr>
              <w:pStyle w:val="Table0"/>
            </w:pPr>
            <w:r w:rsidRPr="002231B1">
              <w:t>Type</w:t>
            </w:r>
          </w:p>
        </w:tc>
        <w:tc>
          <w:tcPr>
            <w:tcW w:w="850" w:type="dxa"/>
            <w:shd w:val="clear" w:color="auto" w:fill="auto"/>
          </w:tcPr>
          <w:p w:rsidR="00CA3745" w:rsidRPr="002231B1" w:rsidRDefault="00CA3745" w:rsidP="00A677DD">
            <w:pPr>
              <w:pStyle w:val="Table0"/>
            </w:pPr>
            <w:r w:rsidRPr="002231B1">
              <w:t>Direction</w:t>
            </w:r>
          </w:p>
        </w:tc>
        <w:tc>
          <w:tcPr>
            <w:tcW w:w="3686" w:type="dxa"/>
            <w:shd w:val="clear" w:color="auto" w:fill="auto"/>
          </w:tcPr>
          <w:p w:rsidR="00CA3745" w:rsidRPr="002231B1" w:rsidRDefault="00CA3745" w:rsidP="00A677DD">
            <w:pPr>
              <w:pStyle w:val="Table0"/>
            </w:pPr>
            <w:r w:rsidRPr="002231B1">
              <w:t>Description</w:t>
            </w:r>
          </w:p>
        </w:tc>
      </w:tr>
      <w:tr w:rsidR="00CA3745" w:rsidRPr="0043297A" w:rsidTr="00A70577">
        <w:tc>
          <w:tcPr>
            <w:tcW w:w="1843" w:type="dxa"/>
            <w:shd w:val="clear" w:color="auto" w:fill="auto"/>
          </w:tcPr>
          <w:p w:rsidR="00CA3745" w:rsidRPr="002231B1" w:rsidRDefault="00CA3745" w:rsidP="00A677DD">
            <w:pPr>
              <w:pStyle w:val="Table0"/>
            </w:pPr>
            <w:r>
              <w:t>-</w:t>
            </w:r>
          </w:p>
        </w:tc>
        <w:tc>
          <w:tcPr>
            <w:tcW w:w="3686" w:type="dxa"/>
            <w:shd w:val="clear" w:color="auto" w:fill="auto"/>
          </w:tcPr>
          <w:p w:rsidR="00CA3745" w:rsidRPr="00A70577" w:rsidRDefault="00CA3745" w:rsidP="00A677DD">
            <w:pPr>
              <w:pStyle w:val="Table0"/>
              <w:rPr>
                <w:lang w:val="fr-BE"/>
              </w:rPr>
            </w:pPr>
            <w:r w:rsidRPr="00A70577">
              <w:rPr>
                <w:lang w:val="fr-BE"/>
              </w:rPr>
              <w:t>-</w:t>
            </w:r>
          </w:p>
        </w:tc>
        <w:tc>
          <w:tcPr>
            <w:tcW w:w="850" w:type="dxa"/>
            <w:shd w:val="clear" w:color="auto" w:fill="auto"/>
          </w:tcPr>
          <w:p w:rsidR="00CA3745" w:rsidRPr="00A70577" w:rsidRDefault="00CA3745" w:rsidP="00A677DD">
            <w:pPr>
              <w:pStyle w:val="Table0"/>
              <w:rPr>
                <w:lang w:val="fr-BE"/>
              </w:rPr>
            </w:pPr>
            <w:r w:rsidRPr="00A70577">
              <w:rPr>
                <w:lang w:val="fr-BE"/>
              </w:rPr>
              <w:t>-</w:t>
            </w:r>
          </w:p>
        </w:tc>
        <w:tc>
          <w:tcPr>
            <w:tcW w:w="3686" w:type="dxa"/>
            <w:shd w:val="clear" w:color="auto" w:fill="auto"/>
          </w:tcPr>
          <w:p w:rsidR="00CA3745" w:rsidRPr="0043297A" w:rsidRDefault="00CA3745" w:rsidP="00A677DD">
            <w:pPr>
              <w:pStyle w:val="Table0"/>
            </w:pPr>
            <w:r>
              <w:t>-</w:t>
            </w:r>
          </w:p>
        </w:tc>
      </w:tr>
    </w:tbl>
    <w:p w:rsidR="00CA3745" w:rsidRDefault="00CA3745" w:rsidP="00CA3745">
      <w:pPr>
        <w:pStyle w:val="Corpsdetexte"/>
      </w:pPr>
    </w:p>
    <w:p w:rsidR="00CA3745" w:rsidRPr="003824A8" w:rsidRDefault="00CA3745" w:rsidP="00CA3745">
      <w:pPr>
        <w:pStyle w:val="Corpsdetexte"/>
      </w:pPr>
    </w:p>
    <w:p w:rsidR="00CA3745" w:rsidRDefault="00CA3745" w:rsidP="00CA3745">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A3745" w:rsidRPr="002231B1" w:rsidTr="00A70577">
        <w:tc>
          <w:tcPr>
            <w:tcW w:w="1843" w:type="dxa"/>
            <w:shd w:val="clear" w:color="auto" w:fill="auto"/>
          </w:tcPr>
          <w:p w:rsidR="00CA3745" w:rsidRPr="00A70577" w:rsidRDefault="00CA3745" w:rsidP="00A677DD">
            <w:pPr>
              <w:rPr>
                <w:sz w:val="16"/>
                <w:szCs w:val="16"/>
              </w:rPr>
            </w:pPr>
            <w:r w:rsidRPr="00A70577">
              <w:rPr>
                <w:sz w:val="16"/>
                <w:szCs w:val="16"/>
              </w:rPr>
              <w:t>Name</w:t>
            </w:r>
          </w:p>
        </w:tc>
        <w:tc>
          <w:tcPr>
            <w:tcW w:w="3666" w:type="dxa"/>
            <w:shd w:val="clear" w:color="auto" w:fill="auto"/>
          </w:tcPr>
          <w:p w:rsidR="00CA3745" w:rsidRPr="00A70577" w:rsidRDefault="00CA3745" w:rsidP="00A677DD">
            <w:pPr>
              <w:rPr>
                <w:sz w:val="16"/>
                <w:szCs w:val="16"/>
              </w:rPr>
            </w:pPr>
            <w:r w:rsidRPr="00A70577">
              <w:rPr>
                <w:sz w:val="16"/>
                <w:szCs w:val="16"/>
              </w:rPr>
              <w:t>Type</w:t>
            </w:r>
          </w:p>
        </w:tc>
        <w:tc>
          <w:tcPr>
            <w:tcW w:w="870" w:type="dxa"/>
            <w:shd w:val="clear" w:color="auto" w:fill="auto"/>
          </w:tcPr>
          <w:p w:rsidR="00CA3745" w:rsidRPr="00A70577" w:rsidRDefault="00CA3745" w:rsidP="00A677DD">
            <w:pPr>
              <w:rPr>
                <w:sz w:val="16"/>
                <w:szCs w:val="16"/>
              </w:rPr>
            </w:pPr>
            <w:r w:rsidRPr="00A70577">
              <w:rPr>
                <w:sz w:val="16"/>
                <w:szCs w:val="16"/>
              </w:rPr>
              <w:t>Direction</w:t>
            </w:r>
          </w:p>
        </w:tc>
        <w:tc>
          <w:tcPr>
            <w:tcW w:w="3686" w:type="dxa"/>
            <w:shd w:val="clear" w:color="auto" w:fill="auto"/>
          </w:tcPr>
          <w:p w:rsidR="00CA3745" w:rsidRPr="00A70577" w:rsidRDefault="00CA3745" w:rsidP="00A677DD">
            <w:pPr>
              <w:rPr>
                <w:sz w:val="16"/>
                <w:szCs w:val="16"/>
              </w:rPr>
            </w:pPr>
            <w:r w:rsidRPr="00A70577">
              <w:rPr>
                <w:sz w:val="16"/>
                <w:szCs w:val="16"/>
              </w:rPr>
              <w:t>Description</w:t>
            </w:r>
          </w:p>
        </w:tc>
      </w:tr>
      <w:tr w:rsidR="00CA3745" w:rsidRPr="002231B1" w:rsidTr="00A70577">
        <w:tc>
          <w:tcPr>
            <w:tcW w:w="1843" w:type="dxa"/>
            <w:shd w:val="clear" w:color="auto" w:fill="auto"/>
          </w:tcPr>
          <w:p w:rsidR="00CA3745" w:rsidRPr="00766521" w:rsidRDefault="00CA3745" w:rsidP="00766521">
            <w:pPr>
              <w:pStyle w:val="ADANB"/>
            </w:pPr>
            <w:r w:rsidRPr="00766521">
              <w:t>-</w:t>
            </w:r>
          </w:p>
        </w:tc>
        <w:tc>
          <w:tcPr>
            <w:tcW w:w="3666" w:type="dxa"/>
            <w:shd w:val="clear" w:color="auto" w:fill="auto"/>
          </w:tcPr>
          <w:p w:rsidR="00CA3745" w:rsidRPr="00766521" w:rsidRDefault="00CA3745" w:rsidP="00766521">
            <w:pPr>
              <w:pStyle w:val="ADANB"/>
            </w:pPr>
            <w:r w:rsidRPr="00766521">
              <w:t>TYPES.BOOLEAN_T</w:t>
            </w:r>
          </w:p>
        </w:tc>
        <w:tc>
          <w:tcPr>
            <w:tcW w:w="870" w:type="dxa"/>
            <w:shd w:val="clear" w:color="auto" w:fill="auto"/>
          </w:tcPr>
          <w:p w:rsidR="00CA3745" w:rsidRPr="00766521" w:rsidRDefault="00CA3745" w:rsidP="00766521">
            <w:pPr>
              <w:pStyle w:val="ADANB"/>
            </w:pPr>
            <w:r w:rsidRPr="00766521">
              <w:t>-</w:t>
            </w:r>
          </w:p>
        </w:tc>
        <w:tc>
          <w:tcPr>
            <w:tcW w:w="3686" w:type="dxa"/>
            <w:shd w:val="clear" w:color="auto" w:fill="auto"/>
          </w:tcPr>
          <w:p w:rsidR="00CA3745" w:rsidRPr="00766521" w:rsidRDefault="00CA3745" w:rsidP="00766521">
            <w:pPr>
              <w:pStyle w:val="ADANB"/>
            </w:pPr>
            <w:r w:rsidRPr="00766521">
              <w:t xml:space="preserve">Indicate if messages to the DMI are present in the </w:t>
            </w:r>
            <w:r w:rsidR="00600113" w:rsidRPr="00766521">
              <w:t>Application SW</w:t>
            </w:r>
            <w:r w:rsidRPr="00766521">
              <w:t xml:space="preserve"> output buffers.</w:t>
            </w:r>
          </w:p>
        </w:tc>
      </w:tr>
    </w:tbl>
    <w:p w:rsidR="00CA3745" w:rsidRDefault="00CA3745" w:rsidP="00CA3745">
      <w:pPr>
        <w:pStyle w:val="Corpsdetexte"/>
      </w:pPr>
    </w:p>
    <w:p w:rsidR="00CA3745" w:rsidRDefault="00CA3745" w:rsidP="00CA3745">
      <w:pPr>
        <w:pStyle w:val="Titre4"/>
      </w:pPr>
      <w:r>
        <w:t>Expected behaviour &amp; usage</w:t>
      </w:r>
    </w:p>
    <w:p w:rsidR="00CA3745" w:rsidRDefault="00CA3745" w:rsidP="00970B55">
      <w:r>
        <w:t xml:space="preserve">Indicate to the </w:t>
      </w:r>
      <w:r w:rsidR="00C04C7D">
        <w:t>Basic SW</w:t>
      </w:r>
      <w:r>
        <w:t xml:space="preserve"> </w:t>
      </w:r>
      <w:r w:rsidR="00BB681B">
        <w:t>if</w:t>
      </w:r>
      <w:r>
        <w:t xml:space="preserve"> the output fifo to the </w:t>
      </w:r>
      <w:r w:rsidR="00C04C7D">
        <w:t>DMI</w:t>
      </w:r>
      <w:r>
        <w:t xml:space="preserve"> is empty or not.</w:t>
      </w:r>
    </w:p>
    <w:p w:rsidR="00CA3745" w:rsidRDefault="00CA3745" w:rsidP="00970B55">
      <w:r w:rsidRPr="002231B1">
        <w:t xml:space="preserve">The </w:t>
      </w:r>
      <w:r w:rsidR="00C04C7D">
        <w:t>Basic SW</w:t>
      </w:r>
      <w:r w:rsidRPr="002231B1">
        <w:t xml:space="preserve"> </w:t>
      </w:r>
      <w:r>
        <w:t xml:space="preserve">calls this service to know if it can read messages to the </w:t>
      </w:r>
      <w:r w:rsidR="00C04C7D">
        <w:t>DMI</w:t>
      </w:r>
      <w:r>
        <w:t xml:space="preserve">. As long as this service returns FALSE, </w:t>
      </w:r>
      <w:r w:rsidR="00C04C7D">
        <w:t>the Basic SW</w:t>
      </w:r>
      <w:r>
        <w:t xml:space="preserve"> shall read messages to the </w:t>
      </w:r>
      <w:r w:rsidR="00C04C7D">
        <w:t>DMI</w:t>
      </w:r>
      <w:r>
        <w:t xml:space="preserve"> and dispatch them.</w:t>
      </w:r>
    </w:p>
    <w:p w:rsidR="00CA3745" w:rsidRPr="003824A8" w:rsidRDefault="00CA3745" w:rsidP="00D91A16">
      <w:pPr>
        <w:pStyle w:val="Corpsdetexte"/>
      </w:pPr>
    </w:p>
    <w:p w:rsidR="00D91A16" w:rsidRDefault="00D91A16" w:rsidP="00D91A16">
      <w:pPr>
        <w:pStyle w:val="Titre3"/>
      </w:pPr>
      <w:bookmarkStart w:id="1423" w:name="_Toc397948280"/>
      <w:r w:rsidRPr="00196E00">
        <w:t>SW API extract (ADA Source Code)</w:t>
      </w:r>
      <w:bookmarkEnd w:id="1423"/>
    </w:p>
    <w:p w:rsidR="00CA3745" w:rsidRPr="00F41C9A" w:rsidRDefault="00CA3745" w:rsidP="00CA3745">
      <w:pPr>
        <w:pStyle w:val="ADANB"/>
      </w:pPr>
      <w:r w:rsidRPr="00F41C9A">
        <w:t xml:space="preserve">  -------------------------------------------------------------------------------------------------</w:t>
      </w:r>
    </w:p>
    <w:p w:rsidR="00CA3745" w:rsidRPr="00F41C9A" w:rsidRDefault="00CA3745" w:rsidP="00CA3745">
      <w:pPr>
        <w:pStyle w:val="ADANB"/>
      </w:pPr>
      <w:r w:rsidRPr="00F41C9A">
        <w:t xml:space="preserve">  -- MMI types</w:t>
      </w:r>
    </w:p>
    <w:p w:rsidR="00CA3745" w:rsidRPr="00F41C9A" w:rsidRDefault="00CA3745" w:rsidP="00CA3745">
      <w:pPr>
        <w:pStyle w:val="ADANB"/>
      </w:pPr>
      <w:r w:rsidRPr="00F41C9A">
        <w:t xml:space="preserve">  -------------------------------------------------------------------------------------------------</w:t>
      </w:r>
    </w:p>
    <w:p w:rsidR="00CA3745" w:rsidRPr="00F41C9A" w:rsidRDefault="00CA3745" w:rsidP="00CA3745">
      <w:pPr>
        <w:pStyle w:val="ADANB"/>
      </w:pPr>
    </w:p>
    <w:p w:rsidR="00CA3745" w:rsidRPr="00F41C9A" w:rsidRDefault="00CA3745" w:rsidP="00CA3745">
      <w:pPr>
        <w:pStyle w:val="ADANB"/>
      </w:pPr>
      <w:r w:rsidRPr="00F41C9A">
        <w:lastRenderedPageBreak/>
        <w:t xml:space="preserve">  subtype CABINE_T is OCCUPIED_CABINE_T range CAB_A .. CAB_B;</w:t>
      </w:r>
    </w:p>
    <w:p w:rsidR="00CA3745" w:rsidRPr="00F41C9A" w:rsidRDefault="00CA3745" w:rsidP="00CA3745">
      <w:pPr>
        <w:pStyle w:val="ADANB"/>
      </w:pPr>
    </w:p>
    <w:p w:rsidR="00CA3745" w:rsidRPr="00F41C9A" w:rsidRDefault="00CA3745" w:rsidP="00CA3745">
      <w:pPr>
        <w:pStyle w:val="ADANB"/>
      </w:pPr>
      <w:r w:rsidRPr="00F41C9A">
        <w:t xml:space="preserve">  type MMI_IN_MESSAGE_T </w:t>
      </w:r>
    </w:p>
    <w:p w:rsidR="00CA3745" w:rsidRPr="00F41C9A" w:rsidRDefault="00CA3745" w:rsidP="00CA3745">
      <w:pPr>
        <w:pStyle w:val="ADANB"/>
      </w:pPr>
      <w:r w:rsidRPr="00F41C9A">
        <w:t xml:space="preserve">   (KIND : INTERFACE_LANGUAGE_TYPES.IN_MESSAGE_KIND_T </w:t>
      </w:r>
    </w:p>
    <w:p w:rsidR="00CA3745" w:rsidRPr="00F41C9A" w:rsidRDefault="00CA3745" w:rsidP="00CA3745">
      <w:pPr>
        <w:pStyle w:val="ADANB"/>
      </w:pPr>
      <w:r w:rsidRPr="00F41C9A">
        <w:t xml:space="preserve">         := INTERFACE_LANGUAGE_TYPES.IN_MESSAGE_KIND_T'FIRST) is</w:t>
      </w:r>
    </w:p>
    <w:p w:rsidR="00CA3745" w:rsidRPr="00F41C9A" w:rsidRDefault="00CA3745" w:rsidP="00CA3745">
      <w:pPr>
        <w:pStyle w:val="ADANB"/>
      </w:pPr>
      <w:r w:rsidRPr="00F41C9A">
        <w:t xml:space="preserve">  record</w:t>
      </w:r>
    </w:p>
    <w:p w:rsidR="00CA3745" w:rsidRPr="00F41C9A" w:rsidRDefault="00CA3745" w:rsidP="00CA3745">
      <w:pPr>
        <w:pStyle w:val="ADANB"/>
      </w:pPr>
      <w:r w:rsidRPr="00F41C9A">
        <w:t xml:space="preserve">    ORIGIN  : CABINE_T;</w:t>
      </w:r>
    </w:p>
    <w:p w:rsidR="00CA3745" w:rsidRPr="00F41C9A" w:rsidRDefault="00CA3745" w:rsidP="00CA3745">
      <w:pPr>
        <w:pStyle w:val="ADANB"/>
      </w:pPr>
      <w:r w:rsidRPr="00F41C9A">
        <w:t xml:space="preserve">    case KIND is</w:t>
      </w:r>
    </w:p>
    <w:p w:rsidR="00CA3745" w:rsidRPr="00F41C9A" w:rsidRDefault="00CA3745" w:rsidP="00CA3745">
      <w:pPr>
        <w:pStyle w:val="ADANB"/>
      </w:pPr>
      <w:r w:rsidRPr="00F41C9A">
        <w:t xml:space="preserve">      when INTERFACE_LANGUAGE_TYPES.DATA =&gt;</w:t>
      </w:r>
    </w:p>
    <w:p w:rsidR="00CA3745" w:rsidRPr="00F41C9A" w:rsidRDefault="00CA3745" w:rsidP="00CA3745">
      <w:pPr>
        <w:pStyle w:val="ADANB"/>
      </w:pPr>
      <w:r w:rsidRPr="00F41C9A">
        <w:t xml:space="preserve">        MESSAGE : INTERFACE_LANGUAGE_TYPES.MMI_TO_CORE_BIT_STREAM_T;</w:t>
      </w:r>
    </w:p>
    <w:p w:rsidR="00CA3745" w:rsidRPr="00F41C9A" w:rsidRDefault="00CA3745" w:rsidP="00CA3745">
      <w:pPr>
        <w:pStyle w:val="ADANB"/>
      </w:pPr>
      <w:r w:rsidRPr="00F41C9A">
        <w:t xml:space="preserve">      when INTERFACE_LANGUAGE_TYPES.CONNECTED =&gt;</w:t>
      </w:r>
    </w:p>
    <w:p w:rsidR="00CA3745" w:rsidRPr="00F41C9A" w:rsidRDefault="00CA3745" w:rsidP="00CA3745">
      <w:pPr>
        <w:pStyle w:val="ADANB"/>
      </w:pPr>
      <w:r w:rsidRPr="00F41C9A">
        <w:t xml:space="preserve">        null;</w:t>
      </w:r>
    </w:p>
    <w:p w:rsidR="00CA3745" w:rsidRPr="00F41C9A" w:rsidRDefault="00CA3745" w:rsidP="00CA3745">
      <w:pPr>
        <w:pStyle w:val="ADANB"/>
      </w:pPr>
      <w:r w:rsidRPr="00F41C9A">
        <w:t xml:space="preserve">      when INTERFACE_LANGUAGE_TYPES.TEMPORARY_DISCONNECTED =&gt;</w:t>
      </w:r>
    </w:p>
    <w:p w:rsidR="00CA3745" w:rsidRPr="00F41C9A" w:rsidRDefault="00CA3745" w:rsidP="00CA3745">
      <w:pPr>
        <w:pStyle w:val="ADANB"/>
      </w:pPr>
      <w:r w:rsidRPr="00F41C9A">
        <w:t xml:space="preserve">        null;</w:t>
      </w:r>
    </w:p>
    <w:p w:rsidR="00CA3745" w:rsidRPr="00F41C9A" w:rsidRDefault="00CA3745" w:rsidP="00CA3745">
      <w:pPr>
        <w:pStyle w:val="ADANB"/>
      </w:pPr>
      <w:r w:rsidRPr="00F41C9A">
        <w:t xml:space="preserve">      when INTERFACE_LANGUAGE_TYPES.DISCONNECTED =&gt;</w:t>
      </w:r>
    </w:p>
    <w:p w:rsidR="00CA3745" w:rsidRPr="00F41C9A" w:rsidRDefault="00CA3745" w:rsidP="00CA3745">
      <w:pPr>
        <w:pStyle w:val="ADANB"/>
      </w:pPr>
      <w:r w:rsidRPr="00F41C9A">
        <w:t xml:space="preserve">        null;</w:t>
      </w:r>
    </w:p>
    <w:p w:rsidR="00CA3745" w:rsidRPr="00F41C9A" w:rsidRDefault="00CA3745" w:rsidP="00CA3745">
      <w:pPr>
        <w:pStyle w:val="ADANB"/>
      </w:pPr>
      <w:r w:rsidRPr="00F41C9A">
        <w:t xml:space="preserve">      end case; </w:t>
      </w:r>
    </w:p>
    <w:p w:rsidR="00CA3745" w:rsidRPr="00F41C9A" w:rsidRDefault="00CA3745" w:rsidP="00CA3745">
      <w:pPr>
        <w:pStyle w:val="ADANB"/>
      </w:pPr>
      <w:r w:rsidRPr="00F41C9A">
        <w:t xml:space="preserve">  end record;</w:t>
      </w:r>
    </w:p>
    <w:p w:rsidR="00CA3745" w:rsidRPr="00F41C9A" w:rsidRDefault="00CA3745" w:rsidP="00CA3745">
      <w:pPr>
        <w:pStyle w:val="ADANB"/>
      </w:pPr>
    </w:p>
    <w:p w:rsidR="00CA3745" w:rsidRPr="00F41C9A" w:rsidRDefault="00CA3745" w:rsidP="00CA3745">
      <w:pPr>
        <w:pStyle w:val="ADANB"/>
      </w:pPr>
      <w:r w:rsidRPr="00F41C9A">
        <w:t xml:space="preserve">  type MMI_OUT_MESSAGE_T </w:t>
      </w:r>
    </w:p>
    <w:p w:rsidR="00CA3745" w:rsidRPr="00F41C9A" w:rsidRDefault="00CA3745" w:rsidP="00CA3745">
      <w:pPr>
        <w:pStyle w:val="ADANB"/>
      </w:pPr>
      <w:r w:rsidRPr="00F41C9A">
        <w:t xml:space="preserve">   (KIND : INTERFACE_LANGUAGE_TYPES.OUT_MESSAGE_KIND_T </w:t>
      </w:r>
    </w:p>
    <w:p w:rsidR="00CA3745" w:rsidRPr="00F41C9A" w:rsidRDefault="00CA3745" w:rsidP="00CA3745">
      <w:pPr>
        <w:pStyle w:val="ADANB"/>
      </w:pPr>
      <w:r w:rsidRPr="00F41C9A">
        <w:t xml:space="preserve">         := INTERFACE_LANGUAGE_TYPES.OUT_MESSAGE_KIND_T'FIRST) is</w:t>
      </w:r>
    </w:p>
    <w:p w:rsidR="00CA3745" w:rsidRPr="00CF6911" w:rsidRDefault="00CA3745" w:rsidP="00CA3745">
      <w:pPr>
        <w:pStyle w:val="ADANB"/>
      </w:pPr>
      <w:r w:rsidRPr="00F41C9A">
        <w:t xml:space="preserve">  </w:t>
      </w:r>
      <w:r w:rsidRPr="00CF6911">
        <w:t>record</w:t>
      </w:r>
    </w:p>
    <w:p w:rsidR="00CA3745" w:rsidRPr="00CF6911" w:rsidRDefault="00CA3745" w:rsidP="00CA3745">
      <w:pPr>
        <w:pStyle w:val="ADANB"/>
      </w:pPr>
      <w:r w:rsidRPr="00CF6911">
        <w:t xml:space="preserve">    DESTINATION : CABINE_T;</w:t>
      </w:r>
    </w:p>
    <w:p w:rsidR="00CA3745" w:rsidRPr="00F41C9A" w:rsidRDefault="00CA3745" w:rsidP="00CA3745">
      <w:pPr>
        <w:pStyle w:val="ADANB"/>
      </w:pPr>
      <w:r w:rsidRPr="00CF6911">
        <w:t xml:space="preserve">    </w:t>
      </w:r>
      <w:r w:rsidRPr="00F41C9A">
        <w:t>case KIND is</w:t>
      </w:r>
    </w:p>
    <w:p w:rsidR="00CA3745" w:rsidRPr="00F41C9A" w:rsidRDefault="00CA3745" w:rsidP="00CA3745">
      <w:pPr>
        <w:pStyle w:val="ADANB"/>
      </w:pPr>
      <w:r w:rsidRPr="00F41C9A">
        <w:t xml:space="preserve">      when INTERFACE_LANGUAGE_TYPES.DATA =&gt;</w:t>
      </w:r>
    </w:p>
    <w:p w:rsidR="00CA3745" w:rsidRPr="00F41C9A" w:rsidRDefault="00CA3745" w:rsidP="00CA3745">
      <w:pPr>
        <w:pStyle w:val="ADANB"/>
      </w:pPr>
      <w:r w:rsidRPr="00F41C9A">
        <w:t xml:space="preserve">        MESSAGE : INTERFACE_LANGUAGE_TYPES.CORE_TO_MMI_BIT_STREAM_T;</w:t>
      </w:r>
    </w:p>
    <w:p w:rsidR="00CA3745" w:rsidRPr="00F41C9A" w:rsidRDefault="00CA3745" w:rsidP="00CA3745">
      <w:pPr>
        <w:pStyle w:val="ADANB"/>
      </w:pPr>
      <w:r w:rsidRPr="00F41C9A">
        <w:t xml:space="preserve">      when INTERFACE_LANGUAGE_TYPES.DISCONNECTION_REQUEST =&gt;</w:t>
      </w:r>
    </w:p>
    <w:p w:rsidR="00CA3745" w:rsidRPr="00F41C9A" w:rsidRDefault="00CA3745" w:rsidP="00CA3745">
      <w:pPr>
        <w:pStyle w:val="ADANB"/>
      </w:pPr>
      <w:r w:rsidRPr="00F41C9A">
        <w:t xml:space="preserve">        null;</w:t>
      </w:r>
    </w:p>
    <w:p w:rsidR="00CA3745" w:rsidRPr="00F41C9A" w:rsidRDefault="00CA3745" w:rsidP="00CA3745">
      <w:pPr>
        <w:pStyle w:val="ADANB"/>
      </w:pPr>
      <w:r w:rsidRPr="00F41C9A">
        <w:t xml:space="preserve">    end case;</w:t>
      </w:r>
    </w:p>
    <w:p w:rsidR="00CA3745" w:rsidRPr="00F41C9A" w:rsidRDefault="00CA3745" w:rsidP="00CA3745">
      <w:pPr>
        <w:pStyle w:val="ADANB"/>
      </w:pPr>
      <w:r w:rsidRPr="00F41C9A">
        <w:t xml:space="preserve">  end record; </w:t>
      </w:r>
    </w:p>
    <w:p w:rsidR="00CA3745" w:rsidRPr="00F41C9A" w:rsidRDefault="00CA3745" w:rsidP="00CA3745">
      <w:pPr>
        <w:pStyle w:val="ADANB"/>
      </w:pPr>
    </w:p>
    <w:p w:rsidR="008A05B2" w:rsidRDefault="008A05B2" w:rsidP="00CA3745">
      <w:pPr>
        <w:pStyle w:val="ADANB"/>
      </w:pPr>
    </w:p>
    <w:p w:rsidR="00CA3745" w:rsidRPr="00F41C9A" w:rsidRDefault="00CA3745" w:rsidP="00CA3745">
      <w:pPr>
        <w:pStyle w:val="ADANB"/>
      </w:pPr>
      <w:r w:rsidRPr="00F41C9A">
        <w:t>package ERTMS_TRAINBORN_GENERIC_API is</w:t>
      </w:r>
    </w:p>
    <w:p w:rsidR="00CA3745" w:rsidRPr="00F41C9A" w:rsidRDefault="00CA3745" w:rsidP="00CA3745">
      <w:pPr>
        <w:pStyle w:val="ADANB"/>
      </w:pPr>
      <w:r w:rsidRPr="00F41C9A">
        <w:t>.</w:t>
      </w:r>
    </w:p>
    <w:p w:rsidR="00CA3745" w:rsidRPr="00F41C9A" w:rsidRDefault="00CA3745" w:rsidP="00CA3745">
      <w:pPr>
        <w:pStyle w:val="ADANB"/>
      </w:pPr>
      <w:r w:rsidRPr="00F41C9A">
        <w:t>.</w:t>
      </w:r>
    </w:p>
    <w:p w:rsidR="00CA3745" w:rsidRPr="00F41C9A" w:rsidRDefault="00CA3745" w:rsidP="00CA3745">
      <w:pPr>
        <w:pStyle w:val="ADANB"/>
      </w:pPr>
      <w:r w:rsidRPr="00F41C9A">
        <w:t>.</w:t>
      </w:r>
    </w:p>
    <w:p w:rsidR="00CA3745" w:rsidRPr="00F41C9A" w:rsidRDefault="00CA3745" w:rsidP="00CA3745">
      <w:pPr>
        <w:pStyle w:val="ADANB"/>
      </w:pPr>
      <w:r w:rsidRPr="00F41C9A">
        <w:t xml:space="preserve">  -------------------------------------------------------------------------------------------------</w:t>
      </w:r>
    </w:p>
    <w:p w:rsidR="00CA3745" w:rsidRPr="00F41C9A" w:rsidRDefault="00CA3745" w:rsidP="00CA3745">
      <w:pPr>
        <w:pStyle w:val="ADANB"/>
      </w:pPr>
      <w:r w:rsidRPr="00F41C9A">
        <w:t xml:space="preserve">  -- MMI services</w:t>
      </w:r>
    </w:p>
    <w:p w:rsidR="00CA3745" w:rsidRPr="00F41C9A" w:rsidRDefault="00CA3745" w:rsidP="00CA3745">
      <w:pPr>
        <w:pStyle w:val="ADANB"/>
      </w:pPr>
      <w:r w:rsidRPr="00F41C9A">
        <w:t xml:space="preserve">  -------------------------------------------------------------------------------------------------</w:t>
      </w:r>
    </w:p>
    <w:p w:rsidR="00CA3745" w:rsidRPr="00F41C9A" w:rsidRDefault="00CA3745" w:rsidP="00CA3745">
      <w:pPr>
        <w:pStyle w:val="ADANB"/>
      </w:pPr>
      <w:r w:rsidRPr="00F41C9A">
        <w:t xml:space="preserve">  -- procedure to deliver MMI message to the application</w:t>
      </w:r>
    </w:p>
    <w:p w:rsidR="00CA3745" w:rsidRPr="00F41C9A" w:rsidRDefault="00CA3745" w:rsidP="00CA3745">
      <w:pPr>
        <w:pStyle w:val="ADANB"/>
      </w:pPr>
      <w:r w:rsidRPr="00F41C9A">
        <w:t xml:space="preserve">  procedure WRITE_MMI_MESSAGE </w:t>
      </w:r>
    </w:p>
    <w:p w:rsidR="00CA3745" w:rsidRPr="00F41C9A" w:rsidRDefault="00CA3745" w:rsidP="00CA3745">
      <w:pPr>
        <w:pStyle w:val="ADANB"/>
      </w:pPr>
      <w:r w:rsidRPr="00F41C9A">
        <w:t xml:space="preserve">   (THE_MMI_MESSAGE : in ERTMS_TRAINBORN_GENERIC_API_TYPES.MMI_IN_MESSAGE_T);</w:t>
      </w:r>
    </w:p>
    <w:p w:rsidR="00CA3745" w:rsidRPr="00F41C9A" w:rsidRDefault="00CA3745" w:rsidP="00CA3745">
      <w:pPr>
        <w:pStyle w:val="ADANB"/>
      </w:pPr>
    </w:p>
    <w:p w:rsidR="00CA3745" w:rsidRPr="00F41C9A" w:rsidRDefault="00CA3745" w:rsidP="00CA3745">
      <w:pPr>
        <w:pStyle w:val="ADANB"/>
      </w:pPr>
      <w:r w:rsidRPr="00F41C9A">
        <w:t xml:space="preserve">  -- procedure to read MMI message from the application</w:t>
      </w:r>
    </w:p>
    <w:p w:rsidR="00CA3745" w:rsidRPr="00F41C9A" w:rsidRDefault="00CA3745" w:rsidP="00CA3745">
      <w:pPr>
        <w:pStyle w:val="ADANB"/>
      </w:pPr>
      <w:r w:rsidRPr="00F41C9A">
        <w:t xml:space="preserve">  -- this procedure may be called only if MMI_MESSAGE_QUEUE_IS_EMPTY returns FALSE</w:t>
      </w:r>
    </w:p>
    <w:p w:rsidR="00CA3745" w:rsidRPr="00F41C9A" w:rsidRDefault="00CA3745" w:rsidP="00CA3745">
      <w:pPr>
        <w:pStyle w:val="ADANB"/>
      </w:pPr>
      <w:r w:rsidRPr="00F41C9A">
        <w:t xml:space="preserve">  procedure READ_MMI_MESSAGE </w:t>
      </w:r>
    </w:p>
    <w:p w:rsidR="00CA3745" w:rsidRPr="00F41C9A" w:rsidRDefault="00CA3745" w:rsidP="00CA3745">
      <w:pPr>
        <w:pStyle w:val="ADANB"/>
      </w:pPr>
      <w:r w:rsidRPr="00F41C9A">
        <w:t xml:space="preserve">   (THE_MMI_MESSAGE : out ERTMS_TRAINBORN_GENERIC_API_TYPES.MMI_OUT_MESSAGE_T);</w:t>
      </w:r>
    </w:p>
    <w:p w:rsidR="00CA3745" w:rsidRPr="00F41C9A" w:rsidRDefault="00CA3745" w:rsidP="00CA3745">
      <w:pPr>
        <w:pStyle w:val="ADANB"/>
      </w:pPr>
      <w:r w:rsidRPr="00F41C9A">
        <w:t xml:space="preserve">  -- this function returns TRUE if the output MMI MESSAGE QUEUE IS EMPTY </w:t>
      </w:r>
    </w:p>
    <w:p w:rsidR="00CA3745" w:rsidRPr="00F41C9A" w:rsidRDefault="00CA3745" w:rsidP="00CA3745">
      <w:pPr>
        <w:pStyle w:val="ADANB"/>
      </w:pPr>
      <w:r w:rsidRPr="00F41C9A">
        <w:t xml:space="preserve">  -- and returns FALSE otherwise</w:t>
      </w:r>
    </w:p>
    <w:p w:rsidR="00CA3745" w:rsidRPr="00F41C9A" w:rsidRDefault="00CA3745" w:rsidP="00CA3745">
      <w:pPr>
        <w:pStyle w:val="ADANB"/>
      </w:pPr>
      <w:r w:rsidRPr="00F41C9A">
        <w:t xml:space="preserve">  function MMI_MESSAGE_QUEUE_IS_EMPTY return TYPES.BOOLEAN_T;</w:t>
      </w:r>
    </w:p>
    <w:p w:rsidR="00CA3745" w:rsidRPr="00F41C9A" w:rsidRDefault="00CA3745" w:rsidP="00CA3745">
      <w:pPr>
        <w:pStyle w:val="ADANB"/>
      </w:pPr>
    </w:p>
    <w:p w:rsidR="00CA3745" w:rsidRPr="00F41C9A" w:rsidRDefault="00CA3745" w:rsidP="00CA3745">
      <w:pPr>
        <w:pStyle w:val="ADANB"/>
      </w:pPr>
    </w:p>
    <w:p w:rsidR="00CA3745" w:rsidRPr="00F41C9A" w:rsidRDefault="00CA3745" w:rsidP="00CA3745">
      <w:pPr>
        <w:pStyle w:val="ADANB"/>
      </w:pPr>
      <w:r w:rsidRPr="00F41C9A">
        <w:t>.</w:t>
      </w:r>
    </w:p>
    <w:p w:rsidR="00CA3745" w:rsidRPr="00F41C9A" w:rsidRDefault="00CA3745" w:rsidP="00CA3745">
      <w:pPr>
        <w:pStyle w:val="ADANB"/>
      </w:pPr>
      <w:r w:rsidRPr="00F41C9A">
        <w:t>.</w:t>
      </w:r>
    </w:p>
    <w:p w:rsidR="00CA3745" w:rsidRPr="00F41C9A" w:rsidRDefault="00CA3745" w:rsidP="00CA3745">
      <w:pPr>
        <w:pStyle w:val="ADANB"/>
      </w:pPr>
      <w:r w:rsidRPr="00F41C9A">
        <w:t xml:space="preserve"> end ERTMS_TRAINBORN_GENERIC_API;</w:t>
      </w:r>
    </w:p>
    <w:p w:rsidR="00CA3745" w:rsidRDefault="00CA3745" w:rsidP="00CA3745">
      <w:pPr>
        <w:pStyle w:val="ADANB"/>
      </w:pPr>
    </w:p>
    <w:p w:rsidR="00D865A3" w:rsidRPr="00D865A3" w:rsidRDefault="00D865A3" w:rsidP="00D865A3">
      <w:pPr>
        <w:pStyle w:val="Corpsdetexte"/>
      </w:pPr>
    </w:p>
    <w:p w:rsidR="0028470D" w:rsidRDefault="0028470D" w:rsidP="0028470D">
      <w:pPr>
        <w:pStyle w:val="Titre2"/>
      </w:pPr>
      <w:bookmarkStart w:id="1424" w:name="_Toc397948281"/>
      <w:r>
        <w:lastRenderedPageBreak/>
        <w:t>JRU Interface</w:t>
      </w:r>
      <w:bookmarkEnd w:id="1424"/>
    </w:p>
    <w:p w:rsidR="0028470D" w:rsidRPr="00F51479" w:rsidRDefault="0028470D" w:rsidP="0028470D">
      <w:pPr>
        <w:pStyle w:val="Titre3"/>
      </w:pPr>
      <w:bookmarkStart w:id="1425" w:name="_Toc397948282"/>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425"/>
    </w:p>
    <w:p w:rsidR="0028470D" w:rsidRDefault="0028470D" w:rsidP="0028470D">
      <w:pPr>
        <w:pStyle w:val="Titre4"/>
      </w:pPr>
      <w:r>
        <w:t>Input</w:t>
      </w:r>
    </w:p>
    <w:p w:rsidR="0064730E" w:rsidRPr="00F04B5F" w:rsidRDefault="0064730E" w:rsidP="0064730E">
      <w:pPr>
        <w:pStyle w:val="ADANB"/>
        <w:rPr>
          <w:color w:val="auto"/>
          <w:sz w:val="22"/>
          <w:szCs w:val="22"/>
        </w:rPr>
      </w:pPr>
      <w: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EUROCAB_input_info</w:t>
      </w:r>
    </w:p>
    <w:p w:rsidR="0028470D" w:rsidRDefault="0028470D" w:rsidP="0028470D">
      <w:pPr>
        <w:pStyle w:val="Titre4"/>
      </w:pPr>
      <w:r>
        <w:t>Output</w:t>
      </w:r>
    </w:p>
    <w:p w:rsidR="00DB711A" w:rsidRPr="0098169B"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EUROCAB_output_info</w:t>
      </w:r>
    </w:p>
    <w:p w:rsidR="003C5332" w:rsidRDefault="003C5332" w:rsidP="003C5332">
      <w:pPr>
        <w:pStyle w:val="Titre4"/>
      </w:pPr>
      <w:r>
        <w:t>Application layer (telegram definition)</w:t>
      </w:r>
    </w:p>
    <w:p w:rsidR="003C5332" w:rsidRPr="003824A8" w:rsidRDefault="003C5332" w:rsidP="003C5332">
      <w:pPr>
        <w:pStyle w:val="Corpsdetexte"/>
      </w:pPr>
      <w:r>
        <w:t xml:space="preserve">Please refer to </w:t>
      </w:r>
      <w:r w:rsidR="00954630">
        <w:fldChar w:fldCharType="begin"/>
      </w:r>
      <w:r w:rsidR="00954630">
        <w:instrText xml:space="preserve"> REF _Ref378683078 \r \h </w:instrText>
      </w:r>
      <w:r w:rsidR="00954630">
        <w:fldChar w:fldCharType="separate"/>
      </w:r>
      <w:r w:rsidR="006D6783">
        <w:t>/5/</w:t>
      </w:r>
      <w:r w:rsidR="00954630">
        <w:fldChar w:fldCharType="end"/>
      </w:r>
      <w:r>
        <w:t>.</w:t>
      </w:r>
      <w:r w:rsidR="00F02493">
        <w:t xml:space="preserve"> (DATA message to JRU shall be compliant to </w:t>
      </w:r>
      <w:r w:rsidR="00F02493">
        <w:fldChar w:fldCharType="begin"/>
      </w:r>
      <w:r w:rsidR="00F02493">
        <w:instrText xml:space="preserve"> REF _Ref391910460 \r \h </w:instrText>
      </w:r>
      <w:r w:rsidR="00F02493">
        <w:fldChar w:fldCharType="separate"/>
      </w:r>
      <w:r w:rsidR="006D6783">
        <w:t>/3/</w:t>
      </w:r>
      <w:r w:rsidR="00F02493">
        <w:fldChar w:fldCharType="end"/>
      </w:r>
      <w:r w:rsidR="00F02493">
        <w:t>)</w:t>
      </w:r>
    </w:p>
    <w:p w:rsidR="003C5332" w:rsidRPr="003824A8" w:rsidRDefault="003C5332" w:rsidP="0028470D">
      <w:pPr>
        <w:pStyle w:val="Corpsdetexte"/>
      </w:pPr>
    </w:p>
    <w:p w:rsidR="0028470D" w:rsidRDefault="0028470D" w:rsidP="0028470D">
      <w:pPr>
        <w:pStyle w:val="Titre3"/>
      </w:pPr>
      <w:bookmarkStart w:id="1426" w:name="_Toc397948283"/>
      <w:r>
        <w:t xml:space="preserve">Service </w:t>
      </w:r>
      <w:r w:rsidRPr="00CA1B16">
        <w:t>WRITE_</w:t>
      </w:r>
      <w:r>
        <w:t>JRU</w:t>
      </w:r>
      <w:r w:rsidRPr="00CA1B16">
        <w:t>_MESSAGE</w:t>
      </w:r>
      <w:bookmarkEnd w:id="1426"/>
    </w:p>
    <w:p w:rsidR="0028470D" w:rsidRDefault="0028470D" w:rsidP="0028470D">
      <w:pPr>
        <w:pStyle w:val="Titre4"/>
      </w:pPr>
      <w:r>
        <w:t>Description</w:t>
      </w:r>
    </w:p>
    <w:p w:rsidR="0028470D" w:rsidRDefault="0028470D" w:rsidP="0028470D">
      <w:r>
        <w:t>The service is used by the Basic SW to provide the messages received from the JRU to the Application SW.</w:t>
      </w:r>
    </w:p>
    <w:p w:rsidR="0028470D" w:rsidRDefault="0028470D" w:rsidP="0028470D">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D6783">
        <w:t>4.1.1</w:t>
      </w:r>
      <w:r>
        <w:fldChar w:fldCharType="end"/>
      </w:r>
      <w:r>
        <w:t>.</w:t>
      </w:r>
    </w:p>
    <w:p w:rsidR="0028470D" w:rsidRDefault="0028470D" w:rsidP="0028470D">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28470D" w:rsidRPr="002231B1" w:rsidTr="00A70577">
        <w:tc>
          <w:tcPr>
            <w:tcW w:w="1843" w:type="dxa"/>
            <w:shd w:val="clear" w:color="auto" w:fill="auto"/>
          </w:tcPr>
          <w:p w:rsidR="0028470D" w:rsidRPr="002231B1" w:rsidRDefault="0028470D" w:rsidP="00A677DD">
            <w:pPr>
              <w:pStyle w:val="Table0"/>
            </w:pPr>
            <w:r w:rsidRPr="002231B1">
              <w:t>Name</w:t>
            </w:r>
          </w:p>
        </w:tc>
        <w:tc>
          <w:tcPr>
            <w:tcW w:w="3686" w:type="dxa"/>
            <w:shd w:val="clear" w:color="auto" w:fill="auto"/>
          </w:tcPr>
          <w:p w:rsidR="0028470D" w:rsidRPr="002231B1" w:rsidRDefault="0028470D" w:rsidP="00A677DD">
            <w:pPr>
              <w:pStyle w:val="Table0"/>
            </w:pPr>
            <w:r w:rsidRPr="002231B1">
              <w:t>Type</w:t>
            </w:r>
          </w:p>
        </w:tc>
        <w:tc>
          <w:tcPr>
            <w:tcW w:w="850" w:type="dxa"/>
            <w:shd w:val="clear" w:color="auto" w:fill="auto"/>
          </w:tcPr>
          <w:p w:rsidR="0028470D" w:rsidRPr="002231B1" w:rsidRDefault="0028470D" w:rsidP="00A677DD">
            <w:pPr>
              <w:pStyle w:val="Table0"/>
            </w:pPr>
            <w:r w:rsidRPr="002231B1">
              <w:t>Direction</w:t>
            </w:r>
          </w:p>
        </w:tc>
        <w:tc>
          <w:tcPr>
            <w:tcW w:w="3686" w:type="dxa"/>
            <w:shd w:val="clear" w:color="auto" w:fill="auto"/>
          </w:tcPr>
          <w:p w:rsidR="0028470D" w:rsidRPr="002231B1" w:rsidRDefault="0028470D" w:rsidP="00A677DD">
            <w:pPr>
              <w:pStyle w:val="Table0"/>
            </w:pPr>
            <w:r w:rsidRPr="002231B1">
              <w:t>Description</w:t>
            </w:r>
          </w:p>
        </w:tc>
      </w:tr>
      <w:tr w:rsidR="0028470D" w:rsidRPr="0043297A" w:rsidTr="00A70577">
        <w:tc>
          <w:tcPr>
            <w:tcW w:w="1843" w:type="dxa"/>
            <w:shd w:val="clear" w:color="auto" w:fill="auto"/>
          </w:tcPr>
          <w:p w:rsidR="0028470D" w:rsidRPr="002231B1" w:rsidRDefault="0028470D" w:rsidP="00A70577">
            <w:pPr>
              <w:pStyle w:val="ADANB"/>
            </w:pPr>
            <w:r w:rsidRPr="00CA1B16">
              <w:t>THE_</w:t>
            </w:r>
            <w:r>
              <w:t>JRU</w:t>
            </w:r>
            <w:r w:rsidRPr="00CA1B16">
              <w:t>_MESSAGE</w:t>
            </w:r>
          </w:p>
        </w:tc>
        <w:tc>
          <w:tcPr>
            <w:tcW w:w="3686" w:type="dxa"/>
            <w:shd w:val="clear" w:color="auto" w:fill="auto"/>
          </w:tcPr>
          <w:p w:rsidR="0028470D" w:rsidRPr="00A70577" w:rsidRDefault="0028470D" w:rsidP="00A70577">
            <w:pPr>
              <w:pStyle w:val="ADANB"/>
              <w:rPr>
                <w:lang w:val="fr-BE"/>
              </w:rPr>
            </w:pPr>
            <w:r w:rsidRPr="00A70577">
              <w:rPr>
                <w:lang w:val="fr-BE"/>
              </w:rPr>
              <w:t>API_TYPES.JRU_IN_MESSAGE_T</w:t>
            </w:r>
          </w:p>
        </w:tc>
        <w:tc>
          <w:tcPr>
            <w:tcW w:w="850" w:type="dxa"/>
            <w:shd w:val="clear" w:color="auto" w:fill="auto"/>
          </w:tcPr>
          <w:p w:rsidR="0028470D" w:rsidRPr="00A70577" w:rsidRDefault="0028470D" w:rsidP="00A70577">
            <w:pPr>
              <w:pStyle w:val="ADANB"/>
              <w:rPr>
                <w:lang w:val="fr-BE"/>
              </w:rPr>
            </w:pPr>
            <w:r w:rsidRPr="00A70577">
              <w:rPr>
                <w:lang w:val="fr-BE"/>
              </w:rPr>
              <w:t>in</w:t>
            </w:r>
          </w:p>
        </w:tc>
        <w:tc>
          <w:tcPr>
            <w:tcW w:w="3686" w:type="dxa"/>
            <w:shd w:val="clear" w:color="auto" w:fill="auto"/>
          </w:tcPr>
          <w:p w:rsidR="0028470D" w:rsidRPr="0043297A" w:rsidRDefault="0028470D" w:rsidP="00A70577">
            <w:pPr>
              <w:pStyle w:val="ADANB"/>
            </w:pPr>
            <w:r>
              <w:t>The message from the JRU</w:t>
            </w:r>
          </w:p>
        </w:tc>
      </w:tr>
    </w:tbl>
    <w:p w:rsidR="0028470D" w:rsidRDefault="0028470D" w:rsidP="0028470D">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28470D" w:rsidRPr="002231B1" w:rsidTr="00A70577">
        <w:tc>
          <w:tcPr>
            <w:tcW w:w="1843" w:type="dxa"/>
            <w:shd w:val="clear" w:color="auto" w:fill="auto"/>
          </w:tcPr>
          <w:p w:rsidR="0028470D" w:rsidRPr="00A70577" w:rsidRDefault="0028470D" w:rsidP="00A677DD">
            <w:pPr>
              <w:rPr>
                <w:sz w:val="16"/>
                <w:szCs w:val="16"/>
              </w:rPr>
            </w:pPr>
            <w:r w:rsidRPr="00A70577">
              <w:rPr>
                <w:sz w:val="16"/>
                <w:szCs w:val="16"/>
              </w:rPr>
              <w:t>Name</w:t>
            </w:r>
          </w:p>
        </w:tc>
        <w:tc>
          <w:tcPr>
            <w:tcW w:w="3666" w:type="dxa"/>
            <w:shd w:val="clear" w:color="auto" w:fill="auto"/>
          </w:tcPr>
          <w:p w:rsidR="0028470D" w:rsidRPr="00A70577" w:rsidRDefault="0028470D" w:rsidP="00A677DD">
            <w:pPr>
              <w:rPr>
                <w:sz w:val="16"/>
                <w:szCs w:val="16"/>
              </w:rPr>
            </w:pPr>
            <w:r w:rsidRPr="00A70577">
              <w:rPr>
                <w:sz w:val="16"/>
                <w:szCs w:val="16"/>
              </w:rPr>
              <w:t>Type</w:t>
            </w:r>
          </w:p>
        </w:tc>
        <w:tc>
          <w:tcPr>
            <w:tcW w:w="870" w:type="dxa"/>
            <w:shd w:val="clear" w:color="auto" w:fill="auto"/>
          </w:tcPr>
          <w:p w:rsidR="0028470D" w:rsidRPr="00A70577" w:rsidRDefault="0028470D" w:rsidP="00A677DD">
            <w:pPr>
              <w:rPr>
                <w:sz w:val="16"/>
                <w:szCs w:val="16"/>
              </w:rPr>
            </w:pPr>
            <w:r w:rsidRPr="00A70577">
              <w:rPr>
                <w:sz w:val="16"/>
                <w:szCs w:val="16"/>
              </w:rPr>
              <w:t>Direction</w:t>
            </w:r>
          </w:p>
        </w:tc>
        <w:tc>
          <w:tcPr>
            <w:tcW w:w="3686" w:type="dxa"/>
            <w:shd w:val="clear" w:color="auto" w:fill="auto"/>
          </w:tcPr>
          <w:p w:rsidR="0028470D" w:rsidRPr="00A70577" w:rsidRDefault="0028470D" w:rsidP="00A677DD">
            <w:pPr>
              <w:rPr>
                <w:sz w:val="16"/>
                <w:szCs w:val="16"/>
              </w:rPr>
            </w:pPr>
            <w:r w:rsidRPr="00A70577">
              <w:rPr>
                <w:sz w:val="16"/>
                <w:szCs w:val="16"/>
              </w:rPr>
              <w:t>Description</w:t>
            </w:r>
          </w:p>
        </w:tc>
      </w:tr>
      <w:tr w:rsidR="0028470D" w:rsidRPr="002231B1" w:rsidTr="00A70577">
        <w:tc>
          <w:tcPr>
            <w:tcW w:w="1843" w:type="dxa"/>
            <w:shd w:val="clear" w:color="auto" w:fill="auto"/>
          </w:tcPr>
          <w:p w:rsidR="0028470D" w:rsidRPr="00A70577" w:rsidRDefault="0028470D" w:rsidP="00A70577">
            <w:pPr>
              <w:tabs>
                <w:tab w:val="center" w:pos="955"/>
              </w:tabs>
              <w:rPr>
                <w:sz w:val="16"/>
                <w:szCs w:val="16"/>
              </w:rPr>
            </w:pPr>
            <w:r w:rsidRPr="00A70577">
              <w:rPr>
                <w:sz w:val="16"/>
                <w:szCs w:val="16"/>
              </w:rPr>
              <w:t>-</w:t>
            </w:r>
          </w:p>
        </w:tc>
        <w:tc>
          <w:tcPr>
            <w:tcW w:w="3666" w:type="dxa"/>
            <w:shd w:val="clear" w:color="auto" w:fill="auto"/>
          </w:tcPr>
          <w:p w:rsidR="0028470D" w:rsidRPr="00A70577" w:rsidRDefault="0028470D" w:rsidP="00A677DD">
            <w:pPr>
              <w:rPr>
                <w:sz w:val="16"/>
                <w:szCs w:val="16"/>
                <w:lang w:val="fr-BE"/>
              </w:rPr>
            </w:pPr>
            <w:r w:rsidRPr="00A70577">
              <w:rPr>
                <w:sz w:val="16"/>
                <w:szCs w:val="16"/>
                <w:lang w:val="fr-BE"/>
              </w:rPr>
              <w:t>-</w:t>
            </w:r>
          </w:p>
        </w:tc>
        <w:tc>
          <w:tcPr>
            <w:tcW w:w="870" w:type="dxa"/>
            <w:shd w:val="clear" w:color="auto" w:fill="auto"/>
          </w:tcPr>
          <w:p w:rsidR="0028470D" w:rsidRPr="00A70577" w:rsidRDefault="0028470D" w:rsidP="00A677DD">
            <w:pPr>
              <w:rPr>
                <w:sz w:val="16"/>
                <w:szCs w:val="16"/>
              </w:rPr>
            </w:pPr>
            <w:r w:rsidRPr="00A70577">
              <w:rPr>
                <w:sz w:val="16"/>
                <w:szCs w:val="16"/>
              </w:rPr>
              <w:t>-</w:t>
            </w:r>
          </w:p>
        </w:tc>
        <w:tc>
          <w:tcPr>
            <w:tcW w:w="3686" w:type="dxa"/>
            <w:shd w:val="clear" w:color="auto" w:fill="auto"/>
          </w:tcPr>
          <w:p w:rsidR="0028470D" w:rsidRPr="00A70577" w:rsidRDefault="0028470D" w:rsidP="00A677DD">
            <w:pPr>
              <w:rPr>
                <w:sz w:val="16"/>
                <w:szCs w:val="16"/>
              </w:rPr>
            </w:pPr>
            <w:r w:rsidRPr="00A70577">
              <w:rPr>
                <w:sz w:val="16"/>
                <w:szCs w:val="16"/>
              </w:rPr>
              <w:t>-</w:t>
            </w:r>
          </w:p>
        </w:tc>
      </w:tr>
    </w:tbl>
    <w:p w:rsidR="0028470D" w:rsidRDefault="0028470D" w:rsidP="0028470D">
      <w:pPr>
        <w:pStyle w:val="Titre4"/>
      </w:pPr>
      <w:r>
        <w:t>Expected behaviour &amp; usage</w:t>
      </w:r>
    </w:p>
    <w:p w:rsidR="0028470D" w:rsidRDefault="0028470D" w:rsidP="0028470D">
      <w:r>
        <w:t>The messages from the JRU can be of multiple kinds :</w:t>
      </w:r>
    </w:p>
    <w:p w:rsidR="0028470D" w:rsidRDefault="0028470D" w:rsidP="0028470D">
      <w:pPr>
        <w:pStyle w:val="Puce1"/>
      </w:pPr>
      <w:r>
        <w:t>DATA : a data message is received from the JRU. These messages can only be received after the link is connected and before the link is disconnected/Temporary_disconnected.</w:t>
      </w:r>
    </w:p>
    <w:p w:rsidR="0028470D" w:rsidRDefault="0028470D" w:rsidP="0028470D">
      <w:pPr>
        <w:pStyle w:val="Puce1"/>
      </w:pPr>
      <w:r>
        <w:t>CONNECTED : the link with the peer is connected.</w:t>
      </w:r>
    </w:p>
    <w:p w:rsidR="0028470D" w:rsidRDefault="0028470D" w:rsidP="0028470D">
      <w:pPr>
        <w:pStyle w:val="Puce1"/>
      </w:pPr>
      <w:r>
        <w:t>TEMPORARY_DISCONNECTED : the link with the JRU is no more connected but may be connected again in the future.</w:t>
      </w:r>
    </w:p>
    <w:p w:rsidR="0028470D" w:rsidRDefault="0028470D" w:rsidP="0028470D">
      <w:pPr>
        <w:pStyle w:val="Puce1"/>
      </w:pPr>
      <w:r>
        <w:t>DISCONNECTED : the link is no more connected and shall never be connected again.</w:t>
      </w:r>
    </w:p>
    <w:p w:rsidR="0028470D" w:rsidRPr="002231B1" w:rsidRDefault="0028470D" w:rsidP="0028470D">
      <w:pPr>
        <w:pStyle w:val="Titre4"/>
        <w:numPr>
          <w:ilvl w:val="0"/>
          <w:numId w:val="0"/>
        </w:numPr>
        <w:tabs>
          <w:tab w:val="clear" w:pos="1134"/>
        </w:tabs>
        <w:spacing w:before="240" w:after="0"/>
        <w:ind w:left="1123"/>
        <w:jc w:val="both"/>
      </w:pPr>
    </w:p>
    <w:p w:rsidR="0028470D" w:rsidRDefault="0028470D" w:rsidP="0028470D">
      <w:r w:rsidRPr="002231B1">
        <w:t xml:space="preserve">The </w:t>
      </w:r>
      <w:r>
        <w:t>Basic SW</w:t>
      </w:r>
      <w:r w:rsidRPr="002231B1">
        <w:t xml:space="preserve"> </w:t>
      </w:r>
      <w:r>
        <w:t>calls this service, on reception of data from the JRU or when the state of the connection with the JRU is updated. In any cases, if it is called, it shall be done before the activation of the Application SW.</w:t>
      </w:r>
    </w:p>
    <w:p w:rsidR="0028470D" w:rsidRDefault="0028470D" w:rsidP="0028470D">
      <w:pPr>
        <w:pStyle w:val="Corpsdetexte"/>
      </w:pPr>
    </w:p>
    <w:p w:rsidR="0028470D" w:rsidRDefault="0028470D" w:rsidP="0028470D">
      <w:pPr>
        <w:pStyle w:val="Titre3"/>
      </w:pPr>
      <w:bookmarkStart w:id="1427" w:name="_Toc397948284"/>
      <w:r>
        <w:t xml:space="preserve">Service </w:t>
      </w:r>
      <w:r w:rsidRPr="00FF5709">
        <w:t>READ_</w:t>
      </w:r>
      <w:r>
        <w:t>JRU</w:t>
      </w:r>
      <w:r w:rsidRPr="00FF5709">
        <w:t>_MESSAGE</w:t>
      </w:r>
      <w:bookmarkEnd w:id="1427"/>
    </w:p>
    <w:p w:rsidR="0028470D" w:rsidRDefault="0028470D" w:rsidP="0028470D">
      <w:pPr>
        <w:pStyle w:val="Titre4"/>
      </w:pPr>
      <w:r>
        <w:t>Description</w:t>
      </w:r>
    </w:p>
    <w:p w:rsidR="0028470D" w:rsidRDefault="0028470D" w:rsidP="0028470D">
      <w:r>
        <w:t>The service is used by the Basic SW to get the messages from the Application SW that must be sent to the JRU.</w:t>
      </w:r>
    </w:p>
    <w:p w:rsidR="0028470D" w:rsidRDefault="0028470D" w:rsidP="0028470D">
      <w:r>
        <w:lastRenderedPageBreak/>
        <w:t xml:space="preserve">This service shall be compliant to the general requirements about message lists usage, refer to section </w:t>
      </w:r>
      <w:r>
        <w:fldChar w:fldCharType="begin"/>
      </w:r>
      <w:r>
        <w:instrText xml:space="preserve"> REF _Ref335233690 \r \h </w:instrText>
      </w:r>
      <w:r>
        <w:fldChar w:fldCharType="separate"/>
      </w:r>
      <w:r w:rsidR="006D6783">
        <w:t>4.1.1</w:t>
      </w:r>
      <w:r>
        <w:fldChar w:fldCharType="end"/>
      </w:r>
      <w:r>
        <w:t>.</w:t>
      </w:r>
    </w:p>
    <w:p w:rsidR="0028470D" w:rsidRPr="003824A8" w:rsidRDefault="0028470D" w:rsidP="0028470D">
      <w:pPr>
        <w:pStyle w:val="Corpsdetexte"/>
      </w:pPr>
    </w:p>
    <w:p w:rsidR="0028470D" w:rsidRDefault="0028470D" w:rsidP="0028470D">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28470D" w:rsidRPr="002231B1" w:rsidTr="00A70577">
        <w:tc>
          <w:tcPr>
            <w:tcW w:w="1843" w:type="dxa"/>
            <w:shd w:val="clear" w:color="auto" w:fill="auto"/>
          </w:tcPr>
          <w:p w:rsidR="0028470D" w:rsidRPr="002231B1" w:rsidRDefault="0028470D" w:rsidP="00A677DD">
            <w:pPr>
              <w:pStyle w:val="Table0"/>
            </w:pPr>
            <w:r w:rsidRPr="002231B1">
              <w:t>Name</w:t>
            </w:r>
          </w:p>
        </w:tc>
        <w:tc>
          <w:tcPr>
            <w:tcW w:w="3686" w:type="dxa"/>
            <w:shd w:val="clear" w:color="auto" w:fill="auto"/>
          </w:tcPr>
          <w:p w:rsidR="0028470D" w:rsidRPr="002231B1" w:rsidRDefault="0028470D" w:rsidP="00A677DD">
            <w:pPr>
              <w:pStyle w:val="Table0"/>
            </w:pPr>
            <w:r w:rsidRPr="002231B1">
              <w:t>Type</w:t>
            </w:r>
          </w:p>
        </w:tc>
        <w:tc>
          <w:tcPr>
            <w:tcW w:w="850" w:type="dxa"/>
            <w:shd w:val="clear" w:color="auto" w:fill="auto"/>
          </w:tcPr>
          <w:p w:rsidR="0028470D" w:rsidRPr="002231B1" w:rsidRDefault="0028470D" w:rsidP="00A677DD">
            <w:pPr>
              <w:pStyle w:val="Table0"/>
            </w:pPr>
            <w:r w:rsidRPr="002231B1">
              <w:t>Direction</w:t>
            </w:r>
          </w:p>
        </w:tc>
        <w:tc>
          <w:tcPr>
            <w:tcW w:w="3686" w:type="dxa"/>
            <w:shd w:val="clear" w:color="auto" w:fill="auto"/>
          </w:tcPr>
          <w:p w:rsidR="0028470D" w:rsidRPr="002231B1" w:rsidRDefault="0028470D" w:rsidP="00A677DD">
            <w:pPr>
              <w:pStyle w:val="Table0"/>
            </w:pPr>
            <w:r w:rsidRPr="002231B1">
              <w:t>Description</w:t>
            </w:r>
          </w:p>
        </w:tc>
      </w:tr>
      <w:tr w:rsidR="0028470D" w:rsidRPr="0043297A" w:rsidTr="00A70577">
        <w:tc>
          <w:tcPr>
            <w:tcW w:w="1843" w:type="dxa"/>
            <w:shd w:val="clear" w:color="auto" w:fill="auto"/>
          </w:tcPr>
          <w:p w:rsidR="0028470D" w:rsidRPr="002231B1" w:rsidRDefault="0028470D" w:rsidP="00A70577">
            <w:pPr>
              <w:pStyle w:val="ADANB"/>
            </w:pPr>
            <w:r w:rsidRPr="00CA1B16">
              <w:t>THE_</w:t>
            </w:r>
            <w:r>
              <w:t>JRU</w:t>
            </w:r>
            <w:r w:rsidRPr="00CA1B16">
              <w:t>_MESSAGE</w:t>
            </w:r>
          </w:p>
        </w:tc>
        <w:tc>
          <w:tcPr>
            <w:tcW w:w="3686" w:type="dxa"/>
            <w:shd w:val="clear" w:color="auto" w:fill="auto"/>
          </w:tcPr>
          <w:p w:rsidR="0028470D" w:rsidRPr="00A70577" w:rsidRDefault="0028470D" w:rsidP="00A70577">
            <w:pPr>
              <w:pStyle w:val="ADANB"/>
              <w:rPr>
                <w:lang w:val="fr-BE"/>
              </w:rPr>
            </w:pPr>
            <w:r w:rsidRPr="00A70577">
              <w:rPr>
                <w:lang w:val="fr-BE"/>
              </w:rPr>
              <w:t>API_TYPES.JRU_OUT_MESSAGE_T</w:t>
            </w:r>
          </w:p>
        </w:tc>
        <w:tc>
          <w:tcPr>
            <w:tcW w:w="850" w:type="dxa"/>
            <w:shd w:val="clear" w:color="auto" w:fill="auto"/>
          </w:tcPr>
          <w:p w:rsidR="0028470D" w:rsidRPr="00A70577" w:rsidRDefault="0028470D" w:rsidP="00A70577">
            <w:pPr>
              <w:pStyle w:val="ADANB"/>
              <w:rPr>
                <w:lang w:val="fr-BE"/>
              </w:rPr>
            </w:pPr>
            <w:r w:rsidRPr="00A70577">
              <w:rPr>
                <w:lang w:val="fr-BE"/>
              </w:rPr>
              <w:t>out</w:t>
            </w:r>
          </w:p>
        </w:tc>
        <w:tc>
          <w:tcPr>
            <w:tcW w:w="3686" w:type="dxa"/>
            <w:shd w:val="clear" w:color="auto" w:fill="auto"/>
          </w:tcPr>
          <w:p w:rsidR="0028470D" w:rsidRPr="0043297A" w:rsidRDefault="0028470D" w:rsidP="00A70577">
            <w:pPr>
              <w:pStyle w:val="ADANB"/>
            </w:pPr>
            <w:r>
              <w:t>The message to the JRU</w:t>
            </w:r>
          </w:p>
        </w:tc>
      </w:tr>
    </w:tbl>
    <w:p w:rsidR="0028470D" w:rsidRDefault="0028470D" w:rsidP="0028470D">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28470D" w:rsidRPr="002231B1" w:rsidTr="00A70577">
        <w:tc>
          <w:tcPr>
            <w:tcW w:w="1843" w:type="dxa"/>
            <w:shd w:val="clear" w:color="auto" w:fill="auto"/>
          </w:tcPr>
          <w:p w:rsidR="0028470D" w:rsidRPr="00A70577" w:rsidRDefault="0028470D" w:rsidP="00A677DD">
            <w:pPr>
              <w:rPr>
                <w:sz w:val="16"/>
                <w:szCs w:val="16"/>
              </w:rPr>
            </w:pPr>
            <w:r w:rsidRPr="00A70577">
              <w:rPr>
                <w:sz w:val="16"/>
                <w:szCs w:val="16"/>
              </w:rPr>
              <w:t>Name</w:t>
            </w:r>
          </w:p>
        </w:tc>
        <w:tc>
          <w:tcPr>
            <w:tcW w:w="3666" w:type="dxa"/>
            <w:shd w:val="clear" w:color="auto" w:fill="auto"/>
          </w:tcPr>
          <w:p w:rsidR="0028470D" w:rsidRPr="00A70577" w:rsidRDefault="0028470D" w:rsidP="00A677DD">
            <w:pPr>
              <w:rPr>
                <w:sz w:val="16"/>
                <w:szCs w:val="16"/>
              </w:rPr>
            </w:pPr>
            <w:r w:rsidRPr="00A70577">
              <w:rPr>
                <w:sz w:val="16"/>
                <w:szCs w:val="16"/>
              </w:rPr>
              <w:t>Type</w:t>
            </w:r>
          </w:p>
        </w:tc>
        <w:tc>
          <w:tcPr>
            <w:tcW w:w="870" w:type="dxa"/>
            <w:shd w:val="clear" w:color="auto" w:fill="auto"/>
          </w:tcPr>
          <w:p w:rsidR="0028470D" w:rsidRPr="00A70577" w:rsidRDefault="0028470D" w:rsidP="00A677DD">
            <w:pPr>
              <w:rPr>
                <w:sz w:val="16"/>
                <w:szCs w:val="16"/>
              </w:rPr>
            </w:pPr>
            <w:r w:rsidRPr="00A70577">
              <w:rPr>
                <w:sz w:val="16"/>
                <w:szCs w:val="16"/>
              </w:rPr>
              <w:t>Direction</w:t>
            </w:r>
          </w:p>
        </w:tc>
        <w:tc>
          <w:tcPr>
            <w:tcW w:w="3686" w:type="dxa"/>
            <w:shd w:val="clear" w:color="auto" w:fill="auto"/>
          </w:tcPr>
          <w:p w:rsidR="0028470D" w:rsidRPr="00A70577" w:rsidRDefault="0028470D" w:rsidP="00A677DD">
            <w:pPr>
              <w:rPr>
                <w:sz w:val="16"/>
                <w:szCs w:val="16"/>
              </w:rPr>
            </w:pPr>
            <w:r w:rsidRPr="00A70577">
              <w:rPr>
                <w:sz w:val="16"/>
                <w:szCs w:val="16"/>
              </w:rPr>
              <w:t>Description</w:t>
            </w:r>
          </w:p>
        </w:tc>
      </w:tr>
      <w:tr w:rsidR="0028470D" w:rsidRPr="002231B1" w:rsidTr="00A70577">
        <w:tc>
          <w:tcPr>
            <w:tcW w:w="1843" w:type="dxa"/>
            <w:shd w:val="clear" w:color="auto" w:fill="auto"/>
          </w:tcPr>
          <w:p w:rsidR="0028470D" w:rsidRPr="00A70577" w:rsidRDefault="0028470D" w:rsidP="00A70577">
            <w:pPr>
              <w:tabs>
                <w:tab w:val="center" w:pos="955"/>
              </w:tabs>
              <w:rPr>
                <w:sz w:val="16"/>
                <w:szCs w:val="16"/>
              </w:rPr>
            </w:pPr>
            <w:r w:rsidRPr="00A70577">
              <w:rPr>
                <w:sz w:val="16"/>
                <w:szCs w:val="16"/>
              </w:rPr>
              <w:t>-</w:t>
            </w:r>
          </w:p>
        </w:tc>
        <w:tc>
          <w:tcPr>
            <w:tcW w:w="3666" w:type="dxa"/>
            <w:shd w:val="clear" w:color="auto" w:fill="auto"/>
          </w:tcPr>
          <w:p w:rsidR="0028470D" w:rsidRPr="00A70577" w:rsidRDefault="0028470D" w:rsidP="00A677DD">
            <w:pPr>
              <w:rPr>
                <w:sz w:val="16"/>
                <w:szCs w:val="16"/>
                <w:lang w:val="fr-BE"/>
              </w:rPr>
            </w:pPr>
            <w:r w:rsidRPr="00A70577">
              <w:rPr>
                <w:sz w:val="16"/>
                <w:szCs w:val="16"/>
                <w:lang w:val="fr-BE"/>
              </w:rPr>
              <w:t>-</w:t>
            </w:r>
          </w:p>
        </w:tc>
        <w:tc>
          <w:tcPr>
            <w:tcW w:w="870" w:type="dxa"/>
            <w:shd w:val="clear" w:color="auto" w:fill="auto"/>
          </w:tcPr>
          <w:p w:rsidR="0028470D" w:rsidRPr="00A70577" w:rsidRDefault="0028470D" w:rsidP="00A677DD">
            <w:pPr>
              <w:rPr>
                <w:sz w:val="16"/>
                <w:szCs w:val="16"/>
              </w:rPr>
            </w:pPr>
            <w:r w:rsidRPr="00A70577">
              <w:rPr>
                <w:sz w:val="16"/>
                <w:szCs w:val="16"/>
              </w:rPr>
              <w:t>-</w:t>
            </w:r>
          </w:p>
        </w:tc>
        <w:tc>
          <w:tcPr>
            <w:tcW w:w="3686" w:type="dxa"/>
            <w:shd w:val="clear" w:color="auto" w:fill="auto"/>
          </w:tcPr>
          <w:p w:rsidR="0028470D" w:rsidRPr="00A70577" w:rsidRDefault="0028470D" w:rsidP="00A677DD">
            <w:pPr>
              <w:rPr>
                <w:sz w:val="16"/>
                <w:szCs w:val="16"/>
              </w:rPr>
            </w:pPr>
            <w:r w:rsidRPr="00A70577">
              <w:rPr>
                <w:sz w:val="16"/>
                <w:szCs w:val="16"/>
              </w:rPr>
              <w:t>-</w:t>
            </w:r>
          </w:p>
        </w:tc>
      </w:tr>
    </w:tbl>
    <w:p w:rsidR="0028470D" w:rsidRDefault="0028470D" w:rsidP="0028470D">
      <w:pPr>
        <w:pStyle w:val="Corpsdetexte"/>
      </w:pPr>
    </w:p>
    <w:p w:rsidR="0028470D" w:rsidRDefault="0028470D" w:rsidP="0028470D">
      <w:pPr>
        <w:pStyle w:val="Titre4"/>
      </w:pPr>
      <w:r>
        <w:t>Expected behaviour &amp; usage</w:t>
      </w:r>
    </w:p>
    <w:p w:rsidR="0028470D" w:rsidRDefault="0028470D" w:rsidP="0028470D">
      <w:r>
        <w:t>The messages to the JRU can be of multiple kinds :</w:t>
      </w:r>
    </w:p>
    <w:p w:rsidR="0028470D" w:rsidRDefault="0028470D" w:rsidP="0028470D">
      <w:pPr>
        <w:pStyle w:val="Puce1"/>
      </w:pPr>
      <w:r>
        <w:t>DATA : a data message to send.</w:t>
      </w:r>
    </w:p>
    <w:p w:rsidR="0028470D" w:rsidRDefault="0028470D" w:rsidP="0028470D">
      <w:pPr>
        <w:pStyle w:val="Puce1"/>
      </w:pPr>
      <w:r>
        <w:t>DISCONNECTION_REQUEST : a request to kill the connection with the JRU. When received, the connection shall be closed and a confirmation shall be given to the Application SW. In that case the link shall never be opened again.</w:t>
      </w:r>
    </w:p>
    <w:p w:rsidR="0028470D" w:rsidRPr="003D05BC" w:rsidRDefault="0028470D" w:rsidP="0028470D">
      <w:r w:rsidRPr="003D05BC">
        <w:t xml:space="preserve">The </w:t>
      </w:r>
      <w:r>
        <w:t>Basic SW</w:t>
      </w:r>
      <w:r w:rsidRPr="003D05BC">
        <w:t xml:space="preserve"> calls this service only when the service </w:t>
      </w:r>
      <w:r>
        <w:t>JRU_MESSAGE_QUEUE_IS_EMPTY</w:t>
      </w:r>
      <w:r w:rsidRPr="003D05BC">
        <w:t xml:space="preserve"> returns FALSE. </w:t>
      </w:r>
    </w:p>
    <w:p w:rsidR="0028470D" w:rsidRPr="00E3088B" w:rsidRDefault="0028470D" w:rsidP="008D5B74">
      <w:r w:rsidRPr="00B22BB8">
        <w:t xml:space="preserve">After having called the service, the </w:t>
      </w:r>
      <w:r>
        <w:t>Basic SW</w:t>
      </w:r>
      <w:r w:rsidRPr="00B22BB8">
        <w:t xml:space="preserve"> shall try again a call to the </w:t>
      </w:r>
      <w:r>
        <w:t>JRU_MESSAGE_QUEUE_IS_EMPTY</w:t>
      </w:r>
      <w:r w:rsidRPr="00B22BB8">
        <w:t xml:space="preserve"> to see if other messages mu</w:t>
      </w:r>
      <w:r w:rsidRPr="003D05BC">
        <w:t xml:space="preserve">st be sent to the </w:t>
      </w:r>
      <w:r>
        <w:t xml:space="preserve">JRU </w:t>
      </w:r>
      <w:r w:rsidRPr="00B22BB8">
        <w:t>and read them if existing</w:t>
      </w:r>
      <w:r w:rsidRPr="003D05BC">
        <w:t>.</w:t>
      </w:r>
    </w:p>
    <w:p w:rsidR="0028470D" w:rsidRDefault="0028470D" w:rsidP="0028470D">
      <w:pPr>
        <w:pStyle w:val="Corpsdetexte"/>
      </w:pPr>
    </w:p>
    <w:p w:rsidR="0028470D" w:rsidRPr="002231B1" w:rsidRDefault="0028470D" w:rsidP="0028470D">
      <w:pPr>
        <w:pStyle w:val="Titre3"/>
      </w:pPr>
      <w:bookmarkStart w:id="1428" w:name="_Toc397948285"/>
      <w:r>
        <w:t>Service JRU</w:t>
      </w:r>
      <w:r w:rsidRPr="007635DE">
        <w:t>_MESSAGE_QUEUE_IS_EMPTY</w:t>
      </w:r>
      <w:bookmarkEnd w:id="1428"/>
    </w:p>
    <w:p w:rsidR="0028470D" w:rsidRDefault="0028470D" w:rsidP="0028470D">
      <w:pPr>
        <w:pStyle w:val="Titre4"/>
      </w:pPr>
      <w:r>
        <w:t>Description</w:t>
      </w:r>
    </w:p>
    <w:p w:rsidR="0028470D" w:rsidRDefault="0028470D" w:rsidP="006E3A87">
      <w:r>
        <w:t>The service is used by the Basic SW to know if messages are to be output to the JRU.</w:t>
      </w:r>
    </w:p>
    <w:p w:rsidR="0028470D" w:rsidRDefault="0028470D" w:rsidP="006E3A87">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D6783">
        <w:t>4.1.1</w:t>
      </w:r>
      <w:r>
        <w:fldChar w:fldCharType="end"/>
      </w:r>
      <w:r>
        <w:t>.</w:t>
      </w:r>
    </w:p>
    <w:p w:rsidR="0028470D" w:rsidRDefault="0028470D" w:rsidP="0028470D">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28470D" w:rsidRPr="002231B1" w:rsidTr="00A70577">
        <w:tc>
          <w:tcPr>
            <w:tcW w:w="1843" w:type="dxa"/>
            <w:shd w:val="clear" w:color="auto" w:fill="auto"/>
          </w:tcPr>
          <w:p w:rsidR="0028470D" w:rsidRPr="002231B1" w:rsidRDefault="0028470D" w:rsidP="00A677DD">
            <w:pPr>
              <w:pStyle w:val="Table0"/>
            </w:pPr>
            <w:r w:rsidRPr="002231B1">
              <w:t>Name</w:t>
            </w:r>
          </w:p>
        </w:tc>
        <w:tc>
          <w:tcPr>
            <w:tcW w:w="3686" w:type="dxa"/>
            <w:shd w:val="clear" w:color="auto" w:fill="auto"/>
          </w:tcPr>
          <w:p w:rsidR="0028470D" w:rsidRPr="002231B1" w:rsidRDefault="0028470D" w:rsidP="00A677DD">
            <w:pPr>
              <w:pStyle w:val="Table0"/>
            </w:pPr>
            <w:r w:rsidRPr="002231B1">
              <w:t>Type</w:t>
            </w:r>
          </w:p>
        </w:tc>
        <w:tc>
          <w:tcPr>
            <w:tcW w:w="850" w:type="dxa"/>
            <w:shd w:val="clear" w:color="auto" w:fill="auto"/>
          </w:tcPr>
          <w:p w:rsidR="0028470D" w:rsidRPr="002231B1" w:rsidRDefault="0028470D" w:rsidP="00A677DD">
            <w:pPr>
              <w:pStyle w:val="Table0"/>
            </w:pPr>
            <w:r w:rsidRPr="002231B1">
              <w:t>Direction</w:t>
            </w:r>
          </w:p>
        </w:tc>
        <w:tc>
          <w:tcPr>
            <w:tcW w:w="3686" w:type="dxa"/>
            <w:shd w:val="clear" w:color="auto" w:fill="auto"/>
          </w:tcPr>
          <w:p w:rsidR="0028470D" w:rsidRPr="002231B1" w:rsidRDefault="0028470D" w:rsidP="00A677DD">
            <w:pPr>
              <w:pStyle w:val="Table0"/>
            </w:pPr>
            <w:r w:rsidRPr="002231B1">
              <w:t>Description</w:t>
            </w:r>
          </w:p>
        </w:tc>
      </w:tr>
      <w:tr w:rsidR="0028470D" w:rsidRPr="0043297A" w:rsidTr="00A70577">
        <w:tc>
          <w:tcPr>
            <w:tcW w:w="1843" w:type="dxa"/>
            <w:shd w:val="clear" w:color="auto" w:fill="auto"/>
          </w:tcPr>
          <w:p w:rsidR="0028470D" w:rsidRPr="002231B1" w:rsidRDefault="0028470D" w:rsidP="00A677DD">
            <w:pPr>
              <w:pStyle w:val="Table0"/>
            </w:pPr>
            <w:r>
              <w:t>-</w:t>
            </w:r>
          </w:p>
        </w:tc>
        <w:tc>
          <w:tcPr>
            <w:tcW w:w="3686" w:type="dxa"/>
            <w:shd w:val="clear" w:color="auto" w:fill="auto"/>
          </w:tcPr>
          <w:p w:rsidR="0028470D" w:rsidRPr="00A70577" w:rsidRDefault="0028470D" w:rsidP="00A677DD">
            <w:pPr>
              <w:pStyle w:val="Table0"/>
              <w:rPr>
                <w:lang w:val="fr-BE"/>
              </w:rPr>
            </w:pPr>
            <w:r w:rsidRPr="00A70577">
              <w:rPr>
                <w:lang w:val="fr-BE"/>
              </w:rPr>
              <w:t>-</w:t>
            </w:r>
          </w:p>
        </w:tc>
        <w:tc>
          <w:tcPr>
            <w:tcW w:w="850" w:type="dxa"/>
            <w:shd w:val="clear" w:color="auto" w:fill="auto"/>
          </w:tcPr>
          <w:p w:rsidR="0028470D" w:rsidRPr="00A70577" w:rsidRDefault="0028470D" w:rsidP="00A677DD">
            <w:pPr>
              <w:pStyle w:val="Table0"/>
              <w:rPr>
                <w:lang w:val="fr-BE"/>
              </w:rPr>
            </w:pPr>
            <w:r w:rsidRPr="00A70577">
              <w:rPr>
                <w:lang w:val="fr-BE"/>
              </w:rPr>
              <w:t>-</w:t>
            </w:r>
          </w:p>
        </w:tc>
        <w:tc>
          <w:tcPr>
            <w:tcW w:w="3686" w:type="dxa"/>
            <w:shd w:val="clear" w:color="auto" w:fill="auto"/>
          </w:tcPr>
          <w:p w:rsidR="0028470D" w:rsidRPr="0043297A" w:rsidRDefault="0028470D" w:rsidP="00A677DD">
            <w:pPr>
              <w:pStyle w:val="Table0"/>
            </w:pPr>
            <w:r>
              <w:t>-</w:t>
            </w:r>
          </w:p>
        </w:tc>
      </w:tr>
    </w:tbl>
    <w:p w:rsidR="0028470D" w:rsidRDefault="0028470D" w:rsidP="0028470D">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28470D" w:rsidRPr="002231B1" w:rsidTr="00A70577">
        <w:tc>
          <w:tcPr>
            <w:tcW w:w="1843" w:type="dxa"/>
            <w:shd w:val="clear" w:color="auto" w:fill="auto"/>
          </w:tcPr>
          <w:p w:rsidR="0028470D" w:rsidRPr="00A70577" w:rsidRDefault="0028470D" w:rsidP="00A677DD">
            <w:pPr>
              <w:rPr>
                <w:sz w:val="16"/>
                <w:szCs w:val="16"/>
              </w:rPr>
            </w:pPr>
            <w:r w:rsidRPr="00A70577">
              <w:rPr>
                <w:sz w:val="16"/>
                <w:szCs w:val="16"/>
              </w:rPr>
              <w:t>Name</w:t>
            </w:r>
          </w:p>
        </w:tc>
        <w:tc>
          <w:tcPr>
            <w:tcW w:w="3666" w:type="dxa"/>
            <w:shd w:val="clear" w:color="auto" w:fill="auto"/>
          </w:tcPr>
          <w:p w:rsidR="0028470D" w:rsidRPr="00A70577" w:rsidRDefault="0028470D" w:rsidP="00A677DD">
            <w:pPr>
              <w:rPr>
                <w:sz w:val="16"/>
                <w:szCs w:val="16"/>
              </w:rPr>
            </w:pPr>
            <w:r w:rsidRPr="00A70577">
              <w:rPr>
                <w:sz w:val="16"/>
                <w:szCs w:val="16"/>
              </w:rPr>
              <w:t>Type</w:t>
            </w:r>
          </w:p>
        </w:tc>
        <w:tc>
          <w:tcPr>
            <w:tcW w:w="870" w:type="dxa"/>
            <w:shd w:val="clear" w:color="auto" w:fill="auto"/>
          </w:tcPr>
          <w:p w:rsidR="0028470D" w:rsidRPr="00A70577" w:rsidRDefault="0028470D" w:rsidP="00A677DD">
            <w:pPr>
              <w:rPr>
                <w:sz w:val="16"/>
                <w:szCs w:val="16"/>
              </w:rPr>
            </w:pPr>
            <w:r w:rsidRPr="00A70577">
              <w:rPr>
                <w:sz w:val="16"/>
                <w:szCs w:val="16"/>
              </w:rPr>
              <w:t>Direction</w:t>
            </w:r>
          </w:p>
        </w:tc>
        <w:tc>
          <w:tcPr>
            <w:tcW w:w="3686" w:type="dxa"/>
            <w:shd w:val="clear" w:color="auto" w:fill="auto"/>
          </w:tcPr>
          <w:p w:rsidR="0028470D" w:rsidRPr="00A70577" w:rsidRDefault="0028470D" w:rsidP="00A677DD">
            <w:pPr>
              <w:rPr>
                <w:sz w:val="16"/>
                <w:szCs w:val="16"/>
              </w:rPr>
            </w:pPr>
            <w:r w:rsidRPr="00A70577">
              <w:rPr>
                <w:sz w:val="16"/>
                <w:szCs w:val="16"/>
              </w:rPr>
              <w:t>Description</w:t>
            </w:r>
          </w:p>
        </w:tc>
      </w:tr>
      <w:tr w:rsidR="0028470D" w:rsidRPr="002231B1" w:rsidTr="00A70577">
        <w:tc>
          <w:tcPr>
            <w:tcW w:w="1843" w:type="dxa"/>
            <w:shd w:val="clear" w:color="auto" w:fill="auto"/>
          </w:tcPr>
          <w:p w:rsidR="0028470D" w:rsidRPr="002231B1" w:rsidRDefault="0028470D" w:rsidP="00A677DD">
            <w:pPr>
              <w:pStyle w:val="ADANB"/>
            </w:pPr>
            <w:r>
              <w:t>-</w:t>
            </w:r>
          </w:p>
        </w:tc>
        <w:tc>
          <w:tcPr>
            <w:tcW w:w="3666" w:type="dxa"/>
            <w:shd w:val="clear" w:color="auto" w:fill="auto"/>
          </w:tcPr>
          <w:p w:rsidR="0028470D" w:rsidRPr="00A70577" w:rsidRDefault="0028470D" w:rsidP="00A677DD">
            <w:pPr>
              <w:pStyle w:val="ADANB"/>
              <w:rPr>
                <w:lang w:val="fr-BE"/>
              </w:rPr>
            </w:pPr>
            <w:r w:rsidRPr="00A70577">
              <w:rPr>
                <w:lang w:val="fr-BE"/>
              </w:rPr>
              <w:t>TYPES.BOOLEAN_T</w:t>
            </w:r>
          </w:p>
        </w:tc>
        <w:tc>
          <w:tcPr>
            <w:tcW w:w="870" w:type="dxa"/>
            <w:shd w:val="clear" w:color="auto" w:fill="auto"/>
          </w:tcPr>
          <w:p w:rsidR="0028470D" w:rsidRPr="002231B1" w:rsidRDefault="0028470D" w:rsidP="00A677DD">
            <w:pPr>
              <w:pStyle w:val="ADANB"/>
            </w:pPr>
            <w:r>
              <w:t>-</w:t>
            </w:r>
          </w:p>
        </w:tc>
        <w:tc>
          <w:tcPr>
            <w:tcW w:w="3686" w:type="dxa"/>
            <w:shd w:val="clear" w:color="auto" w:fill="auto"/>
          </w:tcPr>
          <w:p w:rsidR="0028470D" w:rsidRPr="002231B1" w:rsidRDefault="0028470D" w:rsidP="00A677DD">
            <w:pPr>
              <w:pStyle w:val="ADANB"/>
            </w:pPr>
            <w:r>
              <w:t>Indicate if messages to the JRU are present in the Application SW output buffers.</w:t>
            </w:r>
          </w:p>
        </w:tc>
      </w:tr>
    </w:tbl>
    <w:p w:rsidR="0028470D" w:rsidRDefault="0028470D" w:rsidP="0028470D">
      <w:pPr>
        <w:pStyle w:val="Titre4"/>
      </w:pPr>
      <w:r>
        <w:t>Expected behaviour &amp; usage</w:t>
      </w:r>
    </w:p>
    <w:p w:rsidR="0028470D" w:rsidRDefault="0028470D" w:rsidP="0028470D">
      <w:r>
        <w:t xml:space="preserve">Indicate to the Basic SW </w:t>
      </w:r>
      <w:r w:rsidR="00BB681B">
        <w:t>if</w:t>
      </w:r>
      <w:r>
        <w:t xml:space="preserve"> the output fifo to the JRU is empty or not.</w:t>
      </w:r>
    </w:p>
    <w:p w:rsidR="0028470D" w:rsidRDefault="0028470D" w:rsidP="0028470D">
      <w:r w:rsidRPr="002231B1">
        <w:t xml:space="preserve">The </w:t>
      </w:r>
      <w:r>
        <w:t>Basic SW</w:t>
      </w:r>
      <w:r w:rsidRPr="002231B1">
        <w:t xml:space="preserve"> </w:t>
      </w:r>
      <w:r>
        <w:t>calls this service to know if it can read messages to the JRU. As long as this service returns FALSE, the Basic SW shall read messages to the JRU and dispatch them.</w:t>
      </w:r>
    </w:p>
    <w:p w:rsidR="005F10B7" w:rsidRDefault="005F10B7" w:rsidP="005F10B7">
      <w:pPr>
        <w:pStyle w:val="Retraitcorpsdetexte"/>
        <w:ind w:left="0"/>
        <w:rPr>
          <w:lang w:val="en-GB"/>
        </w:rPr>
      </w:pPr>
    </w:p>
    <w:p w:rsidR="005F10B7" w:rsidRDefault="005F10B7" w:rsidP="005F10B7">
      <w:pPr>
        <w:pStyle w:val="Titre3"/>
      </w:pPr>
      <w:bookmarkStart w:id="1429" w:name="_Toc397948286"/>
      <w:r w:rsidRPr="00196E00">
        <w:t>SW API extract (ADA Source Code)</w:t>
      </w:r>
      <w:bookmarkEnd w:id="1429"/>
    </w:p>
    <w:p w:rsidR="005F10B7" w:rsidRPr="00F41C9A" w:rsidRDefault="005F10B7" w:rsidP="005F10B7">
      <w:pPr>
        <w:pStyle w:val="ADANB"/>
      </w:pPr>
      <w:r w:rsidRPr="00F41C9A">
        <w:lastRenderedPageBreak/>
        <w:t>-------------------------------------------------------------------------------------------------</w:t>
      </w:r>
    </w:p>
    <w:p w:rsidR="005F10B7" w:rsidRPr="00F41C9A" w:rsidRDefault="005F10B7" w:rsidP="005F10B7">
      <w:pPr>
        <w:pStyle w:val="ADANB"/>
      </w:pPr>
      <w:r w:rsidRPr="00F41C9A">
        <w:t>-- JRU types</w:t>
      </w:r>
    </w:p>
    <w:p w:rsidR="005F10B7" w:rsidRPr="00F41C9A" w:rsidRDefault="005F10B7" w:rsidP="005F10B7">
      <w:pPr>
        <w:pStyle w:val="ADANB"/>
      </w:pPr>
      <w:r w:rsidRPr="00F41C9A">
        <w:t>-------------------------------------------------------------------------------------------------</w:t>
      </w:r>
    </w:p>
    <w:p w:rsidR="005F10B7" w:rsidRPr="00F41C9A" w:rsidRDefault="005F10B7" w:rsidP="005F10B7">
      <w:pPr>
        <w:pStyle w:val="ADANB"/>
      </w:pPr>
    </w:p>
    <w:p w:rsidR="005F10B7" w:rsidRPr="00F41C9A" w:rsidRDefault="005F10B7" w:rsidP="005F10B7">
      <w:pPr>
        <w:pStyle w:val="ADANB"/>
      </w:pPr>
      <w:r w:rsidRPr="00F41C9A">
        <w:t>type JRU_IN_MESSAGE_T (KIND : INTERFACE_LANGUAGE_TYPES.IN_MESSAGE_KIND_T := INTERFACE_LANGUAGE_TYPES.IN_MESSAGE_KIND_T'FIRST) is</w:t>
      </w:r>
    </w:p>
    <w:p w:rsidR="005F10B7" w:rsidRPr="00F41C9A" w:rsidRDefault="005F10B7" w:rsidP="005F10B7">
      <w:pPr>
        <w:pStyle w:val="ADANB"/>
      </w:pPr>
      <w:r w:rsidRPr="00F41C9A">
        <w:t xml:space="preserve">    record</w:t>
      </w:r>
    </w:p>
    <w:p w:rsidR="005F10B7" w:rsidRPr="00F41C9A" w:rsidRDefault="005F10B7" w:rsidP="005F10B7">
      <w:pPr>
        <w:pStyle w:val="ADANB"/>
      </w:pPr>
      <w:r w:rsidRPr="00F41C9A">
        <w:t xml:space="preserve">      case KIND is</w:t>
      </w:r>
    </w:p>
    <w:p w:rsidR="005F10B7" w:rsidRPr="00F41C9A" w:rsidRDefault="005F10B7" w:rsidP="005F10B7">
      <w:pPr>
        <w:pStyle w:val="ADANB"/>
      </w:pPr>
      <w:r w:rsidRPr="00F41C9A">
        <w:t xml:space="preserve">        when INTERFACE_LANGUAGE_TYPES.DATA =&gt;</w:t>
      </w:r>
    </w:p>
    <w:p w:rsidR="005F10B7" w:rsidRPr="00F41C9A" w:rsidRDefault="005F10B7" w:rsidP="005F10B7">
      <w:pPr>
        <w:pStyle w:val="ADANB"/>
      </w:pPr>
      <w:r w:rsidRPr="00F41C9A">
        <w:t xml:space="preserve">          MESSAGE : INTERFACE_LANGUAGE_TYPES.JRU_TO_CORE_BIT_STREAM_T;</w:t>
      </w:r>
    </w:p>
    <w:p w:rsidR="005F10B7" w:rsidRPr="00F41C9A" w:rsidRDefault="005F10B7" w:rsidP="005F10B7">
      <w:pPr>
        <w:pStyle w:val="ADANB"/>
      </w:pPr>
    </w:p>
    <w:p w:rsidR="005F10B7" w:rsidRPr="00F41C9A" w:rsidRDefault="005F10B7" w:rsidP="005F10B7">
      <w:pPr>
        <w:pStyle w:val="ADANB"/>
      </w:pPr>
      <w:r w:rsidRPr="00F41C9A">
        <w:t xml:space="preserve">        when INTERFACE_LANGUAGE_TYPES.CONNECTED =&gt;</w:t>
      </w:r>
    </w:p>
    <w:p w:rsidR="005F10B7" w:rsidRPr="00F41C9A" w:rsidRDefault="005F10B7" w:rsidP="005F10B7">
      <w:pPr>
        <w:pStyle w:val="ADANB"/>
      </w:pPr>
      <w:r w:rsidRPr="00F41C9A">
        <w:t xml:space="preserve">          null;</w:t>
      </w:r>
    </w:p>
    <w:p w:rsidR="005F10B7" w:rsidRPr="00F41C9A" w:rsidRDefault="005F10B7" w:rsidP="005F10B7">
      <w:pPr>
        <w:pStyle w:val="ADANB"/>
      </w:pPr>
    </w:p>
    <w:p w:rsidR="005F10B7" w:rsidRPr="00F41C9A" w:rsidRDefault="005F10B7" w:rsidP="005F10B7">
      <w:pPr>
        <w:pStyle w:val="ADANB"/>
      </w:pPr>
      <w:r w:rsidRPr="00F41C9A">
        <w:t xml:space="preserve">        when INTERFACE_LANGUAGE_TYPES.TEMPORARY_DISCONNECTED =&gt;</w:t>
      </w:r>
    </w:p>
    <w:p w:rsidR="005F10B7" w:rsidRPr="00F41C9A" w:rsidRDefault="005F10B7" w:rsidP="005F10B7">
      <w:pPr>
        <w:pStyle w:val="ADANB"/>
      </w:pPr>
      <w:r w:rsidRPr="00F41C9A">
        <w:t xml:space="preserve">          null;</w:t>
      </w:r>
    </w:p>
    <w:p w:rsidR="005F10B7" w:rsidRPr="00F41C9A" w:rsidRDefault="005F10B7" w:rsidP="005F10B7">
      <w:pPr>
        <w:pStyle w:val="ADANB"/>
      </w:pPr>
    </w:p>
    <w:p w:rsidR="005F10B7" w:rsidRPr="00F41C9A" w:rsidRDefault="005F10B7" w:rsidP="005F10B7">
      <w:pPr>
        <w:pStyle w:val="ADANB"/>
      </w:pPr>
      <w:r w:rsidRPr="00F41C9A">
        <w:t xml:space="preserve">        when INTERFACE_LANGUAGE_TYPES.DISCONNECTED =&gt;</w:t>
      </w:r>
    </w:p>
    <w:p w:rsidR="005F10B7" w:rsidRPr="00F41C9A" w:rsidRDefault="005F10B7" w:rsidP="005F10B7">
      <w:pPr>
        <w:pStyle w:val="ADANB"/>
      </w:pPr>
      <w:r w:rsidRPr="00F41C9A">
        <w:t xml:space="preserve">          null;</w:t>
      </w:r>
    </w:p>
    <w:p w:rsidR="005F10B7" w:rsidRPr="00F41C9A" w:rsidRDefault="005F10B7" w:rsidP="005F10B7">
      <w:pPr>
        <w:pStyle w:val="ADANB"/>
      </w:pPr>
    </w:p>
    <w:p w:rsidR="005F10B7" w:rsidRPr="00F41C9A" w:rsidRDefault="005F10B7" w:rsidP="005F10B7">
      <w:pPr>
        <w:pStyle w:val="ADANB"/>
      </w:pPr>
      <w:r w:rsidRPr="00F41C9A">
        <w:t xml:space="preserve">      end case; </w:t>
      </w:r>
    </w:p>
    <w:p w:rsidR="005F10B7" w:rsidRPr="00F41C9A" w:rsidRDefault="005F10B7" w:rsidP="005F10B7">
      <w:pPr>
        <w:pStyle w:val="ADANB"/>
      </w:pPr>
      <w:r w:rsidRPr="00F41C9A">
        <w:t xml:space="preserve">    end record;</w:t>
      </w:r>
    </w:p>
    <w:p w:rsidR="005F10B7" w:rsidRPr="00F41C9A" w:rsidRDefault="005F10B7" w:rsidP="005F10B7">
      <w:pPr>
        <w:pStyle w:val="ADANB"/>
      </w:pPr>
    </w:p>
    <w:p w:rsidR="005F10B7" w:rsidRPr="00F41C9A" w:rsidRDefault="005F10B7" w:rsidP="005F10B7">
      <w:pPr>
        <w:pStyle w:val="ADANB"/>
      </w:pPr>
      <w:r w:rsidRPr="00F41C9A">
        <w:t xml:space="preserve">  type JRU_OUT_MESSAGE_T (KIND : INTERFACE_LANGUAGE_TYPES.OUT_MESSAGE_KIND_T := INTERFACE_LANGUAGE_TYPES.OUT_MESSAGE_KIND_T'FIRST) is</w:t>
      </w:r>
    </w:p>
    <w:p w:rsidR="005F10B7" w:rsidRPr="00F41C9A" w:rsidRDefault="005F10B7" w:rsidP="005F10B7">
      <w:pPr>
        <w:pStyle w:val="ADANB"/>
      </w:pPr>
      <w:r w:rsidRPr="00F41C9A">
        <w:t xml:space="preserve">    record</w:t>
      </w:r>
    </w:p>
    <w:p w:rsidR="005F10B7" w:rsidRPr="00F41C9A" w:rsidRDefault="005F10B7" w:rsidP="005F10B7">
      <w:pPr>
        <w:pStyle w:val="ADANB"/>
      </w:pPr>
      <w:r w:rsidRPr="00F41C9A">
        <w:t xml:space="preserve">      case KIND is</w:t>
      </w:r>
    </w:p>
    <w:p w:rsidR="005F10B7" w:rsidRPr="00F41C9A" w:rsidRDefault="005F10B7" w:rsidP="005F10B7">
      <w:pPr>
        <w:pStyle w:val="ADANB"/>
      </w:pPr>
      <w:r w:rsidRPr="00F41C9A">
        <w:t xml:space="preserve">        when INTERFACE_LANGUAGE_TYPES.DATA =&gt;</w:t>
      </w:r>
    </w:p>
    <w:p w:rsidR="005F10B7" w:rsidRPr="00F41C9A" w:rsidRDefault="005F10B7" w:rsidP="005F10B7">
      <w:pPr>
        <w:pStyle w:val="ADANB"/>
      </w:pPr>
      <w:r w:rsidRPr="00F41C9A">
        <w:t xml:space="preserve">          MESSAGE : INTERFACE_LANGUAGE_TYPES.CORE_TO_JRU_BIT_STREAM_T;</w:t>
      </w:r>
    </w:p>
    <w:p w:rsidR="005F10B7" w:rsidRPr="00F41C9A" w:rsidRDefault="005F10B7" w:rsidP="005F10B7">
      <w:pPr>
        <w:pStyle w:val="ADANB"/>
      </w:pPr>
    </w:p>
    <w:p w:rsidR="005F10B7" w:rsidRPr="00F41C9A" w:rsidRDefault="005F10B7" w:rsidP="005F10B7">
      <w:pPr>
        <w:pStyle w:val="ADANB"/>
      </w:pPr>
      <w:r w:rsidRPr="00F41C9A">
        <w:t xml:space="preserve">        when INTERFACE_LANGUAGE_TYPES.DISCONNECTION_REQUEST =&gt;</w:t>
      </w:r>
    </w:p>
    <w:p w:rsidR="005F10B7" w:rsidRPr="00F41C9A" w:rsidRDefault="005F10B7" w:rsidP="005F10B7">
      <w:pPr>
        <w:pStyle w:val="ADANB"/>
      </w:pPr>
      <w:r w:rsidRPr="00F41C9A">
        <w:t xml:space="preserve">          null;</w:t>
      </w:r>
    </w:p>
    <w:p w:rsidR="005F10B7" w:rsidRPr="00F41C9A" w:rsidRDefault="005F10B7" w:rsidP="005F10B7">
      <w:pPr>
        <w:pStyle w:val="ADANB"/>
      </w:pPr>
    </w:p>
    <w:p w:rsidR="005F10B7" w:rsidRPr="00F41C9A" w:rsidRDefault="005F10B7" w:rsidP="005F10B7">
      <w:pPr>
        <w:pStyle w:val="ADANB"/>
      </w:pPr>
      <w:r w:rsidRPr="00F41C9A">
        <w:t xml:space="preserve">      end case;</w:t>
      </w:r>
    </w:p>
    <w:p w:rsidR="005F10B7" w:rsidRPr="00F41C9A" w:rsidRDefault="005F10B7" w:rsidP="005F10B7">
      <w:pPr>
        <w:pStyle w:val="ADANB"/>
      </w:pPr>
      <w:r w:rsidRPr="00F41C9A">
        <w:t xml:space="preserve">    end record;</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p>
    <w:p w:rsidR="005F10B7" w:rsidRPr="00F41C9A" w:rsidRDefault="005F10B7" w:rsidP="005F10B7">
      <w:pPr>
        <w:pStyle w:val="ADANB"/>
      </w:pPr>
      <w:r w:rsidRPr="00F41C9A">
        <w:t>package ERTMS_TRAINBORN_GENERIC_API is</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r w:rsidRPr="00F41C9A">
        <w:t xml:space="preserve">  -------------------------------------------------------------------------------------------------</w:t>
      </w:r>
    </w:p>
    <w:p w:rsidR="005F10B7" w:rsidRPr="00F41C9A" w:rsidRDefault="005F10B7" w:rsidP="005F10B7">
      <w:pPr>
        <w:pStyle w:val="ADANB"/>
      </w:pPr>
      <w:r w:rsidRPr="00F41C9A">
        <w:t xml:space="preserve">  -- JRU services</w:t>
      </w:r>
    </w:p>
    <w:p w:rsidR="005F10B7" w:rsidRPr="00F41C9A" w:rsidRDefault="005F10B7" w:rsidP="005F10B7">
      <w:pPr>
        <w:pStyle w:val="ADANB"/>
      </w:pPr>
      <w:r w:rsidRPr="00F41C9A">
        <w:t xml:space="preserve">  -------------------------------------------------------------------------------------------------</w:t>
      </w:r>
    </w:p>
    <w:p w:rsidR="005F10B7" w:rsidRPr="00F41C9A" w:rsidRDefault="005F10B7" w:rsidP="005F10B7">
      <w:pPr>
        <w:pStyle w:val="ADANB"/>
      </w:pPr>
      <w:r w:rsidRPr="00F41C9A">
        <w:t>-- procedure to deliver JRU message to the application</w:t>
      </w:r>
    </w:p>
    <w:p w:rsidR="005F10B7" w:rsidRPr="00F41C9A" w:rsidRDefault="005F10B7" w:rsidP="005F10B7">
      <w:pPr>
        <w:pStyle w:val="ADANB"/>
      </w:pPr>
      <w:r w:rsidRPr="00F41C9A">
        <w:t xml:space="preserve">  procedure WRITE_JRU_MESSAGE </w:t>
      </w:r>
    </w:p>
    <w:p w:rsidR="005F10B7" w:rsidRPr="00F41C9A" w:rsidRDefault="005F10B7" w:rsidP="005F10B7">
      <w:pPr>
        <w:pStyle w:val="ADANB"/>
      </w:pPr>
      <w:r w:rsidRPr="00F41C9A">
        <w:t xml:space="preserve">    (THE_JRU_MESSAGE : in ERTMS_TRAINBORN_GENERIC_API_TYPES.JRU_IN_MESSAGE_T);</w:t>
      </w:r>
    </w:p>
    <w:p w:rsidR="005F10B7" w:rsidRPr="00F41C9A" w:rsidRDefault="005F10B7" w:rsidP="005F10B7">
      <w:pPr>
        <w:pStyle w:val="ADANB"/>
      </w:pPr>
    </w:p>
    <w:p w:rsidR="005F10B7" w:rsidRPr="00F41C9A" w:rsidRDefault="005F10B7" w:rsidP="005F10B7">
      <w:pPr>
        <w:pStyle w:val="ADANB"/>
      </w:pPr>
      <w:r w:rsidRPr="00F41C9A">
        <w:t xml:space="preserve">  -- procedure to read JRU message from the application</w:t>
      </w:r>
    </w:p>
    <w:p w:rsidR="005F10B7" w:rsidRPr="00F41C9A" w:rsidRDefault="005F10B7" w:rsidP="005F10B7">
      <w:pPr>
        <w:pStyle w:val="ADANB"/>
      </w:pPr>
      <w:r w:rsidRPr="00F41C9A">
        <w:t xml:space="preserve">  -- this procedure may be called only if JRU_MESSAGE_QUEUE_IS_EMPTY returns FALSE</w:t>
      </w:r>
    </w:p>
    <w:p w:rsidR="005F10B7" w:rsidRPr="00F41C9A" w:rsidRDefault="005F10B7" w:rsidP="005F10B7">
      <w:pPr>
        <w:pStyle w:val="ADANB"/>
      </w:pPr>
      <w:r w:rsidRPr="00F41C9A">
        <w:t xml:space="preserve">  procedure READ_JRU_MESSAGE </w:t>
      </w:r>
    </w:p>
    <w:p w:rsidR="005F10B7" w:rsidRPr="00F41C9A" w:rsidRDefault="005F10B7" w:rsidP="005F10B7">
      <w:pPr>
        <w:pStyle w:val="ADANB"/>
      </w:pPr>
      <w:r w:rsidRPr="00F41C9A">
        <w:t xml:space="preserve">    (THE_JRU_MESSAGE : out ERTMS_TRAINBORN_GENERIC_API_TYPES.JRU_OUT_MESSAGE_T);</w:t>
      </w:r>
    </w:p>
    <w:p w:rsidR="005F10B7" w:rsidRPr="00F41C9A" w:rsidRDefault="005F10B7" w:rsidP="005F10B7">
      <w:pPr>
        <w:pStyle w:val="ADANB"/>
      </w:pPr>
    </w:p>
    <w:p w:rsidR="005F10B7" w:rsidRPr="00F41C9A" w:rsidRDefault="005F10B7" w:rsidP="005F10B7">
      <w:pPr>
        <w:pStyle w:val="ADANB"/>
      </w:pPr>
      <w:r w:rsidRPr="00F41C9A">
        <w:t xml:space="preserve">  -- this function returns TRUE if the output JRU MESSAGE QUEUE IS EMPTY </w:t>
      </w:r>
    </w:p>
    <w:p w:rsidR="005F10B7" w:rsidRPr="00F41C9A" w:rsidRDefault="005F10B7" w:rsidP="005F10B7">
      <w:pPr>
        <w:pStyle w:val="ADANB"/>
      </w:pPr>
      <w:r w:rsidRPr="00F41C9A">
        <w:t xml:space="preserve">  -- and returns FALSE otherwise</w:t>
      </w:r>
    </w:p>
    <w:p w:rsidR="005F10B7" w:rsidRPr="00F41C9A" w:rsidRDefault="005F10B7" w:rsidP="005F10B7">
      <w:pPr>
        <w:pStyle w:val="ADANB"/>
      </w:pPr>
      <w:r w:rsidRPr="00F41C9A">
        <w:t xml:space="preserve">  function JRU_MESSAGE_QUEUE_IS_EMPTY return TYPES.BOOLEAN_T;</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7126" w:rsidRDefault="005F10B7" w:rsidP="005F10B7">
      <w:pPr>
        <w:pStyle w:val="ADANB"/>
      </w:pPr>
      <w:r w:rsidRPr="00F41C9A">
        <w:lastRenderedPageBreak/>
        <w:t xml:space="preserve"> end ERTMS_TRAINBORN_GENERIC_API;</w:t>
      </w:r>
    </w:p>
    <w:p w:rsidR="00885628" w:rsidRDefault="00885628" w:rsidP="005F10B7">
      <w:pPr>
        <w:pStyle w:val="ADANB"/>
      </w:pPr>
    </w:p>
    <w:p w:rsidR="00885628" w:rsidRDefault="00885628" w:rsidP="006E3A87"/>
    <w:p w:rsidR="006E3A87" w:rsidRDefault="006E3A87" w:rsidP="006E3A87"/>
    <w:p w:rsidR="005F7126" w:rsidRDefault="00BB2DDC" w:rsidP="005F7126">
      <w:pPr>
        <w:pStyle w:val="Titre2"/>
      </w:pPr>
      <w:bookmarkStart w:id="1430" w:name="_Toc397948287"/>
      <w:r>
        <w:t>STM</w:t>
      </w:r>
      <w:r w:rsidR="005F7126">
        <w:t xml:space="preserve"> Interface</w:t>
      </w:r>
      <w:bookmarkEnd w:id="1430"/>
    </w:p>
    <w:p w:rsidR="005F7126" w:rsidRPr="00F51479" w:rsidRDefault="005F7126" w:rsidP="005F7126">
      <w:pPr>
        <w:pStyle w:val="Titre3"/>
      </w:pPr>
      <w:bookmarkStart w:id="1431" w:name="_Toc397948288"/>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431"/>
    </w:p>
    <w:p w:rsidR="005F7126" w:rsidRDefault="005F7126" w:rsidP="005F7126">
      <w:pPr>
        <w:pStyle w:val="Titre4"/>
      </w:pPr>
      <w:r>
        <w:t>Input</w:t>
      </w:r>
    </w:p>
    <w:p w:rsidR="0064730E" w:rsidRPr="00F04B5F" w:rsidRDefault="0064730E" w:rsidP="0064730E">
      <w:pPr>
        <w:pStyle w:val="ADANB"/>
        <w:rPr>
          <w:color w:val="auto"/>
          <w:sz w:val="22"/>
          <w:szCs w:val="22"/>
        </w:rPr>
      </w:pPr>
      <w: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EUROCAB_input_info</w:t>
      </w:r>
    </w:p>
    <w:p w:rsidR="005F7126" w:rsidRDefault="005F7126" w:rsidP="005F7126">
      <w:pPr>
        <w:pStyle w:val="Titre4"/>
      </w:pPr>
      <w:r>
        <w:t>Output</w:t>
      </w:r>
    </w:p>
    <w:p w:rsidR="00DB711A" w:rsidRPr="0098169B"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EUROCAB_output_info</w:t>
      </w:r>
    </w:p>
    <w:p w:rsidR="00F02493" w:rsidRDefault="00F02493" w:rsidP="00F02493">
      <w:pPr>
        <w:pStyle w:val="Titre4"/>
      </w:pPr>
      <w:r>
        <w:t>Application layer (telegram definition)</w:t>
      </w:r>
    </w:p>
    <w:p w:rsidR="005F7126" w:rsidRPr="003824A8" w:rsidRDefault="00F02493" w:rsidP="005F7126">
      <w:pPr>
        <w:pStyle w:val="Corpsdetexte"/>
      </w:pPr>
      <w:r>
        <w:t xml:space="preserve">DATA message to/from STM shall be compliant to </w:t>
      </w:r>
      <w:r w:rsidR="008461AE">
        <w:fldChar w:fldCharType="begin"/>
      </w:r>
      <w:r w:rsidR="008461AE">
        <w:instrText xml:space="preserve"> REF _Ref391911652 \r \h </w:instrText>
      </w:r>
      <w:r w:rsidR="008461AE">
        <w:fldChar w:fldCharType="separate"/>
      </w:r>
      <w:r w:rsidR="006D6783">
        <w:t>/4/</w:t>
      </w:r>
      <w:r w:rsidR="008461AE">
        <w:fldChar w:fldCharType="end"/>
      </w:r>
      <w:r>
        <w:t>.</w:t>
      </w:r>
    </w:p>
    <w:p w:rsidR="005F7126" w:rsidRDefault="005F7126" w:rsidP="005F7126">
      <w:pPr>
        <w:pStyle w:val="Titre3"/>
      </w:pPr>
      <w:bookmarkStart w:id="1432" w:name="_Toc397948289"/>
      <w:r>
        <w:t xml:space="preserve">Service </w:t>
      </w:r>
      <w:r w:rsidRPr="00CA1B16">
        <w:t>WRITE_</w:t>
      </w:r>
      <w:r w:rsidR="00BB2DDC">
        <w:t>STM</w:t>
      </w:r>
      <w:r w:rsidRPr="00CA1B16">
        <w:t>_MESSAGE</w:t>
      </w:r>
      <w:bookmarkEnd w:id="1432"/>
    </w:p>
    <w:p w:rsidR="005F7126" w:rsidRDefault="005F7126" w:rsidP="005F7126">
      <w:pPr>
        <w:pStyle w:val="Titre4"/>
      </w:pPr>
      <w:r>
        <w:t>Description</w:t>
      </w:r>
    </w:p>
    <w:p w:rsidR="005F7126" w:rsidRDefault="005F7126" w:rsidP="005F7126">
      <w:r>
        <w:t xml:space="preserve">The service is used by the Basic SW to provide the messages received from the </w:t>
      </w:r>
      <w:r w:rsidR="00BB2DDC">
        <w:t>STM</w:t>
      </w:r>
      <w:r>
        <w:t xml:space="preserve"> to the Application SW.</w:t>
      </w:r>
    </w:p>
    <w:p w:rsidR="005F7126" w:rsidRDefault="005F7126" w:rsidP="005F7126">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D6783">
        <w:t>4.1.1</w:t>
      </w:r>
      <w:r>
        <w:fldChar w:fldCharType="end"/>
      </w:r>
      <w:r>
        <w:t>.</w:t>
      </w:r>
    </w:p>
    <w:p w:rsidR="005F7126" w:rsidRDefault="005F7126" w:rsidP="005F7126">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5F7126" w:rsidRPr="002231B1" w:rsidTr="00A70577">
        <w:tc>
          <w:tcPr>
            <w:tcW w:w="1843" w:type="dxa"/>
            <w:shd w:val="clear" w:color="auto" w:fill="auto"/>
          </w:tcPr>
          <w:p w:rsidR="005F7126" w:rsidRPr="002231B1" w:rsidRDefault="005F7126" w:rsidP="00A677DD">
            <w:pPr>
              <w:pStyle w:val="Table0"/>
            </w:pPr>
            <w:r w:rsidRPr="002231B1">
              <w:t>Name</w:t>
            </w:r>
          </w:p>
        </w:tc>
        <w:tc>
          <w:tcPr>
            <w:tcW w:w="3686" w:type="dxa"/>
            <w:shd w:val="clear" w:color="auto" w:fill="auto"/>
          </w:tcPr>
          <w:p w:rsidR="005F7126" w:rsidRPr="002231B1" w:rsidRDefault="005F7126" w:rsidP="00A677DD">
            <w:pPr>
              <w:pStyle w:val="Table0"/>
            </w:pPr>
            <w:r w:rsidRPr="002231B1">
              <w:t>Type</w:t>
            </w:r>
          </w:p>
        </w:tc>
        <w:tc>
          <w:tcPr>
            <w:tcW w:w="850" w:type="dxa"/>
            <w:shd w:val="clear" w:color="auto" w:fill="auto"/>
          </w:tcPr>
          <w:p w:rsidR="005F7126" w:rsidRPr="002231B1" w:rsidRDefault="005F7126" w:rsidP="00A677DD">
            <w:pPr>
              <w:pStyle w:val="Table0"/>
            </w:pPr>
            <w:r w:rsidRPr="002231B1">
              <w:t>Direction</w:t>
            </w:r>
          </w:p>
        </w:tc>
        <w:tc>
          <w:tcPr>
            <w:tcW w:w="3686" w:type="dxa"/>
            <w:shd w:val="clear" w:color="auto" w:fill="auto"/>
          </w:tcPr>
          <w:p w:rsidR="005F7126" w:rsidRPr="002231B1" w:rsidRDefault="005F7126" w:rsidP="00A677DD">
            <w:pPr>
              <w:pStyle w:val="Table0"/>
            </w:pPr>
            <w:r w:rsidRPr="002231B1">
              <w:t>Description</w:t>
            </w:r>
          </w:p>
        </w:tc>
      </w:tr>
      <w:tr w:rsidR="005F7126" w:rsidRPr="0043297A" w:rsidTr="00A70577">
        <w:tc>
          <w:tcPr>
            <w:tcW w:w="1843" w:type="dxa"/>
            <w:shd w:val="clear" w:color="auto" w:fill="auto"/>
          </w:tcPr>
          <w:p w:rsidR="005F7126" w:rsidRPr="002231B1" w:rsidRDefault="005F7126" w:rsidP="00A70577">
            <w:pPr>
              <w:pStyle w:val="ADANB"/>
            </w:pPr>
            <w:r w:rsidRPr="00CA1B16">
              <w:t>THE_</w:t>
            </w:r>
            <w:r w:rsidR="00BB2DDC">
              <w:t>STM</w:t>
            </w:r>
            <w:r w:rsidRPr="00CA1B16">
              <w:t>_MESSAGE</w:t>
            </w:r>
          </w:p>
        </w:tc>
        <w:tc>
          <w:tcPr>
            <w:tcW w:w="3686" w:type="dxa"/>
            <w:shd w:val="clear" w:color="auto" w:fill="auto"/>
          </w:tcPr>
          <w:p w:rsidR="005F7126" w:rsidRPr="00A70577" w:rsidRDefault="005F7126" w:rsidP="00A70577">
            <w:pPr>
              <w:pStyle w:val="ADANB"/>
              <w:rPr>
                <w:lang w:val="fr-BE"/>
              </w:rPr>
            </w:pPr>
            <w:r w:rsidRPr="00A70577">
              <w:rPr>
                <w:lang w:val="fr-BE"/>
              </w:rPr>
              <w:t>API_TYPES.</w:t>
            </w:r>
            <w:r w:rsidR="00BB2DDC" w:rsidRPr="00A70577">
              <w:rPr>
                <w:lang w:val="fr-BE"/>
              </w:rPr>
              <w:t>STM</w:t>
            </w:r>
            <w:r w:rsidRPr="00A70577">
              <w:rPr>
                <w:lang w:val="fr-BE"/>
              </w:rPr>
              <w:t>_IN_MESSAGE_T</w:t>
            </w:r>
          </w:p>
        </w:tc>
        <w:tc>
          <w:tcPr>
            <w:tcW w:w="850" w:type="dxa"/>
            <w:shd w:val="clear" w:color="auto" w:fill="auto"/>
          </w:tcPr>
          <w:p w:rsidR="005F7126" w:rsidRPr="00A70577" w:rsidRDefault="005F7126" w:rsidP="00A70577">
            <w:pPr>
              <w:pStyle w:val="ADANB"/>
              <w:rPr>
                <w:lang w:val="fr-BE"/>
              </w:rPr>
            </w:pPr>
            <w:r w:rsidRPr="00A70577">
              <w:rPr>
                <w:lang w:val="fr-BE"/>
              </w:rPr>
              <w:t>in</w:t>
            </w:r>
          </w:p>
        </w:tc>
        <w:tc>
          <w:tcPr>
            <w:tcW w:w="3686" w:type="dxa"/>
            <w:shd w:val="clear" w:color="auto" w:fill="auto"/>
          </w:tcPr>
          <w:p w:rsidR="005F7126" w:rsidRPr="0043297A" w:rsidRDefault="005F7126" w:rsidP="00A70577">
            <w:pPr>
              <w:pStyle w:val="ADANB"/>
            </w:pPr>
            <w:r>
              <w:t xml:space="preserve">The message from the </w:t>
            </w:r>
            <w:r w:rsidR="00BB2DDC">
              <w:t>STM</w:t>
            </w:r>
          </w:p>
        </w:tc>
      </w:tr>
    </w:tbl>
    <w:p w:rsidR="005F7126" w:rsidRDefault="005F7126" w:rsidP="005F7126">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5F7126" w:rsidRPr="002231B1" w:rsidTr="00A70577">
        <w:tc>
          <w:tcPr>
            <w:tcW w:w="1843" w:type="dxa"/>
            <w:shd w:val="clear" w:color="auto" w:fill="auto"/>
          </w:tcPr>
          <w:p w:rsidR="005F7126" w:rsidRPr="00A70577" w:rsidRDefault="005F7126" w:rsidP="00A677DD">
            <w:pPr>
              <w:rPr>
                <w:sz w:val="16"/>
                <w:szCs w:val="16"/>
              </w:rPr>
            </w:pPr>
            <w:r w:rsidRPr="00A70577">
              <w:rPr>
                <w:sz w:val="16"/>
                <w:szCs w:val="16"/>
              </w:rPr>
              <w:t>Name</w:t>
            </w:r>
          </w:p>
        </w:tc>
        <w:tc>
          <w:tcPr>
            <w:tcW w:w="3666" w:type="dxa"/>
            <w:shd w:val="clear" w:color="auto" w:fill="auto"/>
          </w:tcPr>
          <w:p w:rsidR="005F7126" w:rsidRPr="00A70577" w:rsidRDefault="005F7126" w:rsidP="00A677DD">
            <w:pPr>
              <w:rPr>
                <w:sz w:val="16"/>
                <w:szCs w:val="16"/>
              </w:rPr>
            </w:pPr>
            <w:r w:rsidRPr="00A70577">
              <w:rPr>
                <w:sz w:val="16"/>
                <w:szCs w:val="16"/>
              </w:rPr>
              <w:t>Type</w:t>
            </w:r>
          </w:p>
        </w:tc>
        <w:tc>
          <w:tcPr>
            <w:tcW w:w="870" w:type="dxa"/>
            <w:shd w:val="clear" w:color="auto" w:fill="auto"/>
          </w:tcPr>
          <w:p w:rsidR="005F7126" w:rsidRPr="00A70577" w:rsidRDefault="005F7126" w:rsidP="00A677DD">
            <w:pPr>
              <w:rPr>
                <w:sz w:val="16"/>
                <w:szCs w:val="16"/>
              </w:rPr>
            </w:pPr>
            <w:r w:rsidRPr="00A70577">
              <w:rPr>
                <w:sz w:val="16"/>
                <w:szCs w:val="16"/>
              </w:rPr>
              <w:t>Direction</w:t>
            </w:r>
          </w:p>
        </w:tc>
        <w:tc>
          <w:tcPr>
            <w:tcW w:w="3686" w:type="dxa"/>
            <w:shd w:val="clear" w:color="auto" w:fill="auto"/>
          </w:tcPr>
          <w:p w:rsidR="005F7126" w:rsidRPr="00A70577" w:rsidRDefault="005F7126" w:rsidP="00A677DD">
            <w:pPr>
              <w:rPr>
                <w:sz w:val="16"/>
                <w:szCs w:val="16"/>
              </w:rPr>
            </w:pPr>
            <w:r w:rsidRPr="00A70577">
              <w:rPr>
                <w:sz w:val="16"/>
                <w:szCs w:val="16"/>
              </w:rPr>
              <w:t>Description</w:t>
            </w:r>
          </w:p>
        </w:tc>
      </w:tr>
      <w:tr w:rsidR="005F7126" w:rsidRPr="002231B1" w:rsidTr="00A70577">
        <w:tc>
          <w:tcPr>
            <w:tcW w:w="1843" w:type="dxa"/>
            <w:shd w:val="clear" w:color="auto" w:fill="auto"/>
          </w:tcPr>
          <w:p w:rsidR="005F7126" w:rsidRPr="00A70577" w:rsidRDefault="005F7126" w:rsidP="00A70577">
            <w:pPr>
              <w:tabs>
                <w:tab w:val="center" w:pos="955"/>
              </w:tabs>
              <w:rPr>
                <w:sz w:val="16"/>
                <w:szCs w:val="16"/>
              </w:rPr>
            </w:pPr>
            <w:r w:rsidRPr="00A70577">
              <w:rPr>
                <w:sz w:val="16"/>
                <w:szCs w:val="16"/>
              </w:rPr>
              <w:t>-</w:t>
            </w:r>
          </w:p>
        </w:tc>
        <w:tc>
          <w:tcPr>
            <w:tcW w:w="3666" w:type="dxa"/>
            <w:shd w:val="clear" w:color="auto" w:fill="auto"/>
          </w:tcPr>
          <w:p w:rsidR="005F7126" w:rsidRPr="00A70577" w:rsidRDefault="005F7126" w:rsidP="00A677DD">
            <w:pPr>
              <w:rPr>
                <w:sz w:val="16"/>
                <w:szCs w:val="16"/>
                <w:lang w:val="fr-BE"/>
              </w:rPr>
            </w:pPr>
            <w:r w:rsidRPr="00A70577">
              <w:rPr>
                <w:sz w:val="16"/>
                <w:szCs w:val="16"/>
                <w:lang w:val="fr-BE"/>
              </w:rPr>
              <w:t>-</w:t>
            </w:r>
          </w:p>
        </w:tc>
        <w:tc>
          <w:tcPr>
            <w:tcW w:w="870" w:type="dxa"/>
            <w:shd w:val="clear" w:color="auto" w:fill="auto"/>
          </w:tcPr>
          <w:p w:rsidR="005F7126" w:rsidRPr="00A70577" w:rsidRDefault="005F7126" w:rsidP="00A677DD">
            <w:pPr>
              <w:rPr>
                <w:sz w:val="16"/>
                <w:szCs w:val="16"/>
              </w:rPr>
            </w:pPr>
            <w:r w:rsidRPr="00A70577">
              <w:rPr>
                <w:sz w:val="16"/>
                <w:szCs w:val="16"/>
              </w:rPr>
              <w:t>-</w:t>
            </w:r>
          </w:p>
        </w:tc>
        <w:tc>
          <w:tcPr>
            <w:tcW w:w="3686" w:type="dxa"/>
            <w:shd w:val="clear" w:color="auto" w:fill="auto"/>
          </w:tcPr>
          <w:p w:rsidR="005F7126" w:rsidRPr="00A70577" w:rsidRDefault="005F7126" w:rsidP="00A677DD">
            <w:pPr>
              <w:rPr>
                <w:sz w:val="16"/>
                <w:szCs w:val="16"/>
              </w:rPr>
            </w:pPr>
            <w:r w:rsidRPr="00A70577">
              <w:rPr>
                <w:sz w:val="16"/>
                <w:szCs w:val="16"/>
              </w:rPr>
              <w:t>-</w:t>
            </w:r>
          </w:p>
        </w:tc>
      </w:tr>
    </w:tbl>
    <w:p w:rsidR="005F7126" w:rsidRDefault="005F7126" w:rsidP="005F7126">
      <w:pPr>
        <w:pStyle w:val="Titre4"/>
      </w:pPr>
      <w:r>
        <w:t>Expected behaviour &amp; usage</w:t>
      </w:r>
    </w:p>
    <w:p w:rsidR="005F7126" w:rsidRDefault="005F7126" w:rsidP="005F7126">
      <w:r>
        <w:t xml:space="preserve">The messages from the </w:t>
      </w:r>
      <w:r w:rsidR="00BB2DDC">
        <w:t>STM</w:t>
      </w:r>
      <w:r>
        <w:t xml:space="preserve"> can be of multiple kinds :</w:t>
      </w:r>
    </w:p>
    <w:p w:rsidR="005F7126" w:rsidRDefault="005F7126" w:rsidP="005F7126">
      <w:pPr>
        <w:pStyle w:val="Puce1"/>
      </w:pPr>
      <w:r>
        <w:t xml:space="preserve">DATA : a data message is received from the </w:t>
      </w:r>
      <w:r w:rsidR="00BB2DDC">
        <w:t>STM</w:t>
      </w:r>
      <w:r>
        <w:t>. These messages can only be received after the link is connected and before the link is disconnected/Temporary_disconnected.</w:t>
      </w:r>
    </w:p>
    <w:p w:rsidR="005F7126" w:rsidRDefault="005F7126" w:rsidP="005F7126">
      <w:pPr>
        <w:pStyle w:val="Puce1"/>
      </w:pPr>
      <w:r>
        <w:t>CONNECTED : the link with the peer is connected.</w:t>
      </w:r>
    </w:p>
    <w:p w:rsidR="005F7126" w:rsidRDefault="005F7126" w:rsidP="005F7126">
      <w:pPr>
        <w:pStyle w:val="Puce1"/>
      </w:pPr>
      <w:r>
        <w:t xml:space="preserve">TEMPORARY_DISCONNECTED : the link with the </w:t>
      </w:r>
      <w:r w:rsidR="00BB2DDC">
        <w:t>STM</w:t>
      </w:r>
      <w:r>
        <w:t xml:space="preserve"> is no more connected but may be connected again in the future.</w:t>
      </w:r>
    </w:p>
    <w:p w:rsidR="005F7126" w:rsidRDefault="005F7126" w:rsidP="005F7126">
      <w:pPr>
        <w:pStyle w:val="Puce1"/>
      </w:pPr>
      <w:r>
        <w:t>DISCONNECTED : the link is no more connected and shall never be connected again.</w:t>
      </w:r>
    </w:p>
    <w:p w:rsidR="005F7126" w:rsidRPr="002231B1" w:rsidRDefault="005F7126" w:rsidP="005F7126">
      <w:pPr>
        <w:pStyle w:val="Titre4"/>
        <w:numPr>
          <w:ilvl w:val="0"/>
          <w:numId w:val="0"/>
        </w:numPr>
        <w:tabs>
          <w:tab w:val="clear" w:pos="1134"/>
        </w:tabs>
        <w:spacing w:before="240" w:after="0"/>
        <w:ind w:left="1123"/>
        <w:jc w:val="both"/>
      </w:pPr>
    </w:p>
    <w:p w:rsidR="005F7126" w:rsidRDefault="005F7126" w:rsidP="005F7126">
      <w:r w:rsidRPr="002231B1">
        <w:t xml:space="preserve">The </w:t>
      </w:r>
      <w:r>
        <w:t>Basic SW</w:t>
      </w:r>
      <w:r w:rsidRPr="002231B1">
        <w:t xml:space="preserve"> </w:t>
      </w:r>
      <w:r>
        <w:t xml:space="preserve">calls this service, on reception of data from the </w:t>
      </w:r>
      <w:r w:rsidR="00BB2DDC">
        <w:t>STM</w:t>
      </w:r>
      <w:r>
        <w:t xml:space="preserve"> or when the state of the connection with the </w:t>
      </w:r>
      <w:r w:rsidR="00BB2DDC">
        <w:t>STM</w:t>
      </w:r>
      <w:r>
        <w:t xml:space="preserve"> is updated. In any cases, if it is called, it shall be done before the activation of the Application SW.</w:t>
      </w:r>
    </w:p>
    <w:p w:rsidR="005F7126" w:rsidRDefault="005F7126" w:rsidP="005F7126">
      <w:pPr>
        <w:pStyle w:val="Corpsdetexte"/>
      </w:pPr>
    </w:p>
    <w:p w:rsidR="005F7126" w:rsidRDefault="005F7126" w:rsidP="005F7126">
      <w:pPr>
        <w:pStyle w:val="Titre3"/>
      </w:pPr>
      <w:bookmarkStart w:id="1433" w:name="_Toc397948290"/>
      <w:r>
        <w:t xml:space="preserve">Service </w:t>
      </w:r>
      <w:r w:rsidRPr="00FF5709">
        <w:t>READ_</w:t>
      </w:r>
      <w:r w:rsidR="00BB2DDC">
        <w:t>STM</w:t>
      </w:r>
      <w:r w:rsidRPr="00FF5709">
        <w:t>_MESSAGE</w:t>
      </w:r>
      <w:bookmarkEnd w:id="1433"/>
    </w:p>
    <w:p w:rsidR="005F7126" w:rsidRDefault="005F7126" w:rsidP="005F7126">
      <w:pPr>
        <w:pStyle w:val="Titre4"/>
      </w:pPr>
      <w:r>
        <w:lastRenderedPageBreak/>
        <w:t>Description</w:t>
      </w:r>
    </w:p>
    <w:p w:rsidR="005F7126" w:rsidRDefault="005F7126" w:rsidP="005F7126">
      <w:r>
        <w:t xml:space="preserve">The service is used by the Basic SW to get the messages from the Application SW that must be sent to the </w:t>
      </w:r>
      <w:r w:rsidR="00BB2DDC">
        <w:t>STM</w:t>
      </w:r>
      <w:r>
        <w:t>.</w:t>
      </w:r>
    </w:p>
    <w:p w:rsidR="005F7126" w:rsidRDefault="005F7126" w:rsidP="005F7126">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D6783">
        <w:t>4.1.1</w:t>
      </w:r>
      <w:r>
        <w:fldChar w:fldCharType="end"/>
      </w:r>
      <w:r>
        <w:t>.</w:t>
      </w:r>
    </w:p>
    <w:p w:rsidR="005F7126" w:rsidRDefault="005F7126" w:rsidP="005F7126">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5F7126" w:rsidRPr="002231B1" w:rsidTr="00A70577">
        <w:tc>
          <w:tcPr>
            <w:tcW w:w="1843" w:type="dxa"/>
            <w:shd w:val="clear" w:color="auto" w:fill="auto"/>
          </w:tcPr>
          <w:p w:rsidR="005F7126" w:rsidRPr="002231B1" w:rsidRDefault="005F7126" w:rsidP="00A677DD">
            <w:pPr>
              <w:pStyle w:val="Table0"/>
            </w:pPr>
            <w:r w:rsidRPr="002231B1">
              <w:t>Name</w:t>
            </w:r>
          </w:p>
        </w:tc>
        <w:tc>
          <w:tcPr>
            <w:tcW w:w="3686" w:type="dxa"/>
            <w:shd w:val="clear" w:color="auto" w:fill="auto"/>
          </w:tcPr>
          <w:p w:rsidR="005F7126" w:rsidRPr="002231B1" w:rsidRDefault="005F7126" w:rsidP="00A677DD">
            <w:pPr>
              <w:pStyle w:val="Table0"/>
            </w:pPr>
            <w:r w:rsidRPr="002231B1">
              <w:t>Type</w:t>
            </w:r>
          </w:p>
        </w:tc>
        <w:tc>
          <w:tcPr>
            <w:tcW w:w="850" w:type="dxa"/>
            <w:shd w:val="clear" w:color="auto" w:fill="auto"/>
          </w:tcPr>
          <w:p w:rsidR="005F7126" w:rsidRPr="002231B1" w:rsidRDefault="005F7126" w:rsidP="00A677DD">
            <w:pPr>
              <w:pStyle w:val="Table0"/>
            </w:pPr>
            <w:r w:rsidRPr="002231B1">
              <w:t>Direction</w:t>
            </w:r>
          </w:p>
        </w:tc>
        <w:tc>
          <w:tcPr>
            <w:tcW w:w="3686" w:type="dxa"/>
            <w:shd w:val="clear" w:color="auto" w:fill="auto"/>
          </w:tcPr>
          <w:p w:rsidR="005F7126" w:rsidRPr="002231B1" w:rsidRDefault="005F7126" w:rsidP="00A677DD">
            <w:pPr>
              <w:pStyle w:val="Table0"/>
            </w:pPr>
            <w:r w:rsidRPr="002231B1">
              <w:t>Description</w:t>
            </w:r>
          </w:p>
        </w:tc>
      </w:tr>
      <w:tr w:rsidR="005F7126" w:rsidRPr="0043297A" w:rsidTr="00A70577">
        <w:tc>
          <w:tcPr>
            <w:tcW w:w="1843" w:type="dxa"/>
            <w:shd w:val="clear" w:color="auto" w:fill="auto"/>
          </w:tcPr>
          <w:p w:rsidR="005F7126" w:rsidRPr="002231B1" w:rsidRDefault="005F7126" w:rsidP="00A70577">
            <w:pPr>
              <w:pStyle w:val="ADANB"/>
            </w:pPr>
            <w:r w:rsidRPr="00CA1B16">
              <w:t>THE_</w:t>
            </w:r>
            <w:r w:rsidR="00BB2DDC">
              <w:t>STM</w:t>
            </w:r>
            <w:r w:rsidRPr="00CA1B16">
              <w:t>_MESSAGE</w:t>
            </w:r>
          </w:p>
        </w:tc>
        <w:tc>
          <w:tcPr>
            <w:tcW w:w="3686" w:type="dxa"/>
            <w:shd w:val="clear" w:color="auto" w:fill="auto"/>
          </w:tcPr>
          <w:p w:rsidR="005F7126" w:rsidRPr="00A70577" w:rsidRDefault="005F7126" w:rsidP="00A70577">
            <w:pPr>
              <w:pStyle w:val="ADANB"/>
              <w:rPr>
                <w:lang w:val="fr-BE"/>
              </w:rPr>
            </w:pPr>
            <w:r w:rsidRPr="00A70577">
              <w:rPr>
                <w:lang w:val="fr-BE"/>
              </w:rPr>
              <w:t>API_TYPES.</w:t>
            </w:r>
            <w:r w:rsidR="00BB2DDC" w:rsidRPr="00A70577">
              <w:rPr>
                <w:lang w:val="fr-BE"/>
              </w:rPr>
              <w:t>STM</w:t>
            </w:r>
            <w:r w:rsidRPr="00A70577">
              <w:rPr>
                <w:lang w:val="fr-BE"/>
              </w:rPr>
              <w:t>_OUT_MESSAGE_T</w:t>
            </w:r>
          </w:p>
        </w:tc>
        <w:tc>
          <w:tcPr>
            <w:tcW w:w="850" w:type="dxa"/>
            <w:shd w:val="clear" w:color="auto" w:fill="auto"/>
          </w:tcPr>
          <w:p w:rsidR="005F7126" w:rsidRPr="00A70577" w:rsidRDefault="005F7126" w:rsidP="00A70577">
            <w:pPr>
              <w:pStyle w:val="ADANB"/>
              <w:rPr>
                <w:lang w:val="fr-BE"/>
              </w:rPr>
            </w:pPr>
            <w:r w:rsidRPr="00A70577">
              <w:rPr>
                <w:lang w:val="fr-BE"/>
              </w:rPr>
              <w:t>out</w:t>
            </w:r>
          </w:p>
        </w:tc>
        <w:tc>
          <w:tcPr>
            <w:tcW w:w="3686" w:type="dxa"/>
            <w:shd w:val="clear" w:color="auto" w:fill="auto"/>
          </w:tcPr>
          <w:p w:rsidR="005F7126" w:rsidRPr="0043297A" w:rsidRDefault="005F7126" w:rsidP="00A70577">
            <w:pPr>
              <w:pStyle w:val="ADANB"/>
            </w:pPr>
            <w:r>
              <w:t xml:space="preserve">The message to the </w:t>
            </w:r>
            <w:r w:rsidR="00BB2DDC">
              <w:t>STM</w:t>
            </w:r>
          </w:p>
        </w:tc>
      </w:tr>
    </w:tbl>
    <w:p w:rsidR="005F7126" w:rsidRDefault="005F7126" w:rsidP="005F7126">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5F7126" w:rsidRPr="002231B1" w:rsidTr="00A70577">
        <w:tc>
          <w:tcPr>
            <w:tcW w:w="1843" w:type="dxa"/>
            <w:shd w:val="clear" w:color="auto" w:fill="auto"/>
          </w:tcPr>
          <w:p w:rsidR="005F7126" w:rsidRPr="00A70577" w:rsidRDefault="005F7126" w:rsidP="00A677DD">
            <w:pPr>
              <w:rPr>
                <w:sz w:val="16"/>
                <w:szCs w:val="16"/>
              </w:rPr>
            </w:pPr>
            <w:r w:rsidRPr="00A70577">
              <w:rPr>
                <w:sz w:val="16"/>
                <w:szCs w:val="16"/>
              </w:rPr>
              <w:t>Name</w:t>
            </w:r>
          </w:p>
        </w:tc>
        <w:tc>
          <w:tcPr>
            <w:tcW w:w="3666" w:type="dxa"/>
            <w:shd w:val="clear" w:color="auto" w:fill="auto"/>
          </w:tcPr>
          <w:p w:rsidR="005F7126" w:rsidRPr="00A70577" w:rsidRDefault="005F7126" w:rsidP="00A677DD">
            <w:pPr>
              <w:rPr>
                <w:sz w:val="16"/>
                <w:szCs w:val="16"/>
              </w:rPr>
            </w:pPr>
            <w:r w:rsidRPr="00A70577">
              <w:rPr>
                <w:sz w:val="16"/>
                <w:szCs w:val="16"/>
              </w:rPr>
              <w:t>Type</w:t>
            </w:r>
          </w:p>
        </w:tc>
        <w:tc>
          <w:tcPr>
            <w:tcW w:w="870" w:type="dxa"/>
            <w:shd w:val="clear" w:color="auto" w:fill="auto"/>
          </w:tcPr>
          <w:p w:rsidR="005F7126" w:rsidRPr="00A70577" w:rsidRDefault="005F7126" w:rsidP="00A677DD">
            <w:pPr>
              <w:rPr>
                <w:sz w:val="16"/>
                <w:szCs w:val="16"/>
              </w:rPr>
            </w:pPr>
            <w:r w:rsidRPr="00A70577">
              <w:rPr>
                <w:sz w:val="16"/>
                <w:szCs w:val="16"/>
              </w:rPr>
              <w:t>Direction</w:t>
            </w:r>
          </w:p>
        </w:tc>
        <w:tc>
          <w:tcPr>
            <w:tcW w:w="3686" w:type="dxa"/>
            <w:shd w:val="clear" w:color="auto" w:fill="auto"/>
          </w:tcPr>
          <w:p w:rsidR="005F7126" w:rsidRPr="00A70577" w:rsidRDefault="005F7126" w:rsidP="00A677DD">
            <w:pPr>
              <w:rPr>
                <w:sz w:val="16"/>
                <w:szCs w:val="16"/>
              </w:rPr>
            </w:pPr>
            <w:r w:rsidRPr="00A70577">
              <w:rPr>
                <w:sz w:val="16"/>
                <w:szCs w:val="16"/>
              </w:rPr>
              <w:t>Description</w:t>
            </w:r>
          </w:p>
        </w:tc>
      </w:tr>
      <w:tr w:rsidR="005F7126" w:rsidRPr="002231B1" w:rsidTr="00A70577">
        <w:tc>
          <w:tcPr>
            <w:tcW w:w="1843" w:type="dxa"/>
            <w:shd w:val="clear" w:color="auto" w:fill="auto"/>
          </w:tcPr>
          <w:p w:rsidR="005F7126" w:rsidRPr="00A70577" w:rsidRDefault="005F7126" w:rsidP="00A70577">
            <w:pPr>
              <w:tabs>
                <w:tab w:val="center" w:pos="955"/>
              </w:tabs>
              <w:rPr>
                <w:sz w:val="16"/>
                <w:szCs w:val="16"/>
              </w:rPr>
            </w:pPr>
            <w:r w:rsidRPr="00A70577">
              <w:rPr>
                <w:sz w:val="16"/>
                <w:szCs w:val="16"/>
              </w:rPr>
              <w:t>-</w:t>
            </w:r>
          </w:p>
        </w:tc>
        <w:tc>
          <w:tcPr>
            <w:tcW w:w="3666" w:type="dxa"/>
            <w:shd w:val="clear" w:color="auto" w:fill="auto"/>
          </w:tcPr>
          <w:p w:rsidR="005F7126" w:rsidRPr="00A70577" w:rsidRDefault="005F7126" w:rsidP="00A677DD">
            <w:pPr>
              <w:rPr>
                <w:sz w:val="16"/>
                <w:szCs w:val="16"/>
                <w:lang w:val="fr-BE"/>
              </w:rPr>
            </w:pPr>
            <w:r w:rsidRPr="00A70577">
              <w:rPr>
                <w:sz w:val="16"/>
                <w:szCs w:val="16"/>
                <w:lang w:val="fr-BE"/>
              </w:rPr>
              <w:t>-</w:t>
            </w:r>
          </w:p>
        </w:tc>
        <w:tc>
          <w:tcPr>
            <w:tcW w:w="870" w:type="dxa"/>
            <w:shd w:val="clear" w:color="auto" w:fill="auto"/>
          </w:tcPr>
          <w:p w:rsidR="005F7126" w:rsidRPr="00A70577" w:rsidRDefault="005F7126" w:rsidP="00A677DD">
            <w:pPr>
              <w:rPr>
                <w:sz w:val="16"/>
                <w:szCs w:val="16"/>
              </w:rPr>
            </w:pPr>
            <w:r w:rsidRPr="00A70577">
              <w:rPr>
                <w:sz w:val="16"/>
                <w:szCs w:val="16"/>
              </w:rPr>
              <w:t>-</w:t>
            </w:r>
          </w:p>
        </w:tc>
        <w:tc>
          <w:tcPr>
            <w:tcW w:w="3686" w:type="dxa"/>
            <w:shd w:val="clear" w:color="auto" w:fill="auto"/>
          </w:tcPr>
          <w:p w:rsidR="005F7126" w:rsidRPr="00A70577" w:rsidRDefault="005F7126" w:rsidP="00A677DD">
            <w:pPr>
              <w:rPr>
                <w:sz w:val="16"/>
                <w:szCs w:val="16"/>
              </w:rPr>
            </w:pPr>
            <w:r w:rsidRPr="00A70577">
              <w:rPr>
                <w:sz w:val="16"/>
                <w:szCs w:val="16"/>
              </w:rPr>
              <w:t>-</w:t>
            </w:r>
          </w:p>
        </w:tc>
      </w:tr>
    </w:tbl>
    <w:p w:rsidR="005F7126" w:rsidRDefault="005F7126" w:rsidP="005F7126">
      <w:pPr>
        <w:pStyle w:val="Titre4"/>
      </w:pPr>
      <w:r>
        <w:t>Expected behaviour &amp; usage</w:t>
      </w:r>
    </w:p>
    <w:p w:rsidR="005F7126" w:rsidRDefault="005F7126" w:rsidP="005F7126">
      <w:r>
        <w:t xml:space="preserve">The messages to the </w:t>
      </w:r>
      <w:r w:rsidR="00BB2DDC">
        <w:t>STM</w:t>
      </w:r>
      <w:r>
        <w:t xml:space="preserve"> can be of multiple kinds :</w:t>
      </w:r>
    </w:p>
    <w:p w:rsidR="005F7126" w:rsidRDefault="005F7126" w:rsidP="005F7126">
      <w:pPr>
        <w:pStyle w:val="Puce1"/>
      </w:pPr>
      <w:r>
        <w:t>DATA : a data message to send.</w:t>
      </w:r>
    </w:p>
    <w:p w:rsidR="005F7126" w:rsidRDefault="005F7126" w:rsidP="005F7126">
      <w:pPr>
        <w:pStyle w:val="Puce1"/>
      </w:pPr>
      <w:r>
        <w:t xml:space="preserve">DISCONNECTION_REQUEST : a request to kill the connection with the </w:t>
      </w:r>
      <w:r w:rsidR="00BB2DDC">
        <w:t>STM</w:t>
      </w:r>
      <w:r>
        <w:t>. When received, the connection shall be closed and a confirmation shall be given to the Application SW. In that case the link shall never be opened again.</w:t>
      </w:r>
    </w:p>
    <w:p w:rsidR="005F7126" w:rsidRPr="003D05BC" w:rsidRDefault="005F7126" w:rsidP="005F7126">
      <w:r w:rsidRPr="003D05BC">
        <w:t xml:space="preserve">The </w:t>
      </w:r>
      <w:r>
        <w:t>Basic SW</w:t>
      </w:r>
      <w:r w:rsidRPr="003D05BC">
        <w:t xml:space="preserve"> calls this service only when the service </w:t>
      </w:r>
      <w:r w:rsidR="00BB2DDC">
        <w:t>STM</w:t>
      </w:r>
      <w:r>
        <w:t>_MESSAGE_QUEUE_IS_EMPTY</w:t>
      </w:r>
      <w:r w:rsidRPr="003D05BC">
        <w:t xml:space="preserve"> returns FALSE. </w:t>
      </w:r>
    </w:p>
    <w:p w:rsidR="005F7126" w:rsidRPr="00E3088B" w:rsidRDefault="005F7126" w:rsidP="00BB681B">
      <w:r w:rsidRPr="00B22BB8">
        <w:t xml:space="preserve">After having called the service, the </w:t>
      </w:r>
      <w:r>
        <w:t>Basic SW</w:t>
      </w:r>
      <w:r w:rsidRPr="00B22BB8">
        <w:t xml:space="preserve"> shall try again a call to the </w:t>
      </w:r>
      <w:r w:rsidR="00BB2DDC">
        <w:t>STM</w:t>
      </w:r>
      <w:r>
        <w:t>_MESSAGE_QUEUE_IS_EMPTY</w:t>
      </w:r>
      <w:r w:rsidRPr="00B22BB8">
        <w:t xml:space="preserve"> to see if other messages mu</w:t>
      </w:r>
      <w:r w:rsidRPr="003D05BC">
        <w:t xml:space="preserve">st be sent to the </w:t>
      </w:r>
      <w:r w:rsidR="00BB2DDC">
        <w:t>STM</w:t>
      </w:r>
      <w:r>
        <w:t xml:space="preserve"> </w:t>
      </w:r>
      <w:r w:rsidRPr="00B22BB8">
        <w:t>and read them if existing</w:t>
      </w:r>
      <w:r w:rsidRPr="003D05BC">
        <w:t>.</w:t>
      </w:r>
    </w:p>
    <w:p w:rsidR="005F7126" w:rsidRDefault="005F7126" w:rsidP="005F7126">
      <w:pPr>
        <w:pStyle w:val="Corpsdetexte"/>
      </w:pPr>
    </w:p>
    <w:p w:rsidR="005F7126" w:rsidRPr="002231B1" w:rsidRDefault="005F7126" w:rsidP="005F7126">
      <w:pPr>
        <w:pStyle w:val="Titre3"/>
      </w:pPr>
      <w:bookmarkStart w:id="1434" w:name="_Toc397948291"/>
      <w:r>
        <w:t xml:space="preserve">Service </w:t>
      </w:r>
      <w:r w:rsidR="00BB2DDC">
        <w:t>STM</w:t>
      </w:r>
      <w:r w:rsidRPr="007635DE">
        <w:t>_MESSAGE_QUEUE_IS_EMPTY</w:t>
      </w:r>
      <w:bookmarkEnd w:id="1434"/>
    </w:p>
    <w:p w:rsidR="005F7126" w:rsidRDefault="005F7126" w:rsidP="005F7126">
      <w:pPr>
        <w:pStyle w:val="Titre4"/>
      </w:pPr>
      <w:r>
        <w:t>Description</w:t>
      </w:r>
    </w:p>
    <w:p w:rsidR="005F7126" w:rsidRDefault="005F7126" w:rsidP="00BB681B">
      <w:r>
        <w:t xml:space="preserve">The service is used by the Basic SW to know if messages are to be output to the </w:t>
      </w:r>
      <w:r w:rsidR="00BB2DDC">
        <w:t>STM</w:t>
      </w:r>
      <w:r>
        <w:t>.</w:t>
      </w:r>
    </w:p>
    <w:p w:rsidR="005F7126" w:rsidRDefault="005F7126" w:rsidP="00BB681B">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D6783">
        <w:t>4.1.1</w:t>
      </w:r>
      <w:r>
        <w:fldChar w:fldCharType="end"/>
      </w:r>
      <w:r>
        <w:t>.</w:t>
      </w:r>
    </w:p>
    <w:p w:rsidR="005F7126" w:rsidRDefault="005F7126" w:rsidP="005F7126">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5F7126" w:rsidRPr="002231B1" w:rsidTr="00A70577">
        <w:tc>
          <w:tcPr>
            <w:tcW w:w="1843" w:type="dxa"/>
            <w:shd w:val="clear" w:color="auto" w:fill="auto"/>
          </w:tcPr>
          <w:p w:rsidR="005F7126" w:rsidRPr="002231B1" w:rsidRDefault="005F7126" w:rsidP="00A677DD">
            <w:pPr>
              <w:pStyle w:val="Table0"/>
            </w:pPr>
            <w:r w:rsidRPr="002231B1">
              <w:t>Name</w:t>
            </w:r>
          </w:p>
        </w:tc>
        <w:tc>
          <w:tcPr>
            <w:tcW w:w="3686" w:type="dxa"/>
            <w:shd w:val="clear" w:color="auto" w:fill="auto"/>
          </w:tcPr>
          <w:p w:rsidR="005F7126" w:rsidRPr="002231B1" w:rsidRDefault="005F7126" w:rsidP="00A677DD">
            <w:pPr>
              <w:pStyle w:val="Table0"/>
            </w:pPr>
            <w:r w:rsidRPr="002231B1">
              <w:t>Type</w:t>
            </w:r>
          </w:p>
        </w:tc>
        <w:tc>
          <w:tcPr>
            <w:tcW w:w="850" w:type="dxa"/>
            <w:shd w:val="clear" w:color="auto" w:fill="auto"/>
          </w:tcPr>
          <w:p w:rsidR="005F7126" w:rsidRPr="002231B1" w:rsidRDefault="005F7126" w:rsidP="00A677DD">
            <w:pPr>
              <w:pStyle w:val="Table0"/>
            </w:pPr>
            <w:r w:rsidRPr="002231B1">
              <w:t>Direction</w:t>
            </w:r>
          </w:p>
        </w:tc>
        <w:tc>
          <w:tcPr>
            <w:tcW w:w="3686" w:type="dxa"/>
            <w:shd w:val="clear" w:color="auto" w:fill="auto"/>
          </w:tcPr>
          <w:p w:rsidR="005F7126" w:rsidRPr="002231B1" w:rsidRDefault="005F7126" w:rsidP="00A677DD">
            <w:pPr>
              <w:pStyle w:val="Table0"/>
            </w:pPr>
            <w:r w:rsidRPr="002231B1">
              <w:t>Description</w:t>
            </w:r>
          </w:p>
        </w:tc>
      </w:tr>
      <w:tr w:rsidR="005F7126" w:rsidRPr="0043297A" w:rsidTr="00A70577">
        <w:tc>
          <w:tcPr>
            <w:tcW w:w="1843" w:type="dxa"/>
            <w:shd w:val="clear" w:color="auto" w:fill="auto"/>
          </w:tcPr>
          <w:p w:rsidR="005F7126" w:rsidRPr="002231B1" w:rsidRDefault="005F7126" w:rsidP="00A677DD">
            <w:pPr>
              <w:pStyle w:val="Table0"/>
            </w:pPr>
            <w:r>
              <w:t>-</w:t>
            </w:r>
          </w:p>
        </w:tc>
        <w:tc>
          <w:tcPr>
            <w:tcW w:w="3686" w:type="dxa"/>
            <w:shd w:val="clear" w:color="auto" w:fill="auto"/>
          </w:tcPr>
          <w:p w:rsidR="005F7126" w:rsidRPr="00A70577" w:rsidRDefault="005F7126" w:rsidP="00A677DD">
            <w:pPr>
              <w:pStyle w:val="Table0"/>
              <w:rPr>
                <w:lang w:val="fr-BE"/>
              </w:rPr>
            </w:pPr>
            <w:r w:rsidRPr="00A70577">
              <w:rPr>
                <w:lang w:val="fr-BE"/>
              </w:rPr>
              <w:t>-</w:t>
            </w:r>
          </w:p>
        </w:tc>
        <w:tc>
          <w:tcPr>
            <w:tcW w:w="850" w:type="dxa"/>
            <w:shd w:val="clear" w:color="auto" w:fill="auto"/>
          </w:tcPr>
          <w:p w:rsidR="005F7126" w:rsidRPr="00A70577" w:rsidRDefault="005F7126" w:rsidP="00A677DD">
            <w:pPr>
              <w:pStyle w:val="Table0"/>
              <w:rPr>
                <w:lang w:val="fr-BE"/>
              </w:rPr>
            </w:pPr>
            <w:r w:rsidRPr="00A70577">
              <w:rPr>
                <w:lang w:val="fr-BE"/>
              </w:rPr>
              <w:t>-</w:t>
            </w:r>
          </w:p>
        </w:tc>
        <w:tc>
          <w:tcPr>
            <w:tcW w:w="3686" w:type="dxa"/>
            <w:shd w:val="clear" w:color="auto" w:fill="auto"/>
          </w:tcPr>
          <w:p w:rsidR="005F7126" w:rsidRPr="0043297A" w:rsidRDefault="005F7126" w:rsidP="00A677DD">
            <w:pPr>
              <w:pStyle w:val="Table0"/>
            </w:pPr>
            <w:r>
              <w:t>-</w:t>
            </w:r>
          </w:p>
        </w:tc>
      </w:tr>
    </w:tbl>
    <w:p w:rsidR="005F7126" w:rsidRDefault="005F7126" w:rsidP="005F7126">
      <w:pPr>
        <w:pStyle w:val="Corpsdetexte"/>
      </w:pPr>
    </w:p>
    <w:p w:rsidR="005F7126" w:rsidRPr="003824A8" w:rsidRDefault="005F7126" w:rsidP="005F7126">
      <w:pPr>
        <w:pStyle w:val="Corpsdetexte"/>
      </w:pPr>
    </w:p>
    <w:p w:rsidR="005F7126" w:rsidRDefault="005F7126" w:rsidP="005F7126">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5F7126" w:rsidRPr="002231B1" w:rsidTr="00A70577">
        <w:tc>
          <w:tcPr>
            <w:tcW w:w="1843" w:type="dxa"/>
            <w:shd w:val="clear" w:color="auto" w:fill="auto"/>
          </w:tcPr>
          <w:p w:rsidR="005F7126" w:rsidRPr="00A70577" w:rsidRDefault="005F7126" w:rsidP="00A677DD">
            <w:pPr>
              <w:rPr>
                <w:sz w:val="16"/>
                <w:szCs w:val="16"/>
              </w:rPr>
            </w:pPr>
            <w:r w:rsidRPr="00A70577">
              <w:rPr>
                <w:sz w:val="16"/>
                <w:szCs w:val="16"/>
              </w:rPr>
              <w:t>Name</w:t>
            </w:r>
          </w:p>
        </w:tc>
        <w:tc>
          <w:tcPr>
            <w:tcW w:w="3666" w:type="dxa"/>
            <w:shd w:val="clear" w:color="auto" w:fill="auto"/>
          </w:tcPr>
          <w:p w:rsidR="005F7126" w:rsidRPr="00A70577" w:rsidRDefault="005F7126" w:rsidP="00A677DD">
            <w:pPr>
              <w:rPr>
                <w:sz w:val="16"/>
                <w:szCs w:val="16"/>
              </w:rPr>
            </w:pPr>
            <w:r w:rsidRPr="00A70577">
              <w:rPr>
                <w:sz w:val="16"/>
                <w:szCs w:val="16"/>
              </w:rPr>
              <w:t>Type</w:t>
            </w:r>
          </w:p>
        </w:tc>
        <w:tc>
          <w:tcPr>
            <w:tcW w:w="870" w:type="dxa"/>
            <w:shd w:val="clear" w:color="auto" w:fill="auto"/>
          </w:tcPr>
          <w:p w:rsidR="005F7126" w:rsidRPr="00A70577" w:rsidRDefault="005F7126" w:rsidP="00A677DD">
            <w:pPr>
              <w:rPr>
                <w:sz w:val="16"/>
                <w:szCs w:val="16"/>
              </w:rPr>
            </w:pPr>
            <w:r w:rsidRPr="00A70577">
              <w:rPr>
                <w:sz w:val="16"/>
                <w:szCs w:val="16"/>
              </w:rPr>
              <w:t>Direction</w:t>
            </w:r>
          </w:p>
        </w:tc>
        <w:tc>
          <w:tcPr>
            <w:tcW w:w="3686" w:type="dxa"/>
            <w:shd w:val="clear" w:color="auto" w:fill="auto"/>
          </w:tcPr>
          <w:p w:rsidR="005F7126" w:rsidRPr="00A70577" w:rsidRDefault="005F7126" w:rsidP="00A677DD">
            <w:pPr>
              <w:rPr>
                <w:sz w:val="16"/>
                <w:szCs w:val="16"/>
              </w:rPr>
            </w:pPr>
            <w:r w:rsidRPr="00A70577">
              <w:rPr>
                <w:sz w:val="16"/>
                <w:szCs w:val="16"/>
              </w:rPr>
              <w:t>Description</w:t>
            </w:r>
          </w:p>
        </w:tc>
      </w:tr>
      <w:tr w:rsidR="005F7126" w:rsidRPr="002231B1" w:rsidTr="00A70577">
        <w:tc>
          <w:tcPr>
            <w:tcW w:w="1843" w:type="dxa"/>
            <w:shd w:val="clear" w:color="auto" w:fill="auto"/>
          </w:tcPr>
          <w:p w:rsidR="005F7126" w:rsidRPr="002231B1" w:rsidRDefault="005F7126" w:rsidP="00A677DD">
            <w:pPr>
              <w:pStyle w:val="ADANB"/>
            </w:pPr>
            <w:r>
              <w:t>-</w:t>
            </w:r>
          </w:p>
        </w:tc>
        <w:tc>
          <w:tcPr>
            <w:tcW w:w="3666" w:type="dxa"/>
            <w:shd w:val="clear" w:color="auto" w:fill="auto"/>
          </w:tcPr>
          <w:p w:rsidR="005F7126" w:rsidRPr="00A70577" w:rsidRDefault="005F7126" w:rsidP="00A677DD">
            <w:pPr>
              <w:pStyle w:val="ADANB"/>
              <w:rPr>
                <w:lang w:val="fr-BE"/>
              </w:rPr>
            </w:pPr>
            <w:r w:rsidRPr="00A70577">
              <w:rPr>
                <w:lang w:val="fr-BE"/>
              </w:rPr>
              <w:t>TYPES.BOOLEAN_T</w:t>
            </w:r>
          </w:p>
        </w:tc>
        <w:tc>
          <w:tcPr>
            <w:tcW w:w="870" w:type="dxa"/>
            <w:shd w:val="clear" w:color="auto" w:fill="auto"/>
          </w:tcPr>
          <w:p w:rsidR="005F7126" w:rsidRPr="002231B1" w:rsidRDefault="005F7126" w:rsidP="00A677DD">
            <w:pPr>
              <w:pStyle w:val="ADANB"/>
            </w:pPr>
            <w:r>
              <w:t>-</w:t>
            </w:r>
          </w:p>
        </w:tc>
        <w:tc>
          <w:tcPr>
            <w:tcW w:w="3686" w:type="dxa"/>
            <w:shd w:val="clear" w:color="auto" w:fill="auto"/>
          </w:tcPr>
          <w:p w:rsidR="005F7126" w:rsidRPr="002231B1" w:rsidRDefault="005F7126" w:rsidP="00A677DD">
            <w:pPr>
              <w:pStyle w:val="ADANB"/>
            </w:pPr>
            <w:r>
              <w:t xml:space="preserve">Indicate if messages to the </w:t>
            </w:r>
            <w:r w:rsidR="00BB2DDC">
              <w:t>STM</w:t>
            </w:r>
            <w:r>
              <w:t xml:space="preserve"> are present in the Application SW output buffers.</w:t>
            </w:r>
          </w:p>
        </w:tc>
      </w:tr>
    </w:tbl>
    <w:p w:rsidR="005F7126" w:rsidRDefault="005F7126" w:rsidP="005F7126">
      <w:pPr>
        <w:pStyle w:val="Titre4"/>
      </w:pPr>
      <w:r>
        <w:t>Expected behaviour &amp; usage</w:t>
      </w:r>
    </w:p>
    <w:p w:rsidR="005F7126" w:rsidRDefault="005F7126" w:rsidP="005F7126">
      <w:r>
        <w:t xml:space="preserve">Indicate to the Basic SW </w:t>
      </w:r>
      <w:r w:rsidR="00BB681B">
        <w:t>if</w:t>
      </w:r>
      <w:r>
        <w:t xml:space="preserve"> the output fifo to the </w:t>
      </w:r>
      <w:r w:rsidR="00BB2DDC">
        <w:t>STM</w:t>
      </w:r>
      <w:r>
        <w:t xml:space="preserve"> is empty or not.</w:t>
      </w:r>
    </w:p>
    <w:p w:rsidR="005F7126" w:rsidRDefault="005F7126" w:rsidP="005F7126">
      <w:r w:rsidRPr="002231B1">
        <w:t xml:space="preserve">The </w:t>
      </w:r>
      <w:r>
        <w:t>Basic SW</w:t>
      </w:r>
      <w:r w:rsidRPr="002231B1">
        <w:t xml:space="preserve"> </w:t>
      </w:r>
      <w:r>
        <w:t xml:space="preserve">calls this service to know if it can read messages to the </w:t>
      </w:r>
      <w:r w:rsidR="00BB2DDC">
        <w:t>STM</w:t>
      </w:r>
      <w:r>
        <w:t xml:space="preserve">. As long as this service returns FALSE, the Basic SW shall read messages to the </w:t>
      </w:r>
      <w:r w:rsidR="00BB2DDC">
        <w:t>STM</w:t>
      </w:r>
      <w:r>
        <w:t xml:space="preserve"> and dispatch them.</w:t>
      </w:r>
    </w:p>
    <w:p w:rsidR="005F7126" w:rsidRDefault="005F7126" w:rsidP="005F7126">
      <w:pPr>
        <w:pStyle w:val="Retraitcorpsdetexte"/>
        <w:ind w:left="0"/>
        <w:rPr>
          <w:lang w:val="en-GB"/>
        </w:rPr>
      </w:pPr>
    </w:p>
    <w:p w:rsidR="00D52989" w:rsidRDefault="00D52989" w:rsidP="00D52989">
      <w:pPr>
        <w:pStyle w:val="Titre3"/>
      </w:pPr>
      <w:bookmarkStart w:id="1435" w:name="_Toc397948292"/>
      <w:r>
        <w:t>Service STM_INFO</w:t>
      </w:r>
      <w:bookmarkEnd w:id="1435"/>
    </w:p>
    <w:p w:rsidR="00D52989" w:rsidRDefault="00D52989" w:rsidP="00D52989">
      <w:pPr>
        <w:pStyle w:val="Titre4"/>
      </w:pPr>
      <w:r>
        <w:t>Description</w:t>
      </w:r>
    </w:p>
    <w:p w:rsidR="00D52989" w:rsidRPr="003824A8" w:rsidRDefault="00D52989" w:rsidP="00D52989">
      <w:pPr>
        <w:pStyle w:val="Corpsdetexte"/>
      </w:pPr>
      <w:r>
        <w:t>This function returns to the Basic SW the list of connected STMs (from an application point of view) with their associated state.</w:t>
      </w:r>
      <w:r w:rsidR="001F1137">
        <w:t xml:space="preserve"> This service is specific to Alstom use.</w:t>
      </w:r>
    </w:p>
    <w:p w:rsidR="00D52989" w:rsidRDefault="00D52989" w:rsidP="00D52989">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3C5EFE" w:rsidRPr="002231B1" w:rsidTr="00A677DD">
        <w:tc>
          <w:tcPr>
            <w:tcW w:w="1843" w:type="dxa"/>
            <w:shd w:val="clear" w:color="auto" w:fill="auto"/>
          </w:tcPr>
          <w:p w:rsidR="003C5EFE" w:rsidRPr="002231B1" w:rsidRDefault="003C5EFE" w:rsidP="00A677DD">
            <w:r w:rsidRPr="002231B1">
              <w:t>Name</w:t>
            </w:r>
          </w:p>
        </w:tc>
        <w:tc>
          <w:tcPr>
            <w:tcW w:w="3686" w:type="dxa"/>
            <w:shd w:val="clear" w:color="auto" w:fill="auto"/>
          </w:tcPr>
          <w:p w:rsidR="003C5EFE" w:rsidRPr="002231B1" w:rsidRDefault="003C5EFE" w:rsidP="00A677DD">
            <w:r w:rsidRPr="002231B1">
              <w:t>Type</w:t>
            </w:r>
          </w:p>
        </w:tc>
        <w:tc>
          <w:tcPr>
            <w:tcW w:w="850" w:type="dxa"/>
            <w:shd w:val="clear" w:color="auto" w:fill="auto"/>
          </w:tcPr>
          <w:p w:rsidR="003C5EFE" w:rsidRPr="002231B1" w:rsidRDefault="003C5EFE" w:rsidP="00A677DD">
            <w:r w:rsidRPr="002231B1">
              <w:t>Direction</w:t>
            </w:r>
          </w:p>
        </w:tc>
        <w:tc>
          <w:tcPr>
            <w:tcW w:w="3686" w:type="dxa"/>
            <w:shd w:val="clear" w:color="auto" w:fill="auto"/>
          </w:tcPr>
          <w:p w:rsidR="003C5EFE" w:rsidRPr="002231B1" w:rsidRDefault="003C5EFE" w:rsidP="00A677DD">
            <w:r w:rsidRPr="002231B1">
              <w:t>Description</w:t>
            </w:r>
          </w:p>
        </w:tc>
      </w:tr>
      <w:tr w:rsidR="003C5EFE" w:rsidRPr="0043297A" w:rsidTr="00A677DD">
        <w:tc>
          <w:tcPr>
            <w:tcW w:w="1843" w:type="dxa"/>
            <w:shd w:val="clear" w:color="auto" w:fill="auto"/>
          </w:tcPr>
          <w:p w:rsidR="003C5EFE" w:rsidRPr="002231B1" w:rsidRDefault="003C5EFE" w:rsidP="00A677DD">
            <w:pPr>
              <w:pStyle w:val="ADANB"/>
            </w:pPr>
            <w:r>
              <w:t>-</w:t>
            </w:r>
          </w:p>
        </w:tc>
        <w:tc>
          <w:tcPr>
            <w:tcW w:w="3686" w:type="dxa"/>
            <w:shd w:val="clear" w:color="auto" w:fill="auto"/>
          </w:tcPr>
          <w:p w:rsidR="003C5EFE" w:rsidRPr="00CB7BBC" w:rsidRDefault="003C5EFE" w:rsidP="00A677DD">
            <w:pPr>
              <w:pStyle w:val="ADANB"/>
              <w:rPr>
                <w:lang w:val="fr-BE"/>
              </w:rPr>
            </w:pPr>
            <w:r w:rsidRPr="00CB7BBC">
              <w:rPr>
                <w:lang w:val="fr-BE"/>
              </w:rPr>
              <w:t>-</w:t>
            </w:r>
          </w:p>
        </w:tc>
        <w:tc>
          <w:tcPr>
            <w:tcW w:w="850" w:type="dxa"/>
            <w:shd w:val="clear" w:color="auto" w:fill="auto"/>
          </w:tcPr>
          <w:p w:rsidR="003C5EFE" w:rsidRPr="00CB7BBC" w:rsidRDefault="003C5EFE" w:rsidP="00A677DD">
            <w:pPr>
              <w:pStyle w:val="ADANB"/>
              <w:rPr>
                <w:lang w:val="fr-BE"/>
              </w:rPr>
            </w:pPr>
            <w:r w:rsidRPr="00CB7BBC">
              <w:rPr>
                <w:lang w:val="fr-BE"/>
              </w:rPr>
              <w:t>-</w:t>
            </w:r>
          </w:p>
        </w:tc>
        <w:tc>
          <w:tcPr>
            <w:tcW w:w="3686" w:type="dxa"/>
            <w:shd w:val="clear" w:color="auto" w:fill="auto"/>
          </w:tcPr>
          <w:p w:rsidR="003C5EFE" w:rsidRPr="0043297A" w:rsidRDefault="003C5EFE" w:rsidP="00A677DD">
            <w:pPr>
              <w:pStyle w:val="ADANB"/>
            </w:pPr>
            <w:r>
              <w:t>-</w:t>
            </w:r>
          </w:p>
        </w:tc>
      </w:tr>
    </w:tbl>
    <w:p w:rsidR="00D52989" w:rsidRDefault="00D52989" w:rsidP="00D52989">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3C5EFE" w:rsidRPr="002231B1" w:rsidTr="00A677DD">
        <w:tc>
          <w:tcPr>
            <w:tcW w:w="1843" w:type="dxa"/>
            <w:shd w:val="clear" w:color="auto" w:fill="auto"/>
          </w:tcPr>
          <w:p w:rsidR="003C5EFE" w:rsidRPr="002231B1" w:rsidRDefault="003C5EFE" w:rsidP="00A677DD">
            <w:r w:rsidRPr="002231B1">
              <w:t>Name</w:t>
            </w:r>
          </w:p>
        </w:tc>
        <w:tc>
          <w:tcPr>
            <w:tcW w:w="3686" w:type="dxa"/>
            <w:shd w:val="clear" w:color="auto" w:fill="auto"/>
          </w:tcPr>
          <w:p w:rsidR="003C5EFE" w:rsidRPr="002231B1" w:rsidRDefault="003C5EFE" w:rsidP="00A677DD">
            <w:r w:rsidRPr="002231B1">
              <w:t>Type</w:t>
            </w:r>
          </w:p>
        </w:tc>
        <w:tc>
          <w:tcPr>
            <w:tcW w:w="850" w:type="dxa"/>
            <w:shd w:val="clear" w:color="auto" w:fill="auto"/>
          </w:tcPr>
          <w:p w:rsidR="003C5EFE" w:rsidRPr="002231B1" w:rsidRDefault="003C5EFE" w:rsidP="00A677DD">
            <w:r w:rsidRPr="002231B1">
              <w:t>Direction</w:t>
            </w:r>
          </w:p>
        </w:tc>
        <w:tc>
          <w:tcPr>
            <w:tcW w:w="3686" w:type="dxa"/>
            <w:shd w:val="clear" w:color="auto" w:fill="auto"/>
          </w:tcPr>
          <w:p w:rsidR="003C5EFE" w:rsidRPr="002231B1" w:rsidRDefault="003C5EFE" w:rsidP="00A677DD">
            <w:r w:rsidRPr="002231B1">
              <w:t>Description</w:t>
            </w:r>
          </w:p>
        </w:tc>
      </w:tr>
      <w:tr w:rsidR="003C5EFE" w:rsidRPr="0043297A" w:rsidTr="00A677DD">
        <w:tc>
          <w:tcPr>
            <w:tcW w:w="1843" w:type="dxa"/>
            <w:shd w:val="clear" w:color="auto" w:fill="auto"/>
          </w:tcPr>
          <w:p w:rsidR="003C5EFE" w:rsidRPr="00C73F38" w:rsidRDefault="00A62A1C" w:rsidP="00C73F38">
            <w:pPr>
              <w:pStyle w:val="ADANB"/>
            </w:pPr>
            <w:r w:rsidRPr="00C73F38">
              <w:t>list of STMs with their state</w:t>
            </w:r>
          </w:p>
        </w:tc>
        <w:tc>
          <w:tcPr>
            <w:tcW w:w="3686" w:type="dxa"/>
            <w:shd w:val="clear" w:color="auto" w:fill="auto"/>
          </w:tcPr>
          <w:p w:rsidR="003C5EFE" w:rsidRPr="00766521" w:rsidRDefault="00766521" w:rsidP="00C73F38">
            <w:pPr>
              <w:pStyle w:val="ADANB"/>
              <w:rPr>
                <w:lang w:val="fr-BE"/>
              </w:rPr>
            </w:pPr>
            <w:r w:rsidRPr="00766521">
              <w:rPr>
                <w:lang w:val="fr-BE"/>
              </w:rPr>
              <w:t>API_TYPES.</w:t>
            </w:r>
            <w:r w:rsidR="00A62A1C" w:rsidRPr="00766521">
              <w:rPr>
                <w:lang w:val="fr-BE"/>
              </w:rPr>
              <w:t>STM_INFO_T</w:t>
            </w:r>
          </w:p>
        </w:tc>
        <w:tc>
          <w:tcPr>
            <w:tcW w:w="850" w:type="dxa"/>
            <w:shd w:val="clear" w:color="auto" w:fill="auto"/>
          </w:tcPr>
          <w:p w:rsidR="003C5EFE" w:rsidRPr="00C73F38" w:rsidRDefault="00A62A1C" w:rsidP="00C73F38">
            <w:pPr>
              <w:pStyle w:val="ADANB"/>
            </w:pPr>
            <w:r w:rsidRPr="00C73F38">
              <w:t>out</w:t>
            </w:r>
          </w:p>
        </w:tc>
        <w:tc>
          <w:tcPr>
            <w:tcW w:w="3686" w:type="dxa"/>
            <w:shd w:val="clear" w:color="auto" w:fill="auto"/>
          </w:tcPr>
          <w:p w:rsidR="003C5EFE" w:rsidRPr="00C73F38" w:rsidRDefault="00A62A1C" w:rsidP="00C73F38">
            <w:pPr>
              <w:pStyle w:val="ADANB"/>
            </w:pPr>
            <w:r w:rsidRPr="00C73F38">
              <w:t>- NID_STM</w:t>
            </w:r>
          </w:p>
          <w:p w:rsidR="00A62A1C" w:rsidRPr="00C73F38" w:rsidRDefault="00A62A1C" w:rsidP="00C73F38">
            <w:pPr>
              <w:pStyle w:val="ADANB"/>
            </w:pPr>
            <w:r w:rsidRPr="00C73F38">
              <w:t>-</w:t>
            </w:r>
            <w:r w:rsidR="00BB681B">
              <w:t>Mode:</w:t>
            </w:r>
            <w:r w:rsidRPr="00C73F38">
              <w:t xml:space="preserve"> Power On, Configuration, Data entry, cold Standby, Hot standby, Data available, Failure</w:t>
            </w:r>
          </w:p>
        </w:tc>
      </w:tr>
    </w:tbl>
    <w:p w:rsidR="00D52989" w:rsidRDefault="00D52989" w:rsidP="00D52989">
      <w:pPr>
        <w:pStyle w:val="Titre4"/>
      </w:pPr>
      <w:r>
        <w:t>Expected behaviour &amp; usage</w:t>
      </w:r>
    </w:p>
    <w:p w:rsidR="00D52989" w:rsidRDefault="00C73F38" w:rsidP="005F7126">
      <w:pPr>
        <w:pStyle w:val="Retraitcorpsdetexte"/>
        <w:ind w:left="0"/>
        <w:rPr>
          <w:lang w:val="en-GB"/>
        </w:rPr>
      </w:pPr>
      <w:r>
        <w:rPr>
          <w:lang w:val="en-GB"/>
        </w:rPr>
        <w:t>This service may be called by the Basic SW at each cycle after the ACTIVATE_CYCLE service.</w:t>
      </w:r>
    </w:p>
    <w:p w:rsidR="00D52989" w:rsidRDefault="00D52989" w:rsidP="005F7126">
      <w:pPr>
        <w:pStyle w:val="Retraitcorpsdetexte"/>
        <w:ind w:left="0"/>
        <w:rPr>
          <w:lang w:val="en-GB"/>
        </w:rPr>
      </w:pPr>
    </w:p>
    <w:p w:rsidR="005F7126" w:rsidRDefault="005F7126" w:rsidP="005F7126">
      <w:pPr>
        <w:pStyle w:val="Titre3"/>
      </w:pPr>
      <w:bookmarkStart w:id="1436" w:name="_Toc397948293"/>
      <w:r w:rsidRPr="00196E00">
        <w:t>SW API extract (ADA Source Code)</w:t>
      </w:r>
      <w:bookmarkEnd w:id="1436"/>
    </w:p>
    <w:p w:rsidR="00657AAD" w:rsidRPr="00F41C9A" w:rsidRDefault="00657AAD" w:rsidP="00657AAD">
      <w:pPr>
        <w:pStyle w:val="ADANB"/>
      </w:pPr>
      <w:r w:rsidRPr="00F41C9A">
        <w:t xml:space="preserve">MAX_NBR_OF_STMS_C : constant := 12;  </w:t>
      </w: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type STM_IDENTITY_T is  range 0 .. 255;</w:t>
      </w:r>
    </w:p>
    <w:p w:rsidR="00657AAD" w:rsidRPr="00F41C9A" w:rsidRDefault="00657AAD" w:rsidP="00657AAD">
      <w:pPr>
        <w:pStyle w:val="ADANB"/>
      </w:pPr>
      <w:r w:rsidRPr="00F41C9A">
        <w:t xml:space="preserve">  type STM_STATE_T is   -- NID_STMSTATE</w:t>
      </w:r>
    </w:p>
    <w:p w:rsidR="00657AAD" w:rsidRPr="00F41C9A" w:rsidRDefault="00657AAD" w:rsidP="00657AAD">
      <w:pPr>
        <w:pStyle w:val="ADANB"/>
      </w:pPr>
      <w:r w:rsidRPr="00F41C9A">
        <w:t xml:space="preserve">    (POWER_ON,</w:t>
      </w:r>
    </w:p>
    <w:p w:rsidR="00657AAD" w:rsidRPr="00F41C9A" w:rsidRDefault="00657AAD" w:rsidP="00657AAD">
      <w:pPr>
        <w:pStyle w:val="ADANB"/>
      </w:pPr>
      <w:r w:rsidRPr="00F41C9A">
        <w:t xml:space="preserve">     CONFIGURATION,</w:t>
      </w:r>
    </w:p>
    <w:p w:rsidR="00657AAD" w:rsidRPr="00F41C9A" w:rsidRDefault="00657AAD" w:rsidP="00657AAD">
      <w:pPr>
        <w:pStyle w:val="ADANB"/>
      </w:pPr>
      <w:r w:rsidRPr="00F41C9A">
        <w:t xml:space="preserve">     DATA_ENTRY,</w:t>
      </w:r>
    </w:p>
    <w:p w:rsidR="00657AAD" w:rsidRPr="00F41C9A" w:rsidRDefault="00657AAD" w:rsidP="00657AAD">
      <w:pPr>
        <w:pStyle w:val="ADANB"/>
      </w:pPr>
      <w:r w:rsidRPr="00F41C9A">
        <w:t xml:space="preserve">     COLD_STANDBY,</w:t>
      </w:r>
    </w:p>
    <w:p w:rsidR="00657AAD" w:rsidRPr="00F41C9A" w:rsidRDefault="00657AAD" w:rsidP="00657AAD">
      <w:pPr>
        <w:pStyle w:val="ADANB"/>
      </w:pPr>
      <w:r w:rsidRPr="00F41C9A">
        <w:t xml:space="preserve">     HOT_STANDBY,</w:t>
      </w:r>
    </w:p>
    <w:p w:rsidR="00657AAD" w:rsidRPr="00F41C9A" w:rsidRDefault="00657AAD" w:rsidP="00657AAD">
      <w:pPr>
        <w:pStyle w:val="ADANB"/>
      </w:pPr>
      <w:r w:rsidRPr="00F41C9A">
        <w:t xml:space="preserve">     DATA_AVAILABLE,</w:t>
      </w:r>
    </w:p>
    <w:p w:rsidR="00657AAD" w:rsidRPr="00F41C9A" w:rsidRDefault="00657AAD" w:rsidP="00657AAD">
      <w:pPr>
        <w:pStyle w:val="ADANB"/>
      </w:pPr>
      <w:r w:rsidRPr="00F41C9A">
        <w:t xml:space="preserve">     FAILURE);</w:t>
      </w:r>
    </w:p>
    <w:p w:rsidR="00657AAD" w:rsidRPr="00F41C9A" w:rsidRDefault="00657AAD" w:rsidP="00657AAD">
      <w:pPr>
        <w:pStyle w:val="ADANB"/>
      </w:pPr>
    </w:p>
    <w:p w:rsidR="00657AAD" w:rsidRPr="00F41C9A" w:rsidRDefault="00657AAD" w:rsidP="00657AAD">
      <w:pPr>
        <w:pStyle w:val="ADANB"/>
      </w:pPr>
      <w:r w:rsidRPr="00F41C9A">
        <w:t xml:space="preserve">  type STM_INFO_T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ID    : STM_IDENTITY_T := STM_IDENTITY_T'LAST; -- NID_STM</w:t>
      </w:r>
    </w:p>
    <w:p w:rsidR="00657AAD" w:rsidRPr="00F41C9A" w:rsidRDefault="00657AAD" w:rsidP="00657AAD">
      <w:pPr>
        <w:pStyle w:val="ADANB"/>
      </w:pPr>
      <w:r w:rsidRPr="00F41C9A">
        <w:t xml:space="preserve">      STATE : STM_STATE_T    := STM_STATE_T'FIRST;   -- NID_STMSTATE</w:t>
      </w:r>
    </w:p>
    <w:p w:rsidR="00657AAD" w:rsidRPr="00F41C9A" w:rsidRDefault="00657AAD" w:rsidP="00657AAD">
      <w:pPr>
        <w:pStyle w:val="ADANB"/>
      </w:pPr>
      <w:r w:rsidRPr="00F41C9A">
        <w:t xml:space="preserve">    end record;</w:t>
      </w:r>
    </w:p>
    <w:p w:rsidR="00657AAD" w:rsidRPr="00F41C9A" w:rsidRDefault="00657AAD" w:rsidP="00657AAD">
      <w:pPr>
        <w:pStyle w:val="ADANB"/>
      </w:pPr>
    </w:p>
    <w:p w:rsidR="00657AAD" w:rsidRPr="00F41C9A" w:rsidRDefault="00657AAD" w:rsidP="00657AAD">
      <w:pPr>
        <w:pStyle w:val="ADANB"/>
      </w:pPr>
      <w:r w:rsidRPr="00F41C9A">
        <w:t xml:space="preserve">  type STM_INFO_LIST_LENGTH_T is  range 0 .. MAX_NBR_OF_STMS_C;</w:t>
      </w:r>
    </w:p>
    <w:p w:rsidR="00657AAD" w:rsidRPr="00F41C9A" w:rsidRDefault="00657AAD" w:rsidP="00657AAD">
      <w:pPr>
        <w:pStyle w:val="ADANB"/>
      </w:pPr>
      <w:r w:rsidRPr="00F41C9A">
        <w:t xml:space="preserve">  type STM_INFO_MAP_T is array (STM_INFO_LIST_LENGTH_T range &lt;&gt;) of STM_INFO_T;</w:t>
      </w:r>
    </w:p>
    <w:p w:rsidR="00657AAD" w:rsidRPr="00F41C9A" w:rsidRDefault="00657AAD" w:rsidP="00657AAD">
      <w:pPr>
        <w:pStyle w:val="ADANB"/>
      </w:pPr>
      <w:r w:rsidRPr="00F41C9A">
        <w:t xml:space="preserve">  type STM_INFO_LIST_T (LENGTH : STM_INFO_LIST_LENGTH_T := STM_INFO_LIST_LENGTH_T'FIRST)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LIST : STM_INFO_MAP_T (1 .. LENGTH);</w:t>
      </w:r>
    </w:p>
    <w:p w:rsidR="00657AAD" w:rsidRPr="00F41C9A" w:rsidRDefault="00657AAD" w:rsidP="00657AAD">
      <w:pPr>
        <w:pStyle w:val="ADANB"/>
      </w:pPr>
      <w:r w:rsidRPr="00F41C9A">
        <w:t xml:space="preserve">    end record;  </w:t>
      </w:r>
    </w:p>
    <w:p w:rsidR="00657AAD" w:rsidRPr="00F41C9A" w:rsidRDefault="00657AAD" w:rsidP="00657AAD">
      <w:pPr>
        <w:pStyle w:val="ADANB"/>
      </w:pPr>
    </w:p>
    <w:p w:rsidR="00657AAD" w:rsidRPr="00F41C9A" w:rsidRDefault="00657AAD" w:rsidP="00657AAD">
      <w:pPr>
        <w:pStyle w:val="ADANB"/>
      </w:pPr>
    </w:p>
    <w:p w:rsidR="00657AAD" w:rsidRPr="00F41C9A" w:rsidRDefault="00657AAD" w:rsidP="00657AAD">
      <w:pPr>
        <w:pStyle w:val="ADANB"/>
      </w:pPr>
      <w:r w:rsidRPr="00F41C9A">
        <w:t>type STM_CONTROL_IN_MESSAGE_T (KIND : INTERFACE_LANGUAGE_TYPES.IN_MESSAGE_KIND_T := INTERFACE_LANGUAGE_TYPES.IN_MESSAGE_KIND_T'FIRST) is</w:t>
      </w:r>
    </w:p>
    <w:p w:rsidR="00657AAD" w:rsidRPr="00F41C9A" w:rsidRDefault="00657AAD" w:rsidP="00657AAD">
      <w:pPr>
        <w:pStyle w:val="ADANB"/>
      </w:pPr>
      <w:r w:rsidRPr="00F41C9A">
        <w:lastRenderedPageBreak/>
        <w:t xml:space="preserve">    record</w:t>
      </w:r>
    </w:p>
    <w:p w:rsidR="00657AAD" w:rsidRPr="00F41C9A" w:rsidRDefault="00657AAD" w:rsidP="00657AAD">
      <w:pPr>
        <w:pStyle w:val="ADANB"/>
      </w:pPr>
      <w:r w:rsidRPr="00F41C9A">
        <w:t xml:space="preserve">      CONNECTION_ID : INTERFACE_LANGUAGE_TYPES.STM_CONNECTION_IDENTITY_T;</w:t>
      </w:r>
    </w:p>
    <w:p w:rsidR="00657AAD" w:rsidRPr="00F41C9A" w:rsidRDefault="00657AAD" w:rsidP="00657AAD">
      <w:pPr>
        <w:pStyle w:val="ADANB"/>
      </w:pPr>
      <w:r w:rsidRPr="00F41C9A">
        <w:t xml:space="preserve">      case KIND is</w:t>
      </w:r>
    </w:p>
    <w:p w:rsidR="00657AAD" w:rsidRPr="00F41C9A" w:rsidRDefault="00657AAD" w:rsidP="00657AAD">
      <w:pPr>
        <w:pStyle w:val="ADANB"/>
      </w:pPr>
      <w:r w:rsidRPr="00F41C9A">
        <w:t xml:space="preserve">        when INTERFACE_LANGUAGE_TYPES.DATA =&gt;</w:t>
      </w:r>
    </w:p>
    <w:p w:rsidR="00657AAD" w:rsidRPr="00F41C9A" w:rsidRDefault="00657AAD" w:rsidP="00657AAD">
      <w:pPr>
        <w:pStyle w:val="ADANB"/>
      </w:pPr>
      <w:r w:rsidRPr="00F41C9A">
        <w:t xml:space="preserve">          MESSAGE : INTERFACE_LANGUAGE_TYPES.STM_TO_STM_CONTROL_BIT_STREAM_T;</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INTERFACE_LANGUAGE_TYPES.TEMPORARY_DISCONNECTED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INTERFACE_LANGUAGE_TYPES.DISCONNECTED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end case;</w:t>
      </w:r>
    </w:p>
    <w:p w:rsidR="00657AAD" w:rsidRPr="00F41C9A" w:rsidRDefault="00657AAD" w:rsidP="00657AAD">
      <w:pPr>
        <w:pStyle w:val="ADANB"/>
      </w:pPr>
      <w:r w:rsidRPr="00F41C9A">
        <w:t xml:space="preserve">    end record;</w:t>
      </w:r>
    </w:p>
    <w:p w:rsidR="00657AAD" w:rsidRPr="00F41C9A" w:rsidRDefault="00657AAD" w:rsidP="00657AAD">
      <w:pPr>
        <w:pStyle w:val="ADANB"/>
      </w:pPr>
    </w:p>
    <w:p w:rsidR="00657AAD" w:rsidRPr="00F41C9A" w:rsidRDefault="00657AAD" w:rsidP="00657AAD">
      <w:pPr>
        <w:pStyle w:val="ADANB"/>
      </w:pPr>
      <w:r w:rsidRPr="00F41C9A">
        <w:t xml:space="preserve">  type STM_CONTROL_OUT_MESSAGE_T (KIND : INTERFACE_LANGUAGE_TYPES.OUT_MESSAGE_KIND_T := INTERFACE_LANGUAGE_TYPES.OUT_MESSAGE_KIND_T'FIRST)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CONNECTION_ID : INTERFACE_LANGUAGE_TYPES.STM_CONNECTION_IDENTITY_T;</w:t>
      </w:r>
    </w:p>
    <w:p w:rsidR="00657AAD" w:rsidRPr="00F41C9A" w:rsidRDefault="00657AAD" w:rsidP="00657AAD">
      <w:pPr>
        <w:pStyle w:val="ADANB"/>
      </w:pPr>
      <w:r w:rsidRPr="00F41C9A">
        <w:t xml:space="preserve">      case KIND is</w:t>
      </w:r>
    </w:p>
    <w:p w:rsidR="00657AAD" w:rsidRPr="00F41C9A" w:rsidRDefault="00657AAD" w:rsidP="00657AAD">
      <w:pPr>
        <w:pStyle w:val="ADANB"/>
      </w:pPr>
      <w:r w:rsidRPr="00F41C9A">
        <w:t xml:space="preserve">        when INTERFACE_LANGUAGE_TYPES.DATA =&gt;</w:t>
      </w:r>
    </w:p>
    <w:p w:rsidR="00657AAD" w:rsidRPr="00F41C9A" w:rsidRDefault="00657AAD" w:rsidP="00657AAD">
      <w:pPr>
        <w:pStyle w:val="ADANB"/>
      </w:pPr>
      <w:r w:rsidRPr="00F41C9A">
        <w:t xml:space="preserve">          MESSAGE : INTERFACE_LANGUAGE_TYPES.STM_CONTROL_TO_STM_BIT_STREAM_T;</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INTERFACE_LANGUAGE_TYPES.DISCONNECTION_REQUEST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end case;</w:t>
      </w:r>
    </w:p>
    <w:p w:rsidR="00657AAD" w:rsidRPr="00F41C9A" w:rsidRDefault="00657AAD" w:rsidP="00657AAD">
      <w:pPr>
        <w:pStyle w:val="ADANB"/>
      </w:pPr>
      <w:r w:rsidRPr="00F41C9A">
        <w:t xml:space="preserve">    end record;</w:t>
      </w:r>
    </w:p>
    <w:p w:rsidR="00657AAD" w:rsidRPr="00F41C9A" w:rsidRDefault="00657AAD" w:rsidP="00657AAD">
      <w:pPr>
        <w:pStyle w:val="ADANB"/>
      </w:pP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 STM specific types</w:t>
      </w:r>
    </w:p>
    <w:p w:rsidR="00657AAD" w:rsidRPr="00F41C9A" w:rsidRDefault="00657AAD" w:rsidP="00657AAD">
      <w:pPr>
        <w:pStyle w:val="ADANB"/>
      </w:pPr>
      <w:r w:rsidRPr="00F41C9A">
        <w:t xml:space="preserve">  -------------------------------------------------------------------------------------------------</w:t>
      </w:r>
    </w:p>
    <w:p w:rsidR="00657AAD" w:rsidRPr="00F41C9A" w:rsidRDefault="00657AAD" w:rsidP="00657AAD">
      <w:pPr>
        <w:pStyle w:val="ADANB"/>
      </w:pPr>
    </w:p>
    <w:p w:rsidR="00657AAD" w:rsidRPr="00F41C9A" w:rsidRDefault="00657AAD" w:rsidP="00657AAD">
      <w:pPr>
        <w:pStyle w:val="ADANB"/>
      </w:pPr>
      <w:r w:rsidRPr="00F41C9A">
        <w:t xml:space="preserve">  type STM_SPECIFIC_IN_MESSAGE_T (KIND : INTERFACE_LANGUAGE_TYPES.IN_MESSAGE_KIND_T := INTERFACE_LANGUAGE_TYPES.IN_MESSAGE_KIND_T'FIRST)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CONNECTION_ID : INTERFACE_LANGUAGE_TYPES.STM_CONNECTION_IDENTITY_T;</w:t>
      </w:r>
    </w:p>
    <w:p w:rsidR="00657AAD" w:rsidRPr="00F41C9A" w:rsidRDefault="00657AAD" w:rsidP="00657AAD">
      <w:pPr>
        <w:pStyle w:val="ADANB"/>
      </w:pPr>
      <w:r w:rsidRPr="00F41C9A">
        <w:t xml:space="preserve">      case KIND is</w:t>
      </w:r>
    </w:p>
    <w:p w:rsidR="00657AAD" w:rsidRPr="00F41C9A" w:rsidRDefault="00657AAD" w:rsidP="00657AAD">
      <w:pPr>
        <w:pStyle w:val="ADANB"/>
      </w:pPr>
      <w:r w:rsidRPr="00F41C9A">
        <w:t xml:space="preserve">        when INTERFACE_LANGUAGE_TYPES.DATA =&gt;</w:t>
      </w:r>
    </w:p>
    <w:p w:rsidR="00657AAD" w:rsidRPr="00F41C9A" w:rsidRDefault="00657AAD" w:rsidP="00657AAD">
      <w:pPr>
        <w:pStyle w:val="ADANB"/>
      </w:pPr>
      <w:r w:rsidRPr="00F41C9A">
        <w:t xml:space="preserve">          MESSAGE : INTERFACE_LANGUAGE_TYPES.STM_TO_EVC_SPECIFIC_BIT_STREAM_T;</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INTERFACE_LANGUAGE_TYPES.TEMPORARY_DISCONNECTED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INTERFACE_LANGUAGE_TYPES.DISCONNECTED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end case;</w:t>
      </w:r>
    </w:p>
    <w:p w:rsidR="00657AAD" w:rsidRPr="00F41C9A" w:rsidRDefault="00657AAD" w:rsidP="00657AAD">
      <w:pPr>
        <w:pStyle w:val="ADANB"/>
      </w:pPr>
      <w:r w:rsidRPr="00F41C9A">
        <w:t xml:space="preserve">    end record;</w:t>
      </w:r>
    </w:p>
    <w:p w:rsidR="00657AAD" w:rsidRPr="00F41C9A" w:rsidRDefault="00657AAD" w:rsidP="00657AAD">
      <w:pPr>
        <w:pStyle w:val="ADANB"/>
      </w:pPr>
    </w:p>
    <w:p w:rsidR="00657AAD" w:rsidRPr="00F41C9A" w:rsidRDefault="00657AAD" w:rsidP="00657AAD">
      <w:pPr>
        <w:pStyle w:val="ADANB"/>
      </w:pPr>
      <w:r w:rsidRPr="00F41C9A">
        <w:t xml:space="preserve">  type STM_SPECIFIC_OUT_MESSAGE_T (KIND : INTERFACE_LANGUAGE_TYPES.OUT_MESSAGE_KIND_T := INTERFACE_LANGUAGE_TYPES.OUT_MESSAGE_KIND_T'FIRST)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CONNECTION_ID : INTERFACE_LANGUAGE_TYPES.STM_CONNECTION_IDENTITY_T;</w:t>
      </w:r>
    </w:p>
    <w:p w:rsidR="00657AAD" w:rsidRPr="00F41C9A" w:rsidRDefault="00657AAD" w:rsidP="00657AAD">
      <w:pPr>
        <w:pStyle w:val="ADANB"/>
      </w:pPr>
      <w:r w:rsidRPr="00F41C9A">
        <w:t xml:space="preserve">      case KIND is</w:t>
      </w:r>
    </w:p>
    <w:p w:rsidR="00657AAD" w:rsidRPr="00F41C9A" w:rsidRDefault="00657AAD" w:rsidP="00657AAD">
      <w:pPr>
        <w:pStyle w:val="ADANB"/>
      </w:pPr>
      <w:r w:rsidRPr="00F41C9A">
        <w:lastRenderedPageBreak/>
        <w:t xml:space="preserve">        when INTERFACE_LANGUAGE_TYPES.DATA =&gt;</w:t>
      </w:r>
    </w:p>
    <w:p w:rsidR="00657AAD" w:rsidRPr="00F41C9A" w:rsidRDefault="00657AAD" w:rsidP="00657AAD">
      <w:pPr>
        <w:pStyle w:val="ADANB"/>
      </w:pPr>
      <w:r w:rsidRPr="00F41C9A">
        <w:t xml:space="preserve">          MESSAGE : INTERFACE_LANGUAGE_TYPES.EVC_SPECIFIC_TO_STM_BIT_STREAM_T;</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INTERFACE_LANGUAGE_TYPES.DISCONNECTION_REQUEST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end case;</w:t>
      </w:r>
    </w:p>
    <w:p w:rsidR="00657AAD" w:rsidRPr="00F41C9A" w:rsidRDefault="00657AAD" w:rsidP="00657AAD">
      <w:pPr>
        <w:pStyle w:val="ADANB"/>
      </w:pPr>
      <w:r w:rsidRPr="00F41C9A">
        <w:t xml:space="preserve">    end record; </w:t>
      </w:r>
    </w:p>
    <w:p w:rsidR="00657AAD" w:rsidRPr="00F41C9A" w:rsidRDefault="00657AAD" w:rsidP="00657AAD">
      <w:pPr>
        <w:pStyle w:val="ADANB"/>
      </w:pPr>
    </w:p>
    <w:p w:rsidR="00657AAD" w:rsidRPr="00F41C9A" w:rsidRDefault="00657AAD" w:rsidP="00657AAD">
      <w:pPr>
        <w:pStyle w:val="ADANB"/>
      </w:pPr>
      <w:r w:rsidRPr="00F41C9A">
        <w:t>package ERTMS_TRAINBORN_GENERIC_API is</w:t>
      </w:r>
    </w:p>
    <w:p w:rsidR="00657AAD" w:rsidRPr="00F41C9A" w:rsidRDefault="00657AAD" w:rsidP="00657AAD">
      <w:pPr>
        <w:pStyle w:val="ADANB"/>
      </w:pPr>
      <w:r w:rsidRPr="00F41C9A">
        <w:t>.</w:t>
      </w:r>
    </w:p>
    <w:p w:rsidR="00657AAD" w:rsidRPr="00F41C9A" w:rsidRDefault="00657AAD" w:rsidP="00657AAD">
      <w:pPr>
        <w:pStyle w:val="ADANB"/>
      </w:pPr>
      <w:r w:rsidRPr="00F41C9A">
        <w:t>.</w:t>
      </w:r>
    </w:p>
    <w:p w:rsidR="00657AAD" w:rsidRPr="00F41C9A" w:rsidRDefault="00657AAD" w:rsidP="00657AAD">
      <w:pPr>
        <w:pStyle w:val="ADANB"/>
      </w:pPr>
      <w:r w:rsidRPr="00F41C9A">
        <w:t>.</w:t>
      </w: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 STM services</w:t>
      </w: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 function which returns the information (STM ID, STM state) on connected (from an application   </w:t>
      </w:r>
    </w:p>
    <w:p w:rsidR="00657AAD" w:rsidRPr="00F41C9A" w:rsidRDefault="00657AAD" w:rsidP="00657AAD">
      <w:pPr>
        <w:pStyle w:val="ADANB"/>
      </w:pPr>
      <w:r w:rsidRPr="00F41C9A">
        <w:t xml:space="preserve">  point of view) STMs</w:t>
      </w:r>
    </w:p>
    <w:p w:rsidR="00657AAD" w:rsidRPr="00F41C9A" w:rsidRDefault="00657AAD" w:rsidP="00657AAD">
      <w:pPr>
        <w:pStyle w:val="ADANB"/>
      </w:pPr>
      <w:r w:rsidRPr="00F41C9A">
        <w:t xml:space="preserve">  function STM_INFO return ERTMS_TRAINBORN_GENERIC_API_TYPES.STM_INFO_LIST_T;</w:t>
      </w:r>
    </w:p>
    <w:p w:rsidR="00657AAD" w:rsidRPr="00F41C9A" w:rsidRDefault="00657AAD" w:rsidP="00657AAD">
      <w:pPr>
        <w:pStyle w:val="ADANB"/>
      </w:pPr>
    </w:p>
    <w:p w:rsidR="00657AAD" w:rsidRPr="00F41C9A" w:rsidRDefault="00657AAD" w:rsidP="00657AAD">
      <w:pPr>
        <w:pStyle w:val="ADANB"/>
      </w:pPr>
      <w:r w:rsidRPr="00F41C9A">
        <w:t xml:space="preserve">  -- procedure to deliver STM message to the application</w:t>
      </w:r>
    </w:p>
    <w:p w:rsidR="00657AAD" w:rsidRPr="00F41C9A" w:rsidRDefault="00657AAD" w:rsidP="00657AAD">
      <w:pPr>
        <w:pStyle w:val="ADANB"/>
      </w:pPr>
      <w:r w:rsidRPr="00F41C9A">
        <w:t xml:space="preserve">  procedure WRITE_STM_CONTROL_MESSAGE </w:t>
      </w:r>
    </w:p>
    <w:p w:rsidR="00657AAD" w:rsidRPr="00F41C9A" w:rsidRDefault="00657AAD" w:rsidP="00657AAD">
      <w:pPr>
        <w:pStyle w:val="ADANB"/>
      </w:pPr>
      <w:r w:rsidRPr="00F41C9A">
        <w:t xml:space="preserve">   (THE_STM_MESSAGE : in ERTMS_TRAINBORN_GENERIC_API_TYPES.STM_CONTROL_IN_MESSAGE_T);</w:t>
      </w:r>
    </w:p>
    <w:p w:rsidR="00657AAD" w:rsidRPr="00F41C9A" w:rsidRDefault="00657AAD" w:rsidP="00657AAD">
      <w:pPr>
        <w:pStyle w:val="ADANB"/>
      </w:pPr>
    </w:p>
    <w:p w:rsidR="00657AAD" w:rsidRPr="00F41C9A" w:rsidRDefault="00657AAD" w:rsidP="00657AAD">
      <w:pPr>
        <w:pStyle w:val="ADANB"/>
      </w:pPr>
      <w:r w:rsidRPr="00F41C9A">
        <w:t xml:space="preserve">  -- procedure to read STM message from the application</w:t>
      </w:r>
    </w:p>
    <w:p w:rsidR="00657AAD" w:rsidRPr="00F41C9A" w:rsidRDefault="00657AAD" w:rsidP="00657AAD">
      <w:pPr>
        <w:pStyle w:val="ADANB"/>
      </w:pPr>
      <w:r w:rsidRPr="00F41C9A">
        <w:t xml:space="preserve">  -- this procedure may be called only if STM_CONTROL_MESSAGE_QUEUE_IS_EMPTY returns FALSE</w:t>
      </w:r>
    </w:p>
    <w:p w:rsidR="00657AAD" w:rsidRPr="00F41C9A" w:rsidRDefault="00657AAD" w:rsidP="00657AAD">
      <w:pPr>
        <w:pStyle w:val="ADANB"/>
      </w:pPr>
      <w:r w:rsidRPr="00F41C9A">
        <w:t xml:space="preserve">  procedure READ_STM_CONTROL_MESSAGE </w:t>
      </w:r>
    </w:p>
    <w:p w:rsidR="00657AAD" w:rsidRPr="00F41C9A" w:rsidRDefault="00657AAD" w:rsidP="00657AAD">
      <w:pPr>
        <w:pStyle w:val="ADANB"/>
      </w:pPr>
      <w:r w:rsidRPr="00F41C9A">
        <w:t xml:space="preserve">   (THE_STM_MESSAGE : out ERTMS_TRAINBORN_GENERIC_API_TYPES.STM_CONTROL_OUT_MESSAGE_T);</w:t>
      </w:r>
    </w:p>
    <w:p w:rsidR="00657AAD" w:rsidRPr="00F41C9A" w:rsidRDefault="00657AAD" w:rsidP="00657AAD">
      <w:pPr>
        <w:pStyle w:val="ADANB"/>
      </w:pPr>
    </w:p>
    <w:p w:rsidR="00657AAD" w:rsidRPr="00F41C9A" w:rsidRDefault="00657AAD" w:rsidP="00657AAD">
      <w:pPr>
        <w:pStyle w:val="ADANB"/>
      </w:pPr>
      <w:r w:rsidRPr="00F41C9A">
        <w:t xml:space="preserve">  -- this function returns TRUE if the output STM CONTROL MESSAGE QUEUE IS EMPTY </w:t>
      </w:r>
    </w:p>
    <w:p w:rsidR="00657AAD" w:rsidRPr="00F41C9A" w:rsidRDefault="00657AAD" w:rsidP="00657AAD">
      <w:pPr>
        <w:pStyle w:val="ADANB"/>
      </w:pPr>
      <w:r w:rsidRPr="00F41C9A">
        <w:t xml:space="preserve">  -- and returns FALSE otherwise</w:t>
      </w:r>
    </w:p>
    <w:p w:rsidR="00657AAD" w:rsidRPr="00F41C9A" w:rsidRDefault="00657AAD" w:rsidP="00657AAD">
      <w:pPr>
        <w:pStyle w:val="ADANB"/>
      </w:pPr>
      <w:r w:rsidRPr="00F41C9A">
        <w:t xml:space="preserve">  function STM_CONTROL_MESSAGE_QUEUE_IS_EMPTY return TYPES.BOOLEAN_T;</w:t>
      </w:r>
    </w:p>
    <w:p w:rsidR="00657AAD" w:rsidRPr="00F41C9A" w:rsidRDefault="00657AAD" w:rsidP="00657AAD">
      <w:pPr>
        <w:pStyle w:val="ADANB"/>
      </w:pPr>
      <w:r w:rsidRPr="00F41C9A">
        <w:t>.</w:t>
      </w:r>
    </w:p>
    <w:p w:rsidR="00657AAD" w:rsidRPr="00F41C9A" w:rsidRDefault="00657AAD" w:rsidP="00657AAD">
      <w:pPr>
        <w:pStyle w:val="ADANB"/>
      </w:pPr>
      <w:r w:rsidRPr="00F41C9A">
        <w:t>.</w:t>
      </w: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end ERTMS_TRAINBORN_GENERIC_API;</w:t>
      </w:r>
    </w:p>
    <w:p w:rsidR="005F10B7" w:rsidRPr="00F41C9A" w:rsidRDefault="005F10B7" w:rsidP="005F7126">
      <w:pPr>
        <w:pStyle w:val="Corpsdetexte"/>
        <w:rPr>
          <w:noProof/>
        </w:rPr>
      </w:pPr>
    </w:p>
    <w:p w:rsidR="00D91A16" w:rsidRPr="00D91A16" w:rsidRDefault="00D91A16" w:rsidP="005F10B7">
      <w:pPr>
        <w:pStyle w:val="Retraitcorpsdetexte"/>
        <w:ind w:left="0"/>
        <w:rPr>
          <w:lang w:val="en-GB"/>
        </w:rPr>
      </w:pPr>
    </w:p>
    <w:p w:rsidR="00014789" w:rsidRDefault="00014789" w:rsidP="00F51479">
      <w:pPr>
        <w:pStyle w:val="Titre2"/>
      </w:pPr>
      <w:bookmarkStart w:id="1437" w:name="_Ref378596614"/>
      <w:bookmarkStart w:id="1438" w:name="_Toc397948294"/>
      <w:r>
        <w:t>Euroradio interface</w:t>
      </w:r>
      <w:bookmarkEnd w:id="1437"/>
      <w:bookmarkEnd w:id="1438"/>
    </w:p>
    <w:p w:rsidR="00F51479" w:rsidRPr="00F51479" w:rsidRDefault="00F51479" w:rsidP="00F51479">
      <w:pPr>
        <w:pStyle w:val="Titre3"/>
      </w:pPr>
      <w:bookmarkStart w:id="1439" w:name="_Toc397948295"/>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439"/>
    </w:p>
    <w:p w:rsidR="00F51479" w:rsidRDefault="00F51479" w:rsidP="00F51479">
      <w:pPr>
        <w:pStyle w:val="Titre4"/>
      </w:pPr>
      <w:r>
        <w:t>Input</w:t>
      </w:r>
    </w:p>
    <w:p w:rsidR="0064730E" w:rsidRPr="0098169B" w:rsidRDefault="0064730E" w:rsidP="0064730E">
      <w:pPr>
        <w:pStyle w:val="ADANB"/>
        <w:rPr>
          <w:color w:val="auto"/>
          <w:sz w:val="22"/>
          <w:szCs w:val="22"/>
        </w:rPr>
      </w:pPr>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EURORADIO_input_info</w:t>
      </w:r>
    </w:p>
    <w:p w:rsidR="00F51479" w:rsidRDefault="00F51479" w:rsidP="00F51479">
      <w:pPr>
        <w:pStyle w:val="Titre4"/>
      </w:pPr>
      <w:r>
        <w:t>Output</w:t>
      </w:r>
    </w:p>
    <w:p w:rsidR="00DB711A"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EURORADIO_output_info</w:t>
      </w:r>
    </w:p>
    <w:p w:rsidR="00267E30" w:rsidRDefault="00267E30" w:rsidP="00267E30">
      <w:pPr>
        <w:pStyle w:val="Titre4"/>
      </w:pPr>
      <w:r>
        <w:t>Application layer (telegram definition)</w:t>
      </w:r>
    </w:p>
    <w:p w:rsidR="00267E30" w:rsidRPr="003824A8" w:rsidRDefault="00267E30" w:rsidP="00267E30">
      <w:pPr>
        <w:pStyle w:val="Corpsdetexte"/>
      </w:pPr>
      <w:r>
        <w:t xml:space="preserve">DATA message to/from RBC shall be compliant to </w:t>
      </w:r>
      <w:r>
        <w:fldChar w:fldCharType="begin"/>
      </w:r>
      <w:r>
        <w:instrText xml:space="preserve"> REF _Ref378167533 \r \h </w:instrText>
      </w:r>
      <w:r>
        <w:fldChar w:fldCharType="separate"/>
      </w:r>
      <w:r w:rsidR="006D6783">
        <w:t>/1/</w:t>
      </w:r>
      <w:r>
        <w:fldChar w:fldCharType="end"/>
      </w:r>
      <w:r>
        <w:t>.</w:t>
      </w:r>
    </w:p>
    <w:p w:rsidR="00A700DD" w:rsidRDefault="00A700DD" w:rsidP="00DB711A">
      <w:pPr>
        <w:pStyle w:val="ADANB"/>
        <w:rPr>
          <w:ins w:id="1440" w:author="3.0" w:date="2014-09-09T12:14:00Z"/>
          <w:color w:val="auto"/>
          <w:sz w:val="22"/>
          <w:szCs w:val="22"/>
        </w:rPr>
      </w:pPr>
    </w:p>
    <w:p w:rsidR="00717FC7" w:rsidRPr="0098169B" w:rsidRDefault="00691A36">
      <w:pPr>
        <w:pStyle w:val="ADANB"/>
        <w:rPr>
          <w:color w:val="auto"/>
          <w:sz w:val="22"/>
          <w:szCs w:val="22"/>
        </w:rPr>
      </w:pPr>
      <w:ins w:id="1441" w:author="3.0" w:date="2014-09-09T12:14:00Z">
        <w:r>
          <w:rPr>
            <w:color w:val="auto"/>
            <w:sz w:val="22"/>
            <w:szCs w:val="22"/>
          </w:rPr>
          <w:t>Remark : The Euroradio API ha</w:t>
        </w:r>
      </w:ins>
      <w:ins w:id="1442" w:author="3.0" w:date="2014-09-09T14:30:00Z">
        <w:r>
          <w:rPr>
            <w:color w:val="auto"/>
            <w:sz w:val="22"/>
            <w:szCs w:val="22"/>
          </w:rPr>
          <w:t>s</w:t>
        </w:r>
      </w:ins>
      <w:ins w:id="1443" w:author="3.0" w:date="2014-09-09T12:14:00Z">
        <w:r w:rsidR="00717FC7">
          <w:rPr>
            <w:color w:val="auto"/>
            <w:sz w:val="22"/>
            <w:szCs w:val="22"/>
          </w:rPr>
          <w:t xml:space="preserve"> been updated </w:t>
        </w:r>
      </w:ins>
      <w:ins w:id="1444" w:author="3.0" w:date="2014-09-09T14:30:00Z">
        <w:r>
          <w:rPr>
            <w:color w:val="auto"/>
            <w:sz w:val="22"/>
            <w:szCs w:val="22"/>
          </w:rPr>
          <w:t xml:space="preserve">in present document </w:t>
        </w:r>
      </w:ins>
      <w:ins w:id="1445" w:author="3.0" w:date="2014-09-09T14:33:00Z">
        <w:r w:rsidR="00DB4CC3">
          <w:rPr>
            <w:color w:val="auto"/>
            <w:sz w:val="22"/>
            <w:szCs w:val="22"/>
          </w:rPr>
          <w:t xml:space="preserve">for baseline 3 purpose </w:t>
        </w:r>
      </w:ins>
      <w:ins w:id="1446" w:author="3.0" w:date="2014-09-09T14:30:00Z">
        <w:r>
          <w:rPr>
            <w:color w:val="auto"/>
            <w:sz w:val="22"/>
            <w:szCs w:val="22"/>
          </w:rPr>
          <w:t xml:space="preserve">and now </w:t>
        </w:r>
      </w:ins>
      <w:ins w:id="1447" w:author="3.0" w:date="2014-09-09T14:33:00Z">
        <w:r w:rsidR="00DB4CC3">
          <w:rPr>
            <w:color w:val="auto"/>
            <w:sz w:val="22"/>
            <w:szCs w:val="22"/>
          </w:rPr>
          <w:t xml:space="preserve">also </w:t>
        </w:r>
      </w:ins>
      <w:ins w:id="1448" w:author="3.0" w:date="2014-09-09T14:30:00Z">
        <w:r>
          <w:rPr>
            <w:color w:val="auto"/>
            <w:sz w:val="22"/>
            <w:szCs w:val="22"/>
          </w:rPr>
          <w:t xml:space="preserve">includes </w:t>
        </w:r>
      </w:ins>
      <w:ins w:id="1449" w:author="3.0" w:date="2014-09-09T12:15:00Z">
        <w:r w:rsidR="00717FC7">
          <w:rPr>
            <w:color w:val="auto"/>
            <w:sz w:val="22"/>
            <w:szCs w:val="22"/>
          </w:rPr>
          <w:t>GPRS features</w:t>
        </w:r>
      </w:ins>
      <w:ins w:id="1450" w:author="3.0" w:date="2014-09-09T14:30:00Z">
        <w:r>
          <w:rPr>
            <w:color w:val="auto"/>
            <w:sz w:val="22"/>
            <w:szCs w:val="22"/>
          </w:rPr>
          <w:t xml:space="preserve">. </w:t>
        </w:r>
        <w:r w:rsidRPr="00691A36">
          <w:rPr>
            <w:b/>
            <w:color w:val="auto"/>
            <w:sz w:val="22"/>
            <w:szCs w:val="22"/>
            <w:rPrChange w:id="1451" w:author="3.0" w:date="2014-09-09T14:31:00Z">
              <w:rPr>
                <w:rFonts w:ascii="Courier New" w:hAnsi="Courier New"/>
                <w:b/>
                <w:noProof w:val="0"/>
                <w:color w:val="auto"/>
                <w:sz w:val="22"/>
                <w:szCs w:val="22"/>
                <w:lang w:val="fr-FR"/>
              </w:rPr>
            </w:rPrChange>
          </w:rPr>
          <w:t>Those GPRS features</w:t>
        </w:r>
      </w:ins>
      <w:ins w:id="1452" w:author="3.0" w:date="2014-09-09T12:15:00Z">
        <w:r w:rsidR="00717FC7" w:rsidRPr="00691A36">
          <w:rPr>
            <w:b/>
            <w:color w:val="auto"/>
            <w:sz w:val="22"/>
            <w:szCs w:val="22"/>
            <w:rPrChange w:id="1453" w:author="3.0" w:date="2014-09-09T14:31:00Z">
              <w:rPr>
                <w:rFonts w:ascii="Courier New" w:hAnsi="Courier New"/>
                <w:b/>
                <w:noProof w:val="0"/>
                <w:color w:val="auto"/>
                <w:sz w:val="22"/>
                <w:szCs w:val="22"/>
                <w:lang w:val="fr-FR"/>
              </w:rPr>
            </w:rPrChange>
          </w:rPr>
          <w:t xml:space="preserve"> are not applicable </w:t>
        </w:r>
      </w:ins>
      <w:ins w:id="1454" w:author="3.0" w:date="2014-09-09T14:30:00Z">
        <w:r w:rsidRPr="00691A36">
          <w:rPr>
            <w:b/>
            <w:color w:val="auto"/>
            <w:sz w:val="22"/>
            <w:szCs w:val="22"/>
            <w:rPrChange w:id="1455" w:author="3.0" w:date="2014-09-09T14:31:00Z">
              <w:rPr>
                <w:rFonts w:ascii="Courier New" w:hAnsi="Courier New"/>
                <w:b/>
                <w:noProof w:val="0"/>
                <w:color w:val="auto"/>
                <w:sz w:val="22"/>
                <w:szCs w:val="22"/>
                <w:lang w:val="fr-FR"/>
              </w:rPr>
            </w:rPrChange>
          </w:rPr>
          <w:t xml:space="preserve">and are not to be used </w:t>
        </w:r>
      </w:ins>
      <w:ins w:id="1456" w:author="3.0" w:date="2014-09-09T12:15:00Z">
        <w:r w:rsidR="00717FC7" w:rsidRPr="00691A36">
          <w:rPr>
            <w:b/>
            <w:color w:val="auto"/>
            <w:sz w:val="22"/>
            <w:szCs w:val="22"/>
            <w:rPrChange w:id="1457" w:author="3.0" w:date="2014-09-09T14:31:00Z">
              <w:rPr>
                <w:rFonts w:ascii="Courier New" w:hAnsi="Courier New"/>
                <w:b/>
                <w:noProof w:val="0"/>
                <w:color w:val="auto"/>
                <w:sz w:val="22"/>
                <w:szCs w:val="22"/>
                <w:lang w:val="fr-FR"/>
              </w:rPr>
            </w:rPrChange>
          </w:rPr>
          <w:t>in the frame of Open ETCS.</w:t>
        </w:r>
      </w:ins>
    </w:p>
    <w:p w:rsidR="00EA18D4" w:rsidRDefault="00EA18D4" w:rsidP="00EA18D4">
      <w:pPr>
        <w:pStyle w:val="Titre3"/>
      </w:pPr>
      <w:bookmarkStart w:id="1458" w:name="_Toc391910588"/>
      <w:bookmarkStart w:id="1459" w:name="_Toc391911763"/>
      <w:bookmarkStart w:id="1460" w:name="_Toc392147425"/>
      <w:bookmarkStart w:id="1461" w:name="_Toc369185936"/>
      <w:bookmarkStart w:id="1462" w:name="_Toc397948296"/>
      <w:bookmarkEnd w:id="1458"/>
      <w:bookmarkEnd w:id="1459"/>
      <w:bookmarkEnd w:id="1460"/>
      <w:r>
        <w:lastRenderedPageBreak/>
        <w:t>Service NUMBER_OF_HANDABLE_RTM_COMMUNICATION_SESSION</w:t>
      </w:r>
      <w:bookmarkEnd w:id="1461"/>
      <w:bookmarkEnd w:id="1462"/>
    </w:p>
    <w:p w:rsidR="00EA18D4" w:rsidRPr="00622C45" w:rsidRDefault="00EA18D4" w:rsidP="00EA18D4">
      <w:pPr>
        <w:pStyle w:val="Titre4"/>
      </w:pPr>
      <w:r>
        <w:t>Description</w:t>
      </w:r>
    </w:p>
    <w:p w:rsidR="00EA18D4" w:rsidRDefault="00EA18D4" w:rsidP="00EA18D4">
      <w:r>
        <w:t>This service will provide to the application the amount of communication sessions that are possible simultaneously.</w:t>
      </w:r>
      <w:r w:rsidR="00F23100">
        <w:t xml:space="preserve"> It represents actually the amou</w:t>
      </w:r>
      <w:r w:rsidR="00D63A7E">
        <w:t>n</w:t>
      </w:r>
      <w:r w:rsidR="00F23100">
        <w:t>t of Mobile Terminals that are available.</w:t>
      </w:r>
    </w:p>
    <w:p w:rsidR="00EA18D4" w:rsidRDefault="00EA18D4" w:rsidP="00EA18D4">
      <w:r>
        <w:t>This value is dynamic according to the hardware equipment status but once it reaches 0 it never increases anymore until the next EVC power-up.</w:t>
      </w:r>
    </w:p>
    <w:p w:rsidR="00EA18D4" w:rsidRPr="00622C45" w:rsidRDefault="00EA18D4" w:rsidP="00F23100">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2231B1" w:rsidRDefault="00EA18D4" w:rsidP="009A359E">
            <w:pPr>
              <w:pStyle w:val="ADANB"/>
            </w:pPr>
            <w:r>
              <w:t>-</w:t>
            </w:r>
          </w:p>
        </w:tc>
        <w:tc>
          <w:tcPr>
            <w:tcW w:w="3686" w:type="dxa"/>
            <w:shd w:val="clear" w:color="auto" w:fill="auto"/>
          </w:tcPr>
          <w:p w:rsidR="00EA18D4" w:rsidRPr="00CB7BBC" w:rsidRDefault="00EA18D4" w:rsidP="009A359E">
            <w:pPr>
              <w:pStyle w:val="ADANB"/>
              <w:rPr>
                <w:lang w:val="fr-BE"/>
              </w:rPr>
            </w:pPr>
            <w:r w:rsidRPr="00CB7BBC">
              <w:rPr>
                <w:lang w:val="fr-BE"/>
              </w:rPr>
              <w:t>-</w:t>
            </w:r>
          </w:p>
        </w:tc>
        <w:tc>
          <w:tcPr>
            <w:tcW w:w="850" w:type="dxa"/>
            <w:shd w:val="clear" w:color="auto" w:fill="auto"/>
          </w:tcPr>
          <w:p w:rsidR="00EA18D4" w:rsidRPr="00CB7BBC" w:rsidRDefault="00EA18D4" w:rsidP="009A359E">
            <w:pPr>
              <w:pStyle w:val="ADANB"/>
              <w:rPr>
                <w:lang w:val="fr-BE"/>
              </w:rPr>
            </w:pPr>
            <w:r w:rsidRPr="00CB7BBC">
              <w:rPr>
                <w:lang w:val="fr-BE"/>
              </w:rPr>
              <w:t>-</w:t>
            </w:r>
          </w:p>
        </w:tc>
        <w:tc>
          <w:tcPr>
            <w:tcW w:w="3686" w:type="dxa"/>
            <w:shd w:val="clear" w:color="auto" w:fill="auto"/>
          </w:tcPr>
          <w:p w:rsidR="00EA18D4" w:rsidRPr="0043297A" w:rsidRDefault="00EA18D4" w:rsidP="009A359E">
            <w:pPr>
              <w:pStyle w:val="ADANB"/>
            </w:pPr>
            <w:r>
              <w:t>-</w:t>
            </w:r>
          </w:p>
        </w:tc>
      </w:tr>
    </w:tbl>
    <w:p w:rsidR="00EA18D4" w:rsidRDefault="00EA18D4" w:rsidP="009A359E">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926AE6" w:rsidRDefault="00EA18D4" w:rsidP="009A359E">
            <w:pPr>
              <w:pStyle w:val="ADANB"/>
            </w:pPr>
            <w:r>
              <w:t>-</w:t>
            </w:r>
          </w:p>
        </w:tc>
        <w:tc>
          <w:tcPr>
            <w:tcW w:w="3686" w:type="dxa"/>
            <w:shd w:val="clear" w:color="auto" w:fill="auto"/>
          </w:tcPr>
          <w:p w:rsidR="00EA18D4" w:rsidRPr="00CB7BBC" w:rsidRDefault="00EA18D4" w:rsidP="009A359E">
            <w:pPr>
              <w:pStyle w:val="ADANB"/>
              <w:rPr>
                <w:lang w:val="fr-BE"/>
              </w:rPr>
            </w:pPr>
            <w:r w:rsidRPr="00CB7BBC">
              <w:rPr>
                <w:lang w:val="fr-BE"/>
              </w:rPr>
              <w:t>API_TYPES.</w:t>
            </w:r>
            <w:r w:rsidRPr="00CB7BBC">
              <w:rPr>
                <w:rFonts w:cs="Courier New"/>
                <w:lang w:val="fr-BE"/>
              </w:rPr>
              <w:t xml:space="preserve"> RTM_COMMUNICATION_SESSION_NBR_T</w:t>
            </w:r>
          </w:p>
        </w:tc>
        <w:tc>
          <w:tcPr>
            <w:tcW w:w="850" w:type="dxa"/>
            <w:shd w:val="clear" w:color="auto" w:fill="auto"/>
          </w:tcPr>
          <w:p w:rsidR="00EA18D4" w:rsidRPr="00622C45" w:rsidRDefault="00EA18D4" w:rsidP="009A359E">
            <w:pPr>
              <w:pStyle w:val="ADANB"/>
            </w:pPr>
            <w:r w:rsidRPr="00622C45">
              <w:t>out</w:t>
            </w:r>
          </w:p>
        </w:tc>
        <w:tc>
          <w:tcPr>
            <w:tcW w:w="3686" w:type="dxa"/>
            <w:shd w:val="clear" w:color="auto" w:fill="auto"/>
          </w:tcPr>
          <w:p w:rsidR="00F23100" w:rsidRPr="00F23100" w:rsidRDefault="00EA18D4" w:rsidP="009A359E">
            <w:pPr>
              <w:pStyle w:val="ADANB"/>
            </w:pPr>
            <w:r w:rsidRPr="00622C45">
              <w:t>0,1 or 2</w:t>
            </w:r>
          </w:p>
        </w:tc>
      </w:tr>
    </w:tbl>
    <w:p w:rsidR="00EA18D4" w:rsidRDefault="00EA18D4" w:rsidP="00F23100">
      <w:pPr>
        <w:pStyle w:val="Titre4"/>
      </w:pPr>
      <w:r>
        <w:t>Expected behaviour</w:t>
      </w:r>
      <w:r w:rsidR="00F23100">
        <w:t xml:space="preserve"> &amp; usage</w:t>
      </w:r>
    </w:p>
    <w:p w:rsidR="00EA18D4" w:rsidRPr="005E138D" w:rsidRDefault="00EA18D4" w:rsidP="00EA18D4">
      <w:r w:rsidRPr="005E138D">
        <w:t xml:space="preserve">The </w:t>
      </w:r>
      <w:r w:rsidR="00F23100">
        <w:t>Basic SW</w:t>
      </w:r>
      <w:r w:rsidRPr="005E138D">
        <w:t xml:space="preserve"> shall call this service at each cycle (before the call to ACTIVATE_CYCLE).</w:t>
      </w:r>
      <w:r>
        <w:t xml:space="preserve"> Notice that the selftests of the Mobile Terminals will be finished 80s after the power-up of the EVC equipment.</w:t>
      </w:r>
    </w:p>
    <w:p w:rsidR="00F23100" w:rsidRDefault="00F23100" w:rsidP="00EA18D4">
      <w:bookmarkStart w:id="1463" w:name="_Toc369185937"/>
    </w:p>
    <w:p w:rsidR="00EA18D4" w:rsidRDefault="00EA18D4" w:rsidP="00F23100">
      <w:pPr>
        <w:pStyle w:val="Titre3"/>
      </w:pPr>
      <w:bookmarkStart w:id="1464" w:name="_Toc397948297"/>
      <w:r>
        <w:t>Service WRITE_MOBILE_CONTEXT</w:t>
      </w:r>
      <w:bookmarkEnd w:id="1463"/>
      <w:bookmarkEnd w:id="1464"/>
    </w:p>
    <w:p w:rsidR="00EA18D4" w:rsidRPr="00622C45" w:rsidRDefault="00EA18D4" w:rsidP="00F23100">
      <w:pPr>
        <w:pStyle w:val="Titre4"/>
      </w:pPr>
      <w:r>
        <w:t>Description</w:t>
      </w:r>
    </w:p>
    <w:p w:rsidR="00EA18D4" w:rsidRDefault="00EA18D4" w:rsidP="00EA18D4">
      <w:r>
        <w:t>This service will provide to the application the context of each mobile terminal and their associated network ID.</w:t>
      </w:r>
    </w:p>
    <w:p w:rsidR="00EA18D4" w:rsidRPr="00622C45" w:rsidRDefault="00EA18D4" w:rsidP="00F92D8E">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C63F4C" w:rsidRDefault="00EA18D4" w:rsidP="009A359E">
            <w:pPr>
              <w:pStyle w:val="ADANB"/>
            </w:pPr>
            <w:r w:rsidRPr="00CB7BBC">
              <w:t>THE_CONTEXT</w:t>
            </w:r>
          </w:p>
        </w:tc>
        <w:tc>
          <w:tcPr>
            <w:tcW w:w="3686" w:type="dxa"/>
            <w:shd w:val="clear" w:color="auto" w:fill="auto"/>
          </w:tcPr>
          <w:p w:rsidR="00EA18D4" w:rsidRPr="00CB7BBC" w:rsidRDefault="00EA18D4" w:rsidP="009A359E">
            <w:pPr>
              <w:pStyle w:val="ADANB"/>
              <w:rPr>
                <w:lang w:val="fr-BE"/>
              </w:rPr>
            </w:pPr>
            <w:r w:rsidRPr="00CB7BBC">
              <w:rPr>
                <w:lang w:val="fr-BE"/>
              </w:rPr>
              <w:t>API_TYPES.MOBILE_TABLE_T</w:t>
            </w:r>
          </w:p>
        </w:tc>
        <w:tc>
          <w:tcPr>
            <w:tcW w:w="850" w:type="dxa"/>
            <w:shd w:val="clear" w:color="auto" w:fill="auto"/>
          </w:tcPr>
          <w:p w:rsidR="00EA18D4" w:rsidRPr="00CB7BBC" w:rsidRDefault="00EA18D4" w:rsidP="009A359E">
            <w:pPr>
              <w:pStyle w:val="ADANB"/>
              <w:rPr>
                <w:lang w:val="fr-BE"/>
              </w:rPr>
            </w:pPr>
            <w:r w:rsidRPr="00CB7BBC">
              <w:rPr>
                <w:lang w:val="fr-BE"/>
              </w:rPr>
              <w:t>in</w:t>
            </w:r>
          </w:p>
        </w:tc>
        <w:tc>
          <w:tcPr>
            <w:tcW w:w="3686" w:type="dxa"/>
            <w:shd w:val="clear" w:color="auto" w:fill="auto"/>
          </w:tcPr>
          <w:p w:rsidR="00EA18D4" w:rsidRPr="00CB7BBC" w:rsidRDefault="00EA18D4" w:rsidP="009A359E">
            <w:pPr>
              <w:pStyle w:val="ADANB"/>
            </w:pPr>
            <w:r w:rsidRPr="00CB7BBC">
              <w:t>For Mobile_1 and Mobile_2 :</w:t>
            </w:r>
          </w:p>
          <w:p w:rsidR="009B15CE" w:rsidRDefault="009B15CE" w:rsidP="009A359E">
            <w:pPr>
              <w:pStyle w:val="ADANB"/>
              <w:rPr>
                <w:ins w:id="1465" w:author="3.0" w:date="2014-09-02T16:44:00Z"/>
              </w:rPr>
            </w:pPr>
            <w:ins w:id="1466" w:author="3.0" w:date="2014-09-02T16:44:00Z">
              <w:r w:rsidRPr="00CB7BBC">
                <w:t>- the associated network-id</w:t>
              </w:r>
            </w:ins>
          </w:p>
          <w:p w:rsidR="009B15CE" w:rsidRDefault="00EA18D4" w:rsidP="009A359E">
            <w:pPr>
              <w:pStyle w:val="ADANB"/>
              <w:rPr>
                <w:ins w:id="1467" w:author="3.0" w:date="2014-09-02T16:44:00Z"/>
              </w:rPr>
            </w:pPr>
            <w:del w:id="1468" w:author="3.0" w:date="2014-09-02T16:46:00Z">
              <w:r w:rsidRPr="00CB7BBC" w:rsidDel="009B15CE">
                <w:delText>- the context : FAILED, REGISTER_REQUEST, REGISTER_CONFIRM, BUSY</w:delText>
              </w:r>
            </w:del>
            <w:ins w:id="1469" w:author="3.0" w:date="2014-09-02T16:46:00Z">
              <w:r w:rsidR="009B15CE">
                <w:t xml:space="preserve">- the Mobile </w:t>
              </w:r>
            </w:ins>
            <w:ins w:id="1470" w:author="3.0" w:date="2014-09-02T17:00:00Z">
              <w:r w:rsidR="000B5716">
                <w:t xml:space="preserve">“health” </w:t>
              </w:r>
            </w:ins>
            <w:ins w:id="1471" w:author="3.0" w:date="2014-09-02T16:46:00Z">
              <w:r w:rsidR="000B5716">
                <w:t>status</w:t>
              </w:r>
            </w:ins>
          </w:p>
          <w:p w:rsidR="009B15CE" w:rsidRDefault="009B15CE" w:rsidP="009A359E">
            <w:pPr>
              <w:pStyle w:val="ADANB"/>
              <w:rPr>
                <w:ins w:id="1472" w:author="3.0" w:date="2014-09-02T16:46:00Z"/>
              </w:rPr>
            </w:pPr>
            <w:ins w:id="1473" w:author="3.0" w:date="2014-09-02T16:46:00Z">
              <w:r>
                <w:t>- t</w:t>
              </w:r>
              <w:r w:rsidR="00144645">
                <w:t>he Mobile</w:t>
              </w:r>
            </w:ins>
            <w:ins w:id="1474" w:author="3.0" w:date="2014-09-02T17:08:00Z">
              <w:r w:rsidR="00144645">
                <w:t xml:space="preserve"> </w:t>
              </w:r>
            </w:ins>
            <w:ins w:id="1475" w:author="3.0" w:date="2014-09-02T16:46:00Z">
              <w:r w:rsidR="00144645">
                <w:t>network</w:t>
              </w:r>
            </w:ins>
            <w:ins w:id="1476" w:author="3.0" w:date="2014-09-02T17:08:00Z">
              <w:r w:rsidR="00144645">
                <w:t xml:space="preserve"> </w:t>
              </w:r>
            </w:ins>
            <w:ins w:id="1477" w:author="3.0" w:date="2014-09-02T16:46:00Z">
              <w:r>
                <w:t>registration status</w:t>
              </w:r>
            </w:ins>
          </w:p>
          <w:p w:rsidR="009B15CE" w:rsidRPr="00CB7BBC" w:rsidDel="009B15CE" w:rsidRDefault="00144645" w:rsidP="009A359E">
            <w:pPr>
              <w:pStyle w:val="ADANB"/>
              <w:rPr>
                <w:del w:id="1478" w:author="3.0" w:date="2014-09-02T16:47:00Z"/>
              </w:rPr>
            </w:pPr>
            <w:ins w:id="1479" w:author="3.0" w:date="2014-09-02T16:46:00Z">
              <w:r>
                <w:t>- the Mobile</w:t>
              </w:r>
            </w:ins>
            <w:ins w:id="1480" w:author="3.0" w:date="2014-09-02T17:08:00Z">
              <w:r>
                <w:t xml:space="preserve"> </w:t>
              </w:r>
            </w:ins>
            <w:ins w:id="1481" w:author="3.0" w:date="2014-09-02T16:46:00Z">
              <w:r>
                <w:t>communication</w:t>
              </w:r>
            </w:ins>
            <w:ins w:id="1482" w:author="3.0" w:date="2014-09-02T17:08:00Z">
              <w:r>
                <w:t xml:space="preserve"> </w:t>
              </w:r>
            </w:ins>
            <w:ins w:id="1483" w:author="3.0" w:date="2014-09-02T16:46:00Z">
              <w:r w:rsidR="009B15CE">
                <w:t>status</w:t>
              </w:r>
            </w:ins>
          </w:p>
          <w:p w:rsidR="00EA18D4" w:rsidRPr="00CB7BBC" w:rsidRDefault="00EA18D4" w:rsidP="009A359E">
            <w:pPr>
              <w:pStyle w:val="ADANB"/>
            </w:pPr>
            <w:del w:id="1484" w:author="3.0" w:date="2014-09-02T16:44:00Z">
              <w:r w:rsidRPr="00CB7BBC" w:rsidDel="009B15CE">
                <w:delText>- the associated network-id</w:delText>
              </w:r>
            </w:del>
          </w:p>
        </w:tc>
      </w:tr>
    </w:tbl>
    <w:p w:rsidR="00EA18D4" w:rsidRDefault="00EA18D4" w:rsidP="009A359E">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2231B1" w:rsidRDefault="00EA18D4" w:rsidP="009A359E">
            <w:pPr>
              <w:pStyle w:val="ADANB"/>
            </w:pPr>
            <w:r>
              <w:t>-</w:t>
            </w:r>
          </w:p>
        </w:tc>
        <w:tc>
          <w:tcPr>
            <w:tcW w:w="3686" w:type="dxa"/>
            <w:shd w:val="clear" w:color="auto" w:fill="auto"/>
          </w:tcPr>
          <w:p w:rsidR="00EA18D4" w:rsidRPr="00CB7BBC" w:rsidRDefault="00EA18D4" w:rsidP="009A359E">
            <w:pPr>
              <w:pStyle w:val="ADANB"/>
              <w:rPr>
                <w:lang w:val="fr-BE"/>
              </w:rPr>
            </w:pPr>
            <w:r w:rsidRPr="00CB7BBC">
              <w:rPr>
                <w:lang w:val="fr-BE"/>
              </w:rPr>
              <w:t>-</w:t>
            </w:r>
          </w:p>
        </w:tc>
        <w:tc>
          <w:tcPr>
            <w:tcW w:w="850" w:type="dxa"/>
            <w:shd w:val="clear" w:color="auto" w:fill="auto"/>
          </w:tcPr>
          <w:p w:rsidR="00EA18D4" w:rsidRPr="00CB7BBC" w:rsidRDefault="00EA18D4" w:rsidP="009A359E">
            <w:pPr>
              <w:pStyle w:val="ADANB"/>
              <w:rPr>
                <w:lang w:val="fr-BE"/>
              </w:rPr>
            </w:pPr>
            <w:r w:rsidRPr="00CB7BBC">
              <w:rPr>
                <w:lang w:val="fr-BE"/>
              </w:rPr>
              <w:t>-</w:t>
            </w:r>
          </w:p>
        </w:tc>
        <w:tc>
          <w:tcPr>
            <w:tcW w:w="3686" w:type="dxa"/>
            <w:shd w:val="clear" w:color="auto" w:fill="auto"/>
          </w:tcPr>
          <w:p w:rsidR="00EA18D4" w:rsidRPr="0043297A" w:rsidRDefault="00EA18D4" w:rsidP="009A359E">
            <w:pPr>
              <w:pStyle w:val="ADANB"/>
            </w:pPr>
            <w:r>
              <w:t>-</w:t>
            </w:r>
          </w:p>
        </w:tc>
      </w:tr>
    </w:tbl>
    <w:p w:rsidR="00EA18D4" w:rsidRDefault="00EA18D4" w:rsidP="00F92D8E">
      <w:pPr>
        <w:pStyle w:val="Titre4"/>
      </w:pPr>
      <w:r>
        <w:t>Expected behaviour</w:t>
      </w:r>
      <w:r w:rsidR="00F92D8E">
        <w:t xml:space="preserve"> &amp; Usage</w:t>
      </w:r>
    </w:p>
    <w:p w:rsidR="00EA18D4" w:rsidRPr="00D33599" w:rsidRDefault="00EA18D4" w:rsidP="00EA18D4">
      <w:r>
        <w:t xml:space="preserve">The </w:t>
      </w:r>
      <w:ins w:id="1485" w:author="3.0" w:date="2014-09-02T16:52:00Z">
        <w:r w:rsidR="00BA602B">
          <w:t xml:space="preserve">mobile </w:t>
        </w:r>
      </w:ins>
      <w:ins w:id="1486" w:author="3.0" w:date="2014-09-02T16:57:00Z">
        <w:r w:rsidR="00BB2571">
          <w:t xml:space="preserve">“health” </w:t>
        </w:r>
      </w:ins>
      <w:del w:id="1487" w:author="3.0" w:date="2014-09-02T16:57:00Z">
        <w:r w:rsidDel="00BB2571">
          <w:delText xml:space="preserve">context </w:delText>
        </w:r>
      </w:del>
      <w:ins w:id="1488" w:author="3.0" w:date="2014-09-02T16:57:00Z">
        <w:r w:rsidR="00BB2571">
          <w:t xml:space="preserve">status </w:t>
        </w:r>
      </w:ins>
      <w:r>
        <w:t>may be:</w:t>
      </w:r>
    </w:p>
    <w:p w:rsidR="00BB2571" w:rsidRDefault="00BB2571" w:rsidP="00FE393C">
      <w:pPr>
        <w:numPr>
          <w:ilvl w:val="0"/>
          <w:numId w:val="20"/>
        </w:numPr>
        <w:rPr>
          <w:ins w:id="1489" w:author="3.0" w:date="2014-09-02T16:56:00Z"/>
        </w:rPr>
      </w:pPr>
      <w:ins w:id="1490" w:author="3.0" w:date="2014-09-02T16:56:00Z">
        <w:r>
          <w:t>OK : mobile is operational</w:t>
        </w:r>
      </w:ins>
    </w:p>
    <w:p w:rsidR="00EA18D4" w:rsidRPr="00622C45" w:rsidRDefault="00EA18D4" w:rsidP="00FE393C">
      <w:pPr>
        <w:numPr>
          <w:ilvl w:val="0"/>
          <w:numId w:val="20"/>
        </w:numPr>
      </w:pPr>
      <w:del w:id="1491" w:author="3.0" w:date="2014-09-02T16:56:00Z">
        <w:r w:rsidDel="00BB2571">
          <w:lastRenderedPageBreak/>
          <w:delText xml:space="preserve">FAILED </w:delText>
        </w:r>
      </w:del>
      <w:ins w:id="1492" w:author="3.0" w:date="2014-09-02T16:56:00Z">
        <w:r w:rsidR="00BB2571">
          <w:t xml:space="preserve">NOK </w:t>
        </w:r>
      </w:ins>
      <w:r w:rsidRPr="00622C45">
        <w:t xml:space="preserve">: mobile </w:t>
      </w:r>
      <w:r>
        <w:t xml:space="preserve">is </w:t>
      </w:r>
      <w:r w:rsidRPr="00622C45">
        <w:t>out of order</w:t>
      </w:r>
    </w:p>
    <w:p w:rsidR="00BB2571" w:rsidRDefault="00926061">
      <w:pPr>
        <w:rPr>
          <w:ins w:id="1493" w:author="3.0" w:date="2014-09-02T16:57:00Z"/>
        </w:rPr>
        <w:pPrChange w:id="1494" w:author="3.0" w:date="2014-09-02T16:57:00Z">
          <w:pPr>
            <w:numPr>
              <w:numId w:val="20"/>
            </w:numPr>
            <w:ind w:left="720" w:hanging="360"/>
          </w:pPr>
        </w:pPrChange>
      </w:pPr>
      <w:ins w:id="1495" w:author="3.0" w:date="2014-09-02T16:58:00Z">
        <w:r>
          <w:t>The mobile network registration status may be</w:t>
        </w:r>
      </w:ins>
      <w:ins w:id="1496" w:author="3.0" w:date="2014-09-04T11:17:00Z">
        <w:r w:rsidR="00893C2B">
          <w:t>:</w:t>
        </w:r>
      </w:ins>
    </w:p>
    <w:p w:rsidR="00DC4ED3" w:rsidRPr="00891185" w:rsidRDefault="00DC4ED3">
      <w:pPr>
        <w:pStyle w:val="Paragraphedeliste"/>
        <w:numPr>
          <w:ilvl w:val="0"/>
          <w:numId w:val="20"/>
        </w:numPr>
        <w:rPr>
          <w:ins w:id="1497" w:author="3.0" w:date="2014-09-02T16:53:00Z"/>
          <w:szCs w:val="22"/>
        </w:rPr>
        <w:pPrChange w:id="1498" w:author="3.0" w:date="2014-09-02T16:57:00Z">
          <w:pPr>
            <w:numPr>
              <w:numId w:val="20"/>
            </w:numPr>
            <w:ind w:left="720" w:hanging="360"/>
          </w:pPr>
        </w:pPrChange>
      </w:pPr>
      <w:ins w:id="1499" w:author="3.0" w:date="2014-09-02T16:53:00Z">
        <w:r w:rsidRPr="00926061">
          <w:rPr>
            <w:sz w:val="22"/>
            <w:szCs w:val="22"/>
            <w:rPrChange w:id="1500" w:author="3.0" w:date="2014-09-02T16:58:00Z">
              <w:rPr/>
            </w:rPrChange>
          </w:rPr>
          <w:t xml:space="preserve">NETWORK_NOT_REGISTERED : no network registration </w:t>
        </w:r>
      </w:ins>
      <w:ins w:id="1501" w:author="3.0" w:date="2014-09-02T17:07:00Z">
        <w:r w:rsidR="00144645">
          <w:rPr>
            <w:sz w:val="22"/>
            <w:szCs w:val="22"/>
          </w:rPr>
          <w:t>is on-going</w:t>
        </w:r>
      </w:ins>
    </w:p>
    <w:p w:rsidR="00EA18D4" w:rsidRPr="00622C45" w:rsidRDefault="009E7743" w:rsidP="00FE393C">
      <w:pPr>
        <w:numPr>
          <w:ilvl w:val="0"/>
          <w:numId w:val="20"/>
        </w:numPr>
      </w:pPr>
      <w:ins w:id="1502" w:author="3.0" w:date="2014-09-02T16:55:00Z">
        <w:r>
          <w:t>NETWORK_REGISTER_REQUEST</w:t>
        </w:r>
      </w:ins>
      <w:del w:id="1503" w:author="3.0" w:date="2014-09-02T16:55:00Z">
        <w:r w:rsidR="00EA18D4" w:rsidRPr="00622C45" w:rsidDel="009E7743">
          <w:delText xml:space="preserve">NETWORK_REQUEST </w:delText>
        </w:r>
      </w:del>
      <w:r w:rsidR="00EA18D4" w:rsidRPr="00622C45">
        <w:t>: mobile with a network</w:t>
      </w:r>
      <w:ins w:id="1504" w:author="3.0" w:date="2014-09-02T17:01:00Z">
        <w:r w:rsidR="00AE5004">
          <w:t xml:space="preserve"> registration </w:t>
        </w:r>
      </w:ins>
      <w:del w:id="1505" w:author="3.0" w:date="2014-09-02T17:01:00Z">
        <w:r w:rsidR="00EA18D4" w:rsidRPr="00622C45" w:rsidDel="00AE5004">
          <w:delText>-</w:delText>
        </w:r>
      </w:del>
      <w:r w:rsidR="00EA18D4" w:rsidRPr="00622C45">
        <w:t>request in progress</w:t>
      </w:r>
      <w:del w:id="1506" w:author="3.0" w:date="2014-09-02T17:08:00Z">
        <w:r w:rsidR="00EA18D4" w:rsidRPr="00622C45" w:rsidDel="00821E05">
          <w:delText xml:space="preserve"> </w:delText>
        </w:r>
      </w:del>
      <w:del w:id="1507" w:author="3.0" w:date="2014-09-02T16:54:00Z">
        <w:r w:rsidR="00EA18D4" w:rsidRPr="00622C45" w:rsidDel="00DC4ED3">
          <w:delText>(NOT_REGISTERED)</w:delText>
        </w:r>
      </w:del>
    </w:p>
    <w:p w:rsidR="00EA18D4" w:rsidRDefault="00EA18D4" w:rsidP="00FE393C">
      <w:pPr>
        <w:numPr>
          <w:ilvl w:val="0"/>
          <w:numId w:val="20"/>
        </w:numPr>
        <w:rPr>
          <w:ins w:id="1508" w:author="3.0" w:date="2014-09-02T17:01:00Z"/>
        </w:rPr>
      </w:pPr>
      <w:r w:rsidRPr="00622C45">
        <w:t>NETWORK_</w:t>
      </w:r>
      <w:ins w:id="1509" w:author="3.0" w:date="2014-09-02T16:56:00Z">
        <w:r w:rsidR="00BB2571">
          <w:t>REGISTER_</w:t>
        </w:r>
      </w:ins>
      <w:r w:rsidRPr="00622C45">
        <w:t xml:space="preserve">CONFIRM : mobile </w:t>
      </w:r>
      <w:del w:id="1510" w:author="3.0" w:date="2014-09-02T17:01:00Z">
        <w:r w:rsidRPr="00622C45" w:rsidDel="00AE5004">
          <w:delText>has received a network-confirm</w:delText>
        </w:r>
      </w:del>
      <w:del w:id="1511" w:author="3.0" w:date="2014-09-02T16:56:00Z">
        <w:r w:rsidRPr="00622C45" w:rsidDel="00BB2571">
          <w:delText xml:space="preserve"> and no communication is running (REGISTERED)</w:delText>
        </w:r>
      </w:del>
      <w:ins w:id="1512" w:author="3.0" w:date="2014-09-02T17:01:00Z">
        <w:r w:rsidR="00AE5004">
          <w:t>is registered to the network</w:t>
        </w:r>
      </w:ins>
    </w:p>
    <w:p w:rsidR="00AE5004" w:rsidRPr="00AE5004" w:rsidRDefault="00AE5004">
      <w:pPr>
        <w:pStyle w:val="Corpsdetexte"/>
        <w:pPrChange w:id="1513" w:author="3.0" w:date="2014-09-02T17:01:00Z">
          <w:pPr>
            <w:numPr>
              <w:numId w:val="20"/>
            </w:numPr>
            <w:ind w:left="720" w:hanging="360"/>
          </w:pPr>
        </w:pPrChange>
      </w:pPr>
      <w:ins w:id="1514" w:author="3.0" w:date="2014-09-02T17:01:00Z">
        <w:r>
          <w:t>The mo</w:t>
        </w:r>
      </w:ins>
      <w:ins w:id="1515" w:author="3.0" w:date="2014-09-02T17:02:00Z">
        <w:r>
          <w:t>bile communication status may be :</w:t>
        </w:r>
      </w:ins>
    </w:p>
    <w:p w:rsidR="00AE5004" w:rsidRDefault="00AE5004" w:rsidP="00FE393C">
      <w:pPr>
        <w:numPr>
          <w:ilvl w:val="0"/>
          <w:numId w:val="20"/>
        </w:numPr>
        <w:rPr>
          <w:ins w:id="1516" w:author="3.0" w:date="2014-09-02T17:02:00Z"/>
        </w:rPr>
      </w:pPr>
      <w:ins w:id="1517" w:author="3.0" w:date="2014-09-02T17:02:00Z">
        <w:r>
          <w:t>Mobile free</w:t>
        </w:r>
      </w:ins>
    </w:p>
    <w:p w:rsidR="00EA18D4" w:rsidRPr="00622C45" w:rsidRDefault="00AE5004">
      <w:pPr>
        <w:pStyle w:val="Corpsdetexte"/>
        <w:numPr>
          <w:ilvl w:val="0"/>
          <w:numId w:val="20"/>
        </w:numPr>
        <w:pPrChange w:id="1518" w:author="3.0" w:date="2014-09-02T17:09:00Z">
          <w:pPr>
            <w:numPr>
              <w:numId w:val="20"/>
            </w:numPr>
            <w:ind w:left="720" w:hanging="360"/>
          </w:pPr>
        </w:pPrChange>
      </w:pPr>
      <w:ins w:id="1519" w:author="3.0" w:date="2014-09-02T17:02:00Z">
        <w:r>
          <w:t>Mobile in safe com</w:t>
        </w:r>
      </w:ins>
      <w:ins w:id="1520" w:author="3.0" w:date="2014-09-02T17:04:00Z">
        <w:r w:rsidR="00144645">
          <w:t xml:space="preserve"> : a safe connection (ETCS) is on-going via the mobile</w:t>
        </w:r>
      </w:ins>
      <w:ins w:id="1521" w:author="3.0" w:date="2014-09-02T17:09:00Z">
        <w:r w:rsidR="00247904">
          <w:t xml:space="preserve">. </w:t>
        </w:r>
      </w:ins>
      <w:del w:id="1522" w:author="3.0" w:date="2014-09-02T17:09:00Z">
        <w:r w:rsidR="00EA18D4" w:rsidDel="00247904">
          <w:delText xml:space="preserve">BUSY </w:delText>
        </w:r>
        <w:r w:rsidR="00EA18D4" w:rsidRPr="00622C45" w:rsidDel="00247904">
          <w:delText>: mobile with a communication running</w:delText>
        </w:r>
      </w:del>
      <w:del w:id="1523" w:author="3.0" w:date="2014-09-02T17:05:00Z">
        <w:r w:rsidR="00EA18D4" w:rsidRPr="00622C45" w:rsidDel="00144645">
          <w:delText xml:space="preserve"> (IN COMMUNICATION)</w:delText>
        </w:r>
      </w:del>
      <w:del w:id="1524" w:author="3.0" w:date="2014-09-02T17:09:00Z">
        <w:r w:rsidR="00EA18D4" w:rsidDel="00247904">
          <w:delText xml:space="preserve">. </w:delText>
        </w:r>
      </w:del>
      <w:r w:rsidR="00EA18D4">
        <w:t xml:space="preserve">More precisely, it means that a </w:t>
      </w:r>
      <w:moveFromRangeStart w:id="1525" w:author="3.0" w:date="2014-09-02T17:05:00Z" w:name="move397440851"/>
      <w:moveFrom w:id="1526" w:author="3.0" w:date="2014-09-02T17:05:00Z">
        <w:r w:rsidR="00EA18D4" w:rsidDel="00144645">
          <w:t>communication is established or that the EVC is trying to establish a communication. (The last command from the application to the radio sub-system was a CONNECT_REQUEST or RESET_CONNECTION)</w:t>
        </w:r>
      </w:moveFrom>
      <w:moveFromRangeEnd w:id="1525"/>
      <w:ins w:id="1527" w:author="3.0" w:date="2014-09-02T17:05:00Z">
        <w:r w:rsidR="00144645" w:rsidRPr="00144645">
          <w:t xml:space="preserve"> </w:t>
        </w:r>
      </w:ins>
      <w:moveToRangeStart w:id="1528" w:author="3.0" w:date="2014-09-02T17:05:00Z" w:name="move397440851"/>
      <w:moveTo w:id="1529" w:author="3.0" w:date="2014-09-02T17:05:00Z">
        <w:r w:rsidR="00144645">
          <w:t>communication is established or that the EVC is trying to establish a communication. (</w:t>
        </w:r>
      </w:moveTo>
      <w:ins w:id="1530" w:author="3.0" w:date="2014-09-04T11:18:00Z">
        <w:r w:rsidR="00893C2B">
          <w:t>e.g</w:t>
        </w:r>
      </w:ins>
      <w:ins w:id="1531" w:author="3.0" w:date="2014-09-04T11:19:00Z">
        <w:r w:rsidR="00893C2B">
          <w:t>.</w:t>
        </w:r>
      </w:ins>
      <w:ins w:id="1532" w:author="3.0" w:date="2014-09-04T11:18:00Z">
        <w:r w:rsidR="00893C2B">
          <w:t xml:space="preserve"> </w:t>
        </w:r>
      </w:ins>
      <w:moveTo w:id="1533" w:author="3.0" w:date="2014-09-02T17:05:00Z">
        <w:r w:rsidR="00144645">
          <w:t>The last command from the application to the radio sub-system was a CONNECT</w:t>
        </w:r>
      </w:moveTo>
      <w:ins w:id="1534" w:author="3.0" w:date="2014-09-02T17:06:00Z">
        <w:r w:rsidR="00144645">
          <w:t>ION</w:t>
        </w:r>
      </w:ins>
      <w:moveTo w:id="1535" w:author="3.0" w:date="2014-09-02T17:05:00Z">
        <w:r w:rsidR="00144645">
          <w:t>_REQUEST or RESET_CONNECTION)</w:t>
        </w:r>
      </w:moveTo>
      <w:moveToRangeEnd w:id="1528"/>
    </w:p>
    <w:p w:rsidR="00EA18D4" w:rsidRDefault="00EA18D4" w:rsidP="00EA18D4">
      <w:r>
        <w:t>More explanation of the expe</w:t>
      </w:r>
      <w:r w:rsidRPr="00622C45">
        <w:rPr>
          <w:rStyle w:val="Titre5Car"/>
        </w:rPr>
        <w:t>c</w:t>
      </w:r>
      <w:r>
        <w:t xml:space="preserve">ted behaviour is to be found at section </w:t>
      </w:r>
      <w:r w:rsidR="006E35A4">
        <w:rPr>
          <w:highlight w:val="yellow"/>
        </w:rPr>
        <w:fldChar w:fldCharType="begin"/>
      </w:r>
      <w:r w:rsidR="006E35A4">
        <w:instrText xml:space="preserve"> REF _Ref378266429 \r \h </w:instrText>
      </w:r>
      <w:r w:rsidR="006E35A4">
        <w:rPr>
          <w:highlight w:val="yellow"/>
        </w:rPr>
      </w:r>
      <w:r w:rsidR="006E35A4">
        <w:rPr>
          <w:highlight w:val="yellow"/>
        </w:rPr>
        <w:fldChar w:fldCharType="separate"/>
      </w:r>
      <w:r w:rsidR="006D6783">
        <w:t>4.14.8</w:t>
      </w:r>
      <w:r w:rsidR="006E35A4">
        <w:rPr>
          <w:highlight w:val="yellow"/>
        </w:rPr>
        <w:fldChar w:fldCharType="end"/>
      </w:r>
      <w:r>
        <w:t>.</w:t>
      </w:r>
    </w:p>
    <w:p w:rsidR="00EA18D4" w:rsidRPr="00D972AA" w:rsidRDefault="00EA18D4" w:rsidP="00EA18D4">
      <w:r w:rsidRPr="00D972AA">
        <w:t xml:space="preserve">The </w:t>
      </w:r>
      <w:r w:rsidR="00F92D8E">
        <w:t>Basic SW</w:t>
      </w:r>
      <w:r w:rsidRPr="00D972AA">
        <w:t xml:space="preserve"> shall call this service at the first cycle </w:t>
      </w:r>
      <w:del w:id="1536" w:author="3.0" w:date="2014-09-02T17:10:00Z">
        <w:r w:rsidRPr="00D972AA" w:rsidDel="00247904">
          <w:delText xml:space="preserve">(with a default value </w:delText>
        </w:r>
        <w:r w:rsidDel="00247904">
          <w:delText xml:space="preserve">set to </w:delText>
        </w:r>
        <w:r w:rsidRPr="00D972AA" w:rsidDel="00247904">
          <w:delText xml:space="preserve">NETWORK_REQUEST for both </w:delText>
        </w:r>
        <w:r w:rsidDel="00247904">
          <w:delText>m</w:delText>
        </w:r>
        <w:r w:rsidRPr="00D972AA" w:rsidDel="00247904">
          <w:delText xml:space="preserve">obiles) </w:delText>
        </w:r>
      </w:del>
      <w:r w:rsidRPr="00D972AA">
        <w:t xml:space="preserve">and then </w:t>
      </w:r>
      <w:r w:rsidRPr="00622C45">
        <w:t xml:space="preserve">at each change </w:t>
      </w:r>
      <w:r w:rsidRPr="00D972AA">
        <w:t>(</w:t>
      </w:r>
      <w:r w:rsidRPr="00622C45">
        <w:t xml:space="preserve">at most once per cycle, </w:t>
      </w:r>
      <w:r w:rsidRPr="00D972AA">
        <w:t>before the call to ACTIVATE_CYCLE).</w:t>
      </w:r>
    </w:p>
    <w:p w:rsidR="00EA18D4" w:rsidRDefault="00EA18D4" w:rsidP="00EA18D4">
      <w:r>
        <w:t xml:space="preserve">More explanation of the usage is to be found at section </w:t>
      </w:r>
      <w:r w:rsidR="006F5816">
        <w:rPr>
          <w:highlight w:val="yellow"/>
        </w:rPr>
        <w:fldChar w:fldCharType="begin"/>
      </w:r>
      <w:r w:rsidR="006F5816">
        <w:instrText xml:space="preserve"> REF _Ref378266429 \r \h </w:instrText>
      </w:r>
      <w:r w:rsidR="006F5816">
        <w:rPr>
          <w:highlight w:val="yellow"/>
        </w:rPr>
      </w:r>
      <w:r w:rsidR="006F5816">
        <w:rPr>
          <w:highlight w:val="yellow"/>
        </w:rPr>
        <w:fldChar w:fldCharType="separate"/>
      </w:r>
      <w:r w:rsidR="006D6783">
        <w:t>4.14.8</w:t>
      </w:r>
      <w:r w:rsidR="006F5816">
        <w:rPr>
          <w:highlight w:val="yellow"/>
        </w:rPr>
        <w:fldChar w:fldCharType="end"/>
      </w:r>
      <w:r>
        <w:t>.</w:t>
      </w:r>
    </w:p>
    <w:p w:rsidR="00F92D8E" w:rsidRDefault="00F92D8E" w:rsidP="00EA18D4">
      <w:bookmarkStart w:id="1537" w:name="_Toc369185938"/>
    </w:p>
    <w:p w:rsidR="00EA18D4" w:rsidRDefault="00EA18D4" w:rsidP="00F92D8E">
      <w:pPr>
        <w:pStyle w:val="Titre3"/>
      </w:pPr>
      <w:bookmarkStart w:id="1538" w:name="_Toc397948298"/>
      <w:r>
        <w:t>Service READ_RTM_MESSAGE</w:t>
      </w:r>
      <w:bookmarkEnd w:id="1537"/>
      <w:bookmarkEnd w:id="1538"/>
    </w:p>
    <w:p w:rsidR="00EA18D4" w:rsidRDefault="00EA18D4" w:rsidP="00F92D8E">
      <w:pPr>
        <w:pStyle w:val="Titre4"/>
      </w:pPr>
      <w:r>
        <w:t>Description</w:t>
      </w:r>
    </w:p>
    <w:p w:rsidR="00EA18D4" w:rsidRDefault="00EA18D4" w:rsidP="00EA18D4">
      <w:r>
        <w:t xml:space="preserve">This service is to be used by the </w:t>
      </w:r>
      <w:r w:rsidR="00331B10">
        <w:t>Basic SW</w:t>
      </w:r>
      <w:r>
        <w:t xml:space="preserve"> to get the messages (data and control) from the </w:t>
      </w:r>
      <w:r w:rsidR="005B2BB9">
        <w:t>Application SW</w:t>
      </w:r>
      <w:r w:rsidR="00331B10">
        <w:t xml:space="preserve"> </w:t>
      </w:r>
      <w:r>
        <w:t>that must be sent to the Radio sub-system.</w:t>
      </w:r>
    </w:p>
    <w:p w:rsidR="00EA18D4" w:rsidRDefault="00EA18D4" w:rsidP="000263BB">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9F6516" w:rsidRDefault="00EA18D4" w:rsidP="009A359E">
            <w:pPr>
              <w:pStyle w:val="ADANB"/>
            </w:pPr>
            <w:del w:id="1539" w:author="3.0" w:date="2014-09-02T17:13:00Z">
              <w:r w:rsidRPr="00CB7BBC" w:rsidDel="00CD5F13">
                <w:rPr>
                  <w:lang w:val="fr-FR"/>
                </w:rPr>
                <w:delText>RADIO_DEVICE</w:delText>
              </w:r>
            </w:del>
          </w:p>
        </w:tc>
        <w:tc>
          <w:tcPr>
            <w:tcW w:w="3686" w:type="dxa"/>
            <w:shd w:val="clear" w:color="auto" w:fill="auto"/>
          </w:tcPr>
          <w:p w:rsidR="00EA18D4" w:rsidRPr="00CB7BBC" w:rsidRDefault="00EA18D4" w:rsidP="009A359E">
            <w:pPr>
              <w:pStyle w:val="ADANB"/>
              <w:rPr>
                <w:lang w:val="fr-BE"/>
              </w:rPr>
            </w:pPr>
            <w:del w:id="1540" w:author="3.0" w:date="2014-09-02T17:13:00Z">
              <w:r w:rsidRPr="00CB7BBC" w:rsidDel="00CD5F13">
                <w:rPr>
                  <w:lang w:val="fr-BE"/>
                </w:rPr>
                <w:delText>API_TYPES.</w:delText>
              </w:r>
              <w:r w:rsidRPr="00CB7BBC" w:rsidDel="00CD5F13">
                <w:rPr>
                  <w:lang w:val="fr-FR"/>
                </w:rPr>
                <w:delText>RADIO_DEVICE_T</w:delText>
              </w:r>
            </w:del>
          </w:p>
        </w:tc>
        <w:tc>
          <w:tcPr>
            <w:tcW w:w="850" w:type="dxa"/>
            <w:shd w:val="clear" w:color="auto" w:fill="auto"/>
          </w:tcPr>
          <w:p w:rsidR="00EA18D4" w:rsidRPr="00CB7BBC" w:rsidRDefault="00EA18D4" w:rsidP="009A359E">
            <w:pPr>
              <w:pStyle w:val="ADANB"/>
              <w:rPr>
                <w:lang w:val="fr-BE"/>
              </w:rPr>
            </w:pPr>
            <w:del w:id="1541" w:author="3.0" w:date="2014-09-02T17:13:00Z">
              <w:r w:rsidRPr="00CB7BBC" w:rsidDel="00CD5F13">
                <w:rPr>
                  <w:lang w:val="fr-BE"/>
                </w:rPr>
                <w:delText>in</w:delText>
              </w:r>
            </w:del>
          </w:p>
        </w:tc>
        <w:tc>
          <w:tcPr>
            <w:tcW w:w="3686" w:type="dxa"/>
            <w:shd w:val="clear" w:color="auto" w:fill="auto"/>
          </w:tcPr>
          <w:p w:rsidR="00EA18D4" w:rsidRPr="00622C45" w:rsidRDefault="00EA18D4" w:rsidP="009A359E">
            <w:pPr>
              <w:pStyle w:val="ADANB"/>
            </w:pPr>
            <w:del w:id="1542" w:author="3.0" w:date="2014-09-02T17:13:00Z">
              <w:r w:rsidRPr="00CB7BBC" w:rsidDel="00CD5F13">
                <w:delText>ETCS_id of the destination radio device</w:delText>
              </w:r>
            </w:del>
          </w:p>
        </w:tc>
      </w:tr>
    </w:tbl>
    <w:p w:rsidR="00EA18D4" w:rsidDel="00CD5F13" w:rsidRDefault="00EA18D4" w:rsidP="00EA18D4">
      <w:moveFromRangeStart w:id="1543" w:author="3.0" w:date="2014-09-02T17:13:00Z" w:name="move397441367"/>
      <w:moveFrom w:id="1544" w:author="3.0" w:date="2014-09-02T17:13:00Z">
        <w:r w:rsidDel="00CD5F13">
          <w:t>Other parameters ar</w:t>
        </w:r>
        <w:r w:rsidR="000263BB" w:rsidDel="00CD5F13">
          <w:t>e depending on the message kind.</w:t>
        </w:r>
      </w:moveFrom>
    </w:p>
    <w:moveFromRangeEnd w:id="1543"/>
    <w:p w:rsidR="00EA18D4" w:rsidRDefault="00EA18D4" w:rsidP="000263BB">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CD5F13" w:rsidRPr="0043297A" w:rsidTr="00CB7BBC">
        <w:tc>
          <w:tcPr>
            <w:tcW w:w="1843" w:type="dxa"/>
            <w:shd w:val="clear" w:color="auto" w:fill="auto"/>
          </w:tcPr>
          <w:p w:rsidR="00CD5F13" w:rsidRPr="002231B1" w:rsidRDefault="00CD5F13" w:rsidP="009A359E">
            <w:pPr>
              <w:pStyle w:val="ADANB"/>
            </w:pPr>
            <w:ins w:id="1545" w:author="3.0" w:date="2014-09-02T17:13:00Z">
              <w:r w:rsidRPr="00CB7BBC">
                <w:rPr>
                  <w:lang w:val="fr-FR"/>
                </w:rPr>
                <w:t>RADIO_DEVICE</w:t>
              </w:r>
            </w:ins>
            <w:del w:id="1546" w:author="3.0" w:date="2014-09-02T17:12:00Z">
              <w:r w:rsidRPr="00CB7BBC" w:rsidDel="00CD5F13">
                <w:delText>THE_RTM_MESSAGE</w:delText>
              </w:r>
            </w:del>
          </w:p>
        </w:tc>
        <w:tc>
          <w:tcPr>
            <w:tcW w:w="3686" w:type="dxa"/>
            <w:shd w:val="clear" w:color="auto" w:fill="auto"/>
          </w:tcPr>
          <w:p w:rsidR="00CD5F13" w:rsidRPr="00CB7BBC" w:rsidRDefault="00CD5F13" w:rsidP="009A359E">
            <w:pPr>
              <w:pStyle w:val="ADANB"/>
              <w:rPr>
                <w:lang w:val="fr-BE"/>
              </w:rPr>
            </w:pPr>
            <w:ins w:id="1547" w:author="3.0" w:date="2014-09-02T17:13:00Z">
              <w:r w:rsidRPr="00CB7BBC">
                <w:rPr>
                  <w:lang w:val="fr-BE"/>
                </w:rPr>
                <w:t>API_TYPES.</w:t>
              </w:r>
              <w:r w:rsidRPr="00CB7BBC">
                <w:rPr>
                  <w:lang w:val="fr-FR"/>
                </w:rPr>
                <w:t>RADIO_DEVICE_T</w:t>
              </w:r>
            </w:ins>
            <w:del w:id="1548" w:author="3.0" w:date="2014-09-02T17:12:00Z">
              <w:r w:rsidRPr="00CD5F13" w:rsidDel="00CD5F13">
                <w:rPr>
                  <w:lang w:val="fr-BE"/>
                  <w:rPrChange w:id="1549" w:author="3.0" w:date="2014-09-02T17:13:00Z">
                    <w:rPr>
                      <w:noProof w:val="0"/>
                      <w:color w:val="auto"/>
                      <w:sz w:val="22"/>
                      <w:szCs w:val="20"/>
                    </w:rPr>
                  </w:rPrChange>
                </w:rPr>
                <w:delText>API_TYPES.RTM_OUT_MESSAGE_T</w:delText>
              </w:r>
            </w:del>
          </w:p>
        </w:tc>
        <w:tc>
          <w:tcPr>
            <w:tcW w:w="850" w:type="dxa"/>
            <w:shd w:val="clear" w:color="auto" w:fill="auto"/>
          </w:tcPr>
          <w:p w:rsidR="00CD5F13" w:rsidRPr="00CB7BBC" w:rsidRDefault="00CD5F13" w:rsidP="009A359E">
            <w:pPr>
              <w:pStyle w:val="ADANB"/>
              <w:rPr>
                <w:lang w:val="fr-BE"/>
              </w:rPr>
            </w:pPr>
            <w:ins w:id="1550" w:author="3.0" w:date="2014-09-02T17:13:00Z">
              <w:r w:rsidRPr="00CB7BBC">
                <w:rPr>
                  <w:lang w:val="fr-BE"/>
                </w:rPr>
                <w:t>in</w:t>
              </w:r>
            </w:ins>
            <w:del w:id="1551" w:author="3.0" w:date="2014-09-02T17:12:00Z">
              <w:r w:rsidRPr="00CB7BBC" w:rsidDel="00CD5F13">
                <w:rPr>
                  <w:lang w:val="fr-BE"/>
                </w:rPr>
                <w:delText>out</w:delText>
              </w:r>
            </w:del>
          </w:p>
        </w:tc>
        <w:tc>
          <w:tcPr>
            <w:tcW w:w="3686" w:type="dxa"/>
            <w:shd w:val="clear" w:color="auto" w:fill="auto"/>
          </w:tcPr>
          <w:p w:rsidR="00CD5F13" w:rsidRPr="0043297A" w:rsidRDefault="00CD5F13" w:rsidP="009A359E">
            <w:pPr>
              <w:pStyle w:val="ADANB"/>
            </w:pPr>
            <w:ins w:id="1552" w:author="3.0" w:date="2014-09-02T17:13:00Z">
              <w:r w:rsidRPr="00CB7BBC">
                <w:t>ETCS_id of the destination radio device</w:t>
              </w:r>
            </w:ins>
            <w:del w:id="1553" w:author="3.0" w:date="2014-09-02T17:12:00Z">
              <w:r w:rsidRPr="00F032BF" w:rsidDel="00CD5F13">
                <w:delText>radio sub-system messages</w:delText>
              </w:r>
              <w:r w:rsidDel="00CD5F13">
                <w:delText xml:space="preserve"> to be sent</w:delText>
              </w:r>
            </w:del>
          </w:p>
        </w:tc>
      </w:tr>
      <w:tr w:rsidR="00CD5F13" w:rsidRPr="0043297A" w:rsidTr="00CB7BBC">
        <w:trPr>
          <w:ins w:id="1554" w:author="3.0" w:date="2014-09-02T17:12:00Z"/>
        </w:trPr>
        <w:tc>
          <w:tcPr>
            <w:tcW w:w="1843" w:type="dxa"/>
            <w:shd w:val="clear" w:color="auto" w:fill="auto"/>
          </w:tcPr>
          <w:p w:rsidR="00CD5F13" w:rsidRPr="00CB7BBC" w:rsidRDefault="00CD5F13" w:rsidP="009A359E">
            <w:pPr>
              <w:pStyle w:val="ADANB"/>
              <w:rPr>
                <w:ins w:id="1555" w:author="3.0" w:date="2014-09-02T17:12:00Z"/>
              </w:rPr>
            </w:pPr>
            <w:ins w:id="1556" w:author="3.0" w:date="2014-09-02T17:12:00Z">
              <w:r w:rsidRPr="00CB7BBC">
                <w:t>THE_RTM_MESSAGE</w:t>
              </w:r>
            </w:ins>
          </w:p>
        </w:tc>
        <w:tc>
          <w:tcPr>
            <w:tcW w:w="3686" w:type="dxa"/>
            <w:shd w:val="clear" w:color="auto" w:fill="auto"/>
          </w:tcPr>
          <w:p w:rsidR="00CD5F13" w:rsidRPr="006B1EAE" w:rsidRDefault="00CD5F13" w:rsidP="009A359E">
            <w:pPr>
              <w:pStyle w:val="ADANB"/>
              <w:rPr>
                <w:ins w:id="1557" w:author="3.0" w:date="2014-09-02T17:12:00Z"/>
              </w:rPr>
            </w:pPr>
            <w:ins w:id="1558" w:author="3.0" w:date="2014-09-02T17:12:00Z">
              <w:r w:rsidRPr="006B1EAE">
                <w:t>API_TYPES</w:t>
              </w:r>
              <w:r>
                <w:t>.</w:t>
              </w:r>
              <w:r w:rsidRPr="00CB7BBC">
                <w:t>RTM_OUT_MESSAGE_T</w:t>
              </w:r>
            </w:ins>
          </w:p>
        </w:tc>
        <w:tc>
          <w:tcPr>
            <w:tcW w:w="850" w:type="dxa"/>
            <w:shd w:val="clear" w:color="auto" w:fill="auto"/>
          </w:tcPr>
          <w:p w:rsidR="00CD5F13" w:rsidRPr="00CB7BBC" w:rsidRDefault="00CD5F13" w:rsidP="009A359E">
            <w:pPr>
              <w:pStyle w:val="ADANB"/>
              <w:rPr>
                <w:ins w:id="1559" w:author="3.0" w:date="2014-09-02T17:12:00Z"/>
                <w:lang w:val="fr-BE"/>
              </w:rPr>
            </w:pPr>
            <w:ins w:id="1560" w:author="3.0" w:date="2014-09-02T17:12:00Z">
              <w:r w:rsidRPr="00CB7BBC">
                <w:rPr>
                  <w:lang w:val="fr-BE"/>
                </w:rPr>
                <w:t>out</w:t>
              </w:r>
            </w:ins>
          </w:p>
        </w:tc>
        <w:tc>
          <w:tcPr>
            <w:tcW w:w="3686" w:type="dxa"/>
            <w:shd w:val="clear" w:color="auto" w:fill="auto"/>
          </w:tcPr>
          <w:p w:rsidR="00CD5F13" w:rsidRPr="00F032BF" w:rsidRDefault="00CD5F13" w:rsidP="009A359E">
            <w:pPr>
              <w:pStyle w:val="ADANB"/>
              <w:rPr>
                <w:ins w:id="1561" w:author="3.0" w:date="2014-09-02T17:12:00Z"/>
              </w:rPr>
            </w:pPr>
            <w:ins w:id="1562" w:author="3.0" w:date="2014-09-02T17:12:00Z">
              <w:r w:rsidRPr="00F032BF">
                <w:t>radio sub-system messages</w:t>
              </w:r>
              <w:r>
                <w:t xml:space="preserve"> to be sent</w:t>
              </w:r>
            </w:ins>
          </w:p>
        </w:tc>
      </w:tr>
    </w:tbl>
    <w:p w:rsidR="00CD5F13" w:rsidRDefault="00CD5F13" w:rsidP="00CD5F13">
      <w:bookmarkStart w:id="1563" w:name="_Ref356381369"/>
      <w:moveToRangeStart w:id="1564" w:author="3.0" w:date="2014-09-02T17:13:00Z" w:name="move397441367"/>
      <w:moveTo w:id="1565" w:author="3.0" w:date="2014-09-02T17:13:00Z">
        <w:r>
          <w:t>Other parameters are depending on the message kind.</w:t>
        </w:r>
      </w:moveTo>
    </w:p>
    <w:moveToRangeEnd w:id="1564"/>
    <w:p w:rsidR="00EA18D4" w:rsidRDefault="00EA18D4" w:rsidP="000263BB">
      <w:pPr>
        <w:pStyle w:val="Titre4"/>
      </w:pPr>
      <w:r>
        <w:t>Expected behaviour</w:t>
      </w:r>
      <w:bookmarkEnd w:id="1563"/>
      <w:r w:rsidR="000263BB">
        <w:t xml:space="preserve"> &amp; usage</w:t>
      </w:r>
    </w:p>
    <w:p w:rsidR="00EA18D4" w:rsidRDefault="00EA18D4" w:rsidP="00EA18D4">
      <w:r>
        <w:t>The messages to be sent to the radio sub-system may be of several kinds:</w:t>
      </w:r>
    </w:p>
    <w:p w:rsidR="00EA18D4" w:rsidRDefault="00EA18D4" w:rsidP="00FE393C">
      <w:pPr>
        <w:numPr>
          <w:ilvl w:val="0"/>
          <w:numId w:val="21"/>
        </w:numPr>
      </w:pPr>
      <w:r>
        <w:t>NETWORK_REQUEST : order to register the mobiles to a network. In such case, the network-id is provided by the application.</w:t>
      </w:r>
    </w:p>
    <w:p w:rsidR="00EA18D4" w:rsidRDefault="00EA18D4" w:rsidP="00FE393C">
      <w:pPr>
        <w:numPr>
          <w:ilvl w:val="0"/>
          <w:numId w:val="21"/>
        </w:numPr>
        <w:rPr>
          <w:ins w:id="1566" w:author="3.0" w:date="2014-09-08T13:55:00Z"/>
        </w:rPr>
      </w:pPr>
      <w:r>
        <w:lastRenderedPageBreak/>
        <w:t>CONNECTION_REQUEST : order to connect. In such case, the NID_RADIO (phone number) is provided by the application</w:t>
      </w:r>
      <w:ins w:id="1567" w:author="3.0" w:date="2014-09-08T13:54:00Z">
        <w:r w:rsidR="00515D0B">
          <w:t xml:space="preserve"> and the RADIO_PRIORITY_LEVEL (HIGH or LOW) aswell.</w:t>
        </w:r>
      </w:ins>
    </w:p>
    <w:p w:rsidR="00EE1DD1" w:rsidRPr="00EE1DD1" w:rsidRDefault="00D25FA8">
      <w:pPr>
        <w:pStyle w:val="Corpsdetexte"/>
        <w:numPr>
          <w:ilvl w:val="0"/>
          <w:numId w:val="21"/>
        </w:numPr>
        <w:pPrChange w:id="1568" w:author="3.0" w:date="2014-09-08T13:55:00Z">
          <w:pPr>
            <w:numPr>
              <w:numId w:val="21"/>
            </w:numPr>
            <w:ind w:left="720" w:hanging="360"/>
          </w:pPr>
        </w:pPrChange>
      </w:pPr>
      <w:ins w:id="1569" w:author="3.0" w:date="2014-09-08T13:57:00Z">
        <w:r>
          <w:t xml:space="preserve">CHANGE_OF_PRIORITY_LEVEL : change the priority level </w:t>
        </w:r>
      </w:ins>
      <w:ins w:id="1570" w:author="3.0" w:date="2014-09-08T13:58:00Z">
        <w:r>
          <w:t xml:space="preserve">(HIGH / LOW) </w:t>
        </w:r>
      </w:ins>
      <w:ins w:id="1571" w:author="3.0" w:date="2014-09-08T13:57:00Z">
        <w:r>
          <w:t>of the radio co</w:t>
        </w:r>
      </w:ins>
      <w:ins w:id="1572" w:author="3.0" w:date="2014-09-08T13:58:00Z">
        <w:r>
          <w:t>n</w:t>
        </w:r>
      </w:ins>
      <w:ins w:id="1573" w:author="3.0" w:date="2014-09-08T13:57:00Z">
        <w:r>
          <w:t>nection.</w:t>
        </w:r>
      </w:ins>
    </w:p>
    <w:p w:rsidR="00EA18D4" w:rsidRDefault="00EA18D4" w:rsidP="00FE393C">
      <w:pPr>
        <w:numPr>
          <w:ilvl w:val="0"/>
          <w:numId w:val="21"/>
        </w:numPr>
      </w:pPr>
      <w:r>
        <w:t>DISCONNECTION_REQUEST : order to disconnect</w:t>
      </w:r>
      <w:ins w:id="1574" w:author="3.0" w:date="2014-09-02T17:15:00Z">
        <w:r w:rsidR="00CD5F13">
          <w:t>. In such case, the application provides a diagnostic code.</w:t>
        </w:r>
      </w:ins>
    </w:p>
    <w:p w:rsidR="00EA18D4" w:rsidRDefault="00EA18D4" w:rsidP="00FE393C">
      <w:pPr>
        <w:numPr>
          <w:ilvl w:val="0"/>
          <w:numId w:val="21"/>
        </w:numPr>
      </w:pPr>
      <w:bookmarkStart w:id="1575" w:name="OLE_LINK9"/>
      <w:bookmarkStart w:id="1576" w:name="OLE_LINK10"/>
      <w:r>
        <w:t xml:space="preserve">RESET_CONNECTION </w:t>
      </w:r>
      <w:bookmarkEnd w:id="1575"/>
      <w:bookmarkEnd w:id="1576"/>
      <w:r>
        <w:t>: order to disconnect and then reconnect</w:t>
      </w:r>
      <w:ins w:id="1577" w:author="3.0" w:date="2014-09-02T17:15:00Z">
        <w:r w:rsidR="00CD5F13">
          <w:t xml:space="preserve"> In such case, the application provides a diagnostic code.</w:t>
        </w:r>
      </w:ins>
    </w:p>
    <w:p w:rsidR="00EA18D4" w:rsidRDefault="00EA18D4" w:rsidP="00FE393C">
      <w:pPr>
        <w:numPr>
          <w:ilvl w:val="0"/>
          <w:numId w:val="21"/>
        </w:numPr>
      </w:pPr>
      <w:r>
        <w:t>INFINITE_CONNECTION_</w:t>
      </w:r>
      <w:del w:id="1578" w:author="3.0" w:date="2014-09-02T17:15:00Z">
        <w:r w:rsidDel="00CD5F13">
          <w:delText xml:space="preserve">RETRIES </w:delText>
        </w:r>
      </w:del>
      <w:ins w:id="1579" w:author="3.0" w:date="2014-09-02T17:15:00Z">
        <w:r w:rsidR="00CD5F13">
          <w:t xml:space="preserve">ATTEMPTS </w:t>
        </w:r>
      </w:ins>
      <w:r>
        <w:t>: order to try to reconnect infinitely after a connection loss or a reset connection</w:t>
      </w:r>
      <w:ins w:id="1580" w:author="3.0" w:date="2014-09-08T13:55:00Z">
        <w:r w:rsidR="00EE1DD1">
          <w:t>.</w:t>
        </w:r>
      </w:ins>
    </w:p>
    <w:p w:rsidR="00EA18D4" w:rsidRDefault="00EA18D4" w:rsidP="00FE393C">
      <w:pPr>
        <w:numPr>
          <w:ilvl w:val="0"/>
          <w:numId w:val="21"/>
        </w:numPr>
      </w:pPr>
      <w:r>
        <w:t>DATA : euroradio data message from trainborne. In such case, the application provides the radio data message which is a bit stream (maximum length = 8*500 bits)</w:t>
      </w:r>
    </w:p>
    <w:p w:rsidR="00EA18D4" w:rsidRDefault="00EA18D4" w:rsidP="00EA18D4">
      <w:r>
        <w:t xml:space="preserve">More explanation of the expected behaviour is to be found at section </w:t>
      </w:r>
      <w:r w:rsidR="00D63A7E">
        <w:rPr>
          <w:highlight w:val="yellow"/>
        </w:rPr>
        <w:fldChar w:fldCharType="begin"/>
      </w:r>
      <w:r w:rsidR="00D63A7E">
        <w:instrText xml:space="preserve"> REF _Ref378265330 \r \h </w:instrText>
      </w:r>
      <w:r w:rsidR="00D63A7E">
        <w:rPr>
          <w:highlight w:val="yellow"/>
        </w:rPr>
      </w:r>
      <w:r w:rsidR="00D63A7E">
        <w:rPr>
          <w:highlight w:val="yellow"/>
        </w:rPr>
        <w:fldChar w:fldCharType="separate"/>
      </w:r>
      <w:r w:rsidR="006D6783">
        <w:t>4.14.8</w:t>
      </w:r>
      <w:r w:rsidR="00D63A7E">
        <w:rPr>
          <w:highlight w:val="yellow"/>
        </w:rPr>
        <w:fldChar w:fldCharType="end"/>
      </w:r>
      <w:r>
        <w:t>.</w:t>
      </w:r>
    </w:p>
    <w:p w:rsidR="00EA18D4" w:rsidRDefault="00EA18D4" w:rsidP="00EA18D4">
      <w:r>
        <w:t xml:space="preserve">The </w:t>
      </w:r>
      <w:r w:rsidR="000263BB">
        <w:t>Basic SW</w:t>
      </w:r>
      <w:r>
        <w:t xml:space="preserve"> may call this service only when the service </w:t>
      </w:r>
      <w:r>
        <w:rPr>
          <w:rFonts w:ascii="Courier New" w:hAnsi="Courier New" w:cs="Courier New"/>
        </w:rPr>
        <w:t xml:space="preserve">RTM_MESSAGE_QUEUE_IS_EMPTY </w:t>
      </w:r>
      <w:r w:rsidR="000263BB">
        <w:t>returns FALSE</w:t>
      </w:r>
      <w:r>
        <w:t>.</w:t>
      </w:r>
    </w:p>
    <w:p w:rsidR="00EA18D4" w:rsidRDefault="00EA18D4" w:rsidP="00EA18D4">
      <w:r>
        <w:t xml:space="preserve">After having called the </w:t>
      </w:r>
      <w:r w:rsidRPr="009F6516">
        <w:t>service</w:t>
      </w:r>
      <w:r>
        <w:t xml:space="preserve">, </w:t>
      </w:r>
      <w:r w:rsidR="000263BB">
        <w:t>the Basic SW</w:t>
      </w:r>
      <w:r>
        <w:t xml:space="preserve"> shall try again a call to the </w:t>
      </w:r>
      <w:r>
        <w:rPr>
          <w:rFonts w:ascii="Courier New" w:hAnsi="Courier New" w:cs="Courier New"/>
        </w:rPr>
        <w:t xml:space="preserve">RTM_MESSAGE_QUEUE_IS_EMPTY </w:t>
      </w:r>
      <w:r>
        <w:t>to see if other messages must be sent and read them if existing.</w:t>
      </w:r>
    </w:p>
    <w:p w:rsidR="00EA18D4" w:rsidRDefault="00EA18D4" w:rsidP="00EA18D4">
      <w:r>
        <w:t xml:space="preserve">More explanation of the usage is to be found at section </w:t>
      </w:r>
      <w:r w:rsidR="00D63A7E">
        <w:rPr>
          <w:highlight w:val="yellow"/>
        </w:rPr>
        <w:fldChar w:fldCharType="begin"/>
      </w:r>
      <w:r w:rsidR="00D63A7E">
        <w:instrText xml:space="preserve"> REF _Ref378265330 \r \h </w:instrText>
      </w:r>
      <w:r w:rsidR="00D63A7E">
        <w:rPr>
          <w:highlight w:val="yellow"/>
        </w:rPr>
      </w:r>
      <w:r w:rsidR="00D63A7E">
        <w:rPr>
          <w:highlight w:val="yellow"/>
        </w:rPr>
        <w:fldChar w:fldCharType="separate"/>
      </w:r>
      <w:r w:rsidR="006D6783">
        <w:t>4.14.8</w:t>
      </w:r>
      <w:r w:rsidR="00D63A7E">
        <w:rPr>
          <w:highlight w:val="yellow"/>
        </w:rPr>
        <w:fldChar w:fldCharType="end"/>
      </w:r>
      <w:r>
        <w:t>.</w:t>
      </w:r>
    </w:p>
    <w:p w:rsidR="00EA18D4" w:rsidRDefault="00EA18D4" w:rsidP="00EA18D4"/>
    <w:p w:rsidR="00EA18D4" w:rsidRDefault="00AD4EEA" w:rsidP="000263BB">
      <w:pPr>
        <w:pStyle w:val="Titre3"/>
      </w:pPr>
      <w:bookmarkStart w:id="1581" w:name="_Ref356381750"/>
      <w:bookmarkStart w:id="1582" w:name="_Toc369185939"/>
      <w:bookmarkStart w:id="1583" w:name="_Toc397948299"/>
      <w:r>
        <w:t xml:space="preserve">Service </w:t>
      </w:r>
      <w:r w:rsidR="00EA18D4">
        <w:t>RTM_MESSAGE_QUEUE_IS_EMPTY</w:t>
      </w:r>
      <w:bookmarkEnd w:id="1581"/>
      <w:bookmarkEnd w:id="1582"/>
      <w:bookmarkEnd w:id="1583"/>
    </w:p>
    <w:p w:rsidR="00EA18D4" w:rsidRPr="002231B1" w:rsidRDefault="00EA18D4" w:rsidP="000263BB">
      <w:pPr>
        <w:pStyle w:val="Titre4"/>
      </w:pPr>
      <w:r w:rsidRPr="002231B1">
        <w:t>Description</w:t>
      </w:r>
    </w:p>
    <w:p w:rsidR="00EA18D4" w:rsidRDefault="00EA18D4" w:rsidP="00EA18D4">
      <w:r>
        <w:t xml:space="preserve">The service is used by </w:t>
      </w:r>
      <w:r w:rsidR="000263BB">
        <w:t>Basic SW</w:t>
      </w:r>
      <w:r>
        <w:t xml:space="preserve"> to know if messages are to be output to the Radio sub-system.</w:t>
      </w:r>
    </w:p>
    <w:p w:rsidR="00EA18D4" w:rsidRPr="002231B1" w:rsidRDefault="00EA18D4" w:rsidP="000263BB">
      <w:pPr>
        <w:pStyle w:val="Titre4"/>
      </w:pPr>
      <w:r w:rsidRPr="002231B1">
        <w:t>Parameters</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2231B1" w:rsidRDefault="00EA18D4" w:rsidP="00EA18D4">
            <w:r>
              <w:t>-</w:t>
            </w:r>
          </w:p>
        </w:tc>
        <w:tc>
          <w:tcPr>
            <w:tcW w:w="3686" w:type="dxa"/>
            <w:shd w:val="clear" w:color="auto" w:fill="auto"/>
          </w:tcPr>
          <w:p w:rsidR="00EA18D4" w:rsidRPr="00CB7BBC" w:rsidRDefault="00EA18D4" w:rsidP="00EA18D4">
            <w:pPr>
              <w:rPr>
                <w:lang w:val="fr-BE"/>
              </w:rPr>
            </w:pPr>
            <w:r w:rsidRPr="00CB7BBC">
              <w:rPr>
                <w:lang w:val="fr-BE"/>
              </w:rPr>
              <w:t>-</w:t>
            </w:r>
          </w:p>
        </w:tc>
        <w:tc>
          <w:tcPr>
            <w:tcW w:w="850" w:type="dxa"/>
            <w:shd w:val="clear" w:color="auto" w:fill="auto"/>
          </w:tcPr>
          <w:p w:rsidR="00EA18D4" w:rsidRPr="00CB7BBC" w:rsidRDefault="00EA18D4" w:rsidP="00EA18D4">
            <w:pPr>
              <w:rPr>
                <w:lang w:val="fr-BE"/>
              </w:rPr>
            </w:pPr>
            <w:r w:rsidRPr="00CB7BBC">
              <w:rPr>
                <w:lang w:val="fr-BE"/>
              </w:rPr>
              <w:t>-</w:t>
            </w:r>
          </w:p>
        </w:tc>
        <w:tc>
          <w:tcPr>
            <w:tcW w:w="3686" w:type="dxa"/>
            <w:shd w:val="clear" w:color="auto" w:fill="auto"/>
          </w:tcPr>
          <w:p w:rsidR="00EA18D4" w:rsidRPr="0043297A" w:rsidRDefault="00EA18D4" w:rsidP="00EA18D4">
            <w:r>
              <w:t>-</w:t>
            </w:r>
          </w:p>
        </w:tc>
      </w:tr>
    </w:tbl>
    <w:p w:rsidR="00EA18D4" w:rsidRPr="002231B1" w:rsidRDefault="00EA18D4" w:rsidP="000263BB">
      <w:pPr>
        <w:pStyle w:val="Titre4"/>
      </w:pPr>
      <w:r w:rsidRPr="002231B1">
        <w:t>Return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66" w:type="dxa"/>
            <w:shd w:val="clear" w:color="auto" w:fill="auto"/>
          </w:tcPr>
          <w:p w:rsidR="00EA18D4" w:rsidRPr="002231B1" w:rsidRDefault="00EA18D4" w:rsidP="00EA18D4">
            <w:r w:rsidRPr="002231B1">
              <w:t>Type</w:t>
            </w:r>
          </w:p>
        </w:tc>
        <w:tc>
          <w:tcPr>
            <w:tcW w:w="87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2231B1" w:rsidTr="00CB7BBC">
        <w:tc>
          <w:tcPr>
            <w:tcW w:w="1843" w:type="dxa"/>
            <w:shd w:val="clear" w:color="auto" w:fill="auto"/>
          </w:tcPr>
          <w:p w:rsidR="00EA18D4" w:rsidRPr="002231B1" w:rsidRDefault="00EA18D4" w:rsidP="009A359E">
            <w:pPr>
              <w:pStyle w:val="ADANB"/>
            </w:pPr>
            <w:r>
              <w:t>-</w:t>
            </w:r>
          </w:p>
        </w:tc>
        <w:tc>
          <w:tcPr>
            <w:tcW w:w="3666" w:type="dxa"/>
            <w:shd w:val="clear" w:color="auto" w:fill="auto"/>
          </w:tcPr>
          <w:p w:rsidR="00EA18D4" w:rsidRPr="00CB7BBC" w:rsidRDefault="00EA18D4" w:rsidP="009A359E">
            <w:pPr>
              <w:pStyle w:val="ADANB"/>
              <w:rPr>
                <w:lang w:val="fr-BE"/>
              </w:rPr>
            </w:pPr>
            <w:r w:rsidRPr="00CB7BBC">
              <w:rPr>
                <w:lang w:val="fr-BE"/>
              </w:rPr>
              <w:t>TYPES.BOOLEAN_T</w:t>
            </w:r>
          </w:p>
        </w:tc>
        <w:tc>
          <w:tcPr>
            <w:tcW w:w="870" w:type="dxa"/>
            <w:shd w:val="clear" w:color="auto" w:fill="auto"/>
          </w:tcPr>
          <w:p w:rsidR="00EA18D4" w:rsidRPr="002231B1" w:rsidRDefault="00EA18D4" w:rsidP="009A359E">
            <w:pPr>
              <w:pStyle w:val="ADANB"/>
            </w:pPr>
            <w:r>
              <w:t>out</w:t>
            </w:r>
          </w:p>
        </w:tc>
        <w:tc>
          <w:tcPr>
            <w:tcW w:w="3686" w:type="dxa"/>
            <w:shd w:val="clear" w:color="auto" w:fill="auto"/>
          </w:tcPr>
          <w:p w:rsidR="00EA18D4" w:rsidRPr="00CB7BBC" w:rsidRDefault="00EA18D4" w:rsidP="009A359E">
            <w:pPr>
              <w:pStyle w:val="ADANB"/>
              <w:rPr>
                <w:color w:val="008000"/>
              </w:rPr>
            </w:pPr>
            <w:r>
              <w:t xml:space="preserve">Indicate if messages to the Radio sub-system are present in the </w:t>
            </w:r>
            <w:r w:rsidR="006F5816">
              <w:t>application</w:t>
            </w:r>
            <w:r>
              <w:t xml:space="preserve"> output buffers.</w:t>
            </w:r>
          </w:p>
        </w:tc>
      </w:tr>
    </w:tbl>
    <w:p w:rsidR="00EA18D4" w:rsidRDefault="00EA18D4" w:rsidP="000263BB">
      <w:pPr>
        <w:pStyle w:val="Titre4"/>
      </w:pPr>
      <w:r w:rsidRPr="002231B1">
        <w:t>Expected behaviour</w:t>
      </w:r>
      <w:r w:rsidR="000263BB">
        <w:t xml:space="preserve"> &amp; usage</w:t>
      </w:r>
    </w:p>
    <w:p w:rsidR="00EA18D4" w:rsidRDefault="00EA18D4" w:rsidP="00EA18D4">
      <w:r>
        <w:t xml:space="preserve">Indicate to the </w:t>
      </w:r>
      <w:r w:rsidR="000263BB">
        <w:t>Basic SW</w:t>
      </w:r>
      <w:r>
        <w:t xml:space="preserve"> whether the output FIFO to the radio sub-system is empty or not.</w:t>
      </w:r>
    </w:p>
    <w:p w:rsidR="00EA18D4" w:rsidRDefault="00EA18D4" w:rsidP="00EA18D4">
      <w:r w:rsidRPr="002231B1">
        <w:t xml:space="preserve">The </w:t>
      </w:r>
      <w:r w:rsidR="000263BB">
        <w:t>Basic SW</w:t>
      </w:r>
      <w:r w:rsidRPr="002231B1">
        <w:t xml:space="preserve"> </w:t>
      </w:r>
      <w:r>
        <w:t xml:space="preserve">calls this service to know if it can read messages to the radio sub-system. As long as this service returns FALSE, the </w:t>
      </w:r>
      <w:r w:rsidR="000263BB">
        <w:t>Basic SW</w:t>
      </w:r>
      <w:r>
        <w:t xml:space="preserve"> shall read messages and treat them.</w:t>
      </w:r>
    </w:p>
    <w:p w:rsidR="000263BB" w:rsidRDefault="000263BB" w:rsidP="00EA18D4">
      <w:bookmarkStart w:id="1584" w:name="_Toc369185940"/>
    </w:p>
    <w:p w:rsidR="00EA18D4" w:rsidRDefault="00EA18D4" w:rsidP="000263BB">
      <w:pPr>
        <w:pStyle w:val="Titre3"/>
      </w:pPr>
      <w:bookmarkStart w:id="1585" w:name="_Toc397948300"/>
      <w:r>
        <w:lastRenderedPageBreak/>
        <w:t>Service WRITE_RTM_MESSAGE</w:t>
      </w:r>
      <w:bookmarkEnd w:id="1584"/>
      <w:bookmarkEnd w:id="1585"/>
    </w:p>
    <w:p w:rsidR="00EA18D4" w:rsidRDefault="00EA18D4" w:rsidP="000263BB">
      <w:pPr>
        <w:pStyle w:val="Titre4"/>
      </w:pPr>
      <w:r>
        <w:t>Description</w:t>
      </w:r>
    </w:p>
    <w:p w:rsidR="00EA18D4" w:rsidRDefault="00EA18D4" w:rsidP="00EA18D4">
      <w:r>
        <w:t xml:space="preserve">This service is used by the </w:t>
      </w:r>
      <w:r w:rsidR="000263BB">
        <w:t>Basic SW</w:t>
      </w:r>
      <w:r>
        <w:t xml:space="preserve"> to provide the received radio sub-system messages (data and command) to the </w:t>
      </w:r>
      <w:r w:rsidR="00196E00">
        <w:t>Application SW</w:t>
      </w:r>
      <w:r>
        <w:t>.</w:t>
      </w:r>
    </w:p>
    <w:p w:rsidR="00EA18D4" w:rsidRDefault="00EA18D4" w:rsidP="000263BB">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2231B1" w:rsidRDefault="00EA18D4" w:rsidP="009A359E">
            <w:pPr>
              <w:pStyle w:val="ADANB"/>
            </w:pPr>
            <w:r w:rsidRPr="00CB7BBC">
              <w:rPr>
                <w:lang w:val="fr-FR"/>
              </w:rPr>
              <w:t>RADIO_DEVICE</w:t>
            </w:r>
          </w:p>
        </w:tc>
        <w:tc>
          <w:tcPr>
            <w:tcW w:w="3686" w:type="dxa"/>
            <w:shd w:val="clear" w:color="auto" w:fill="auto"/>
          </w:tcPr>
          <w:p w:rsidR="00EA18D4" w:rsidRPr="00CB7BBC" w:rsidRDefault="00EA18D4" w:rsidP="009A359E">
            <w:pPr>
              <w:pStyle w:val="ADANB"/>
              <w:rPr>
                <w:lang w:val="fr-BE"/>
              </w:rPr>
            </w:pPr>
            <w:r w:rsidRPr="00CB7BBC">
              <w:rPr>
                <w:lang w:val="fr-FR"/>
              </w:rPr>
              <w:t>RADIO_DEVICE_T</w:t>
            </w:r>
          </w:p>
        </w:tc>
        <w:tc>
          <w:tcPr>
            <w:tcW w:w="850" w:type="dxa"/>
            <w:shd w:val="clear" w:color="auto" w:fill="auto"/>
          </w:tcPr>
          <w:p w:rsidR="00EA18D4" w:rsidRPr="00CB7BBC" w:rsidRDefault="00EA18D4" w:rsidP="009A359E">
            <w:pPr>
              <w:pStyle w:val="ADANB"/>
              <w:rPr>
                <w:lang w:val="fr-BE"/>
              </w:rPr>
            </w:pPr>
            <w:r w:rsidRPr="00CB7BBC">
              <w:rPr>
                <w:lang w:val="fr-BE"/>
              </w:rPr>
              <w:t>in</w:t>
            </w:r>
          </w:p>
        </w:tc>
        <w:tc>
          <w:tcPr>
            <w:tcW w:w="3686" w:type="dxa"/>
            <w:shd w:val="clear" w:color="auto" w:fill="auto"/>
          </w:tcPr>
          <w:p w:rsidR="00EA18D4" w:rsidRPr="00CB7BBC" w:rsidRDefault="00EA18D4" w:rsidP="009A359E">
            <w:pPr>
              <w:pStyle w:val="ADANB"/>
              <w:rPr>
                <w:color w:val="008000"/>
              </w:rPr>
            </w:pPr>
            <w:r w:rsidRPr="00F032BF">
              <w:t xml:space="preserve">ETCS_id of the </w:t>
            </w:r>
            <w:r>
              <w:t xml:space="preserve">source </w:t>
            </w:r>
            <w:r w:rsidRPr="00F032BF">
              <w:t>radio device</w:t>
            </w:r>
          </w:p>
        </w:tc>
      </w:tr>
      <w:tr w:rsidR="00EA18D4" w:rsidRPr="0043297A" w:rsidTr="00CB7BBC">
        <w:tc>
          <w:tcPr>
            <w:tcW w:w="1843" w:type="dxa"/>
            <w:shd w:val="clear" w:color="auto" w:fill="auto"/>
          </w:tcPr>
          <w:p w:rsidR="00EA18D4" w:rsidRPr="00CB7BBC" w:rsidRDefault="00EA18D4" w:rsidP="009A359E">
            <w:pPr>
              <w:pStyle w:val="ADANB"/>
              <w:rPr>
                <w:lang w:val="fr-FR"/>
              </w:rPr>
            </w:pPr>
            <w:r w:rsidRPr="00CB7BBC">
              <w:t>THE_RTM_MESSAGE</w:t>
            </w:r>
          </w:p>
        </w:tc>
        <w:tc>
          <w:tcPr>
            <w:tcW w:w="3686" w:type="dxa"/>
            <w:shd w:val="clear" w:color="auto" w:fill="auto"/>
          </w:tcPr>
          <w:p w:rsidR="00EA18D4" w:rsidRPr="00CB7BBC" w:rsidRDefault="00EA18D4" w:rsidP="009A359E">
            <w:pPr>
              <w:pStyle w:val="ADANB"/>
              <w:rPr>
                <w:color w:val="008000"/>
                <w:lang w:val="fr-FR"/>
              </w:rPr>
            </w:pPr>
            <w:r w:rsidRPr="006B1EAE">
              <w:t>API_TYPES</w:t>
            </w:r>
            <w:r>
              <w:t>.</w:t>
            </w:r>
            <w:r w:rsidRPr="00CB7BBC">
              <w:t>RTM_IN_MESSAGE_T</w:t>
            </w:r>
          </w:p>
        </w:tc>
        <w:tc>
          <w:tcPr>
            <w:tcW w:w="850" w:type="dxa"/>
            <w:shd w:val="clear" w:color="auto" w:fill="auto"/>
          </w:tcPr>
          <w:p w:rsidR="00EA18D4" w:rsidRPr="00CB7BBC" w:rsidRDefault="00EA18D4" w:rsidP="009A359E">
            <w:pPr>
              <w:pStyle w:val="ADANB"/>
              <w:rPr>
                <w:lang w:val="fr-BE"/>
              </w:rPr>
            </w:pPr>
            <w:r w:rsidRPr="00CB7BBC">
              <w:rPr>
                <w:lang w:val="fr-BE"/>
              </w:rPr>
              <w:t>in</w:t>
            </w:r>
          </w:p>
        </w:tc>
        <w:tc>
          <w:tcPr>
            <w:tcW w:w="3686" w:type="dxa"/>
            <w:shd w:val="clear" w:color="auto" w:fill="auto"/>
          </w:tcPr>
          <w:p w:rsidR="00EA18D4" w:rsidRPr="00F032BF" w:rsidRDefault="00EA18D4" w:rsidP="009A359E">
            <w:pPr>
              <w:pStyle w:val="ADANB"/>
            </w:pPr>
            <w:r>
              <w:t>received radio sub-system message</w:t>
            </w:r>
          </w:p>
        </w:tc>
      </w:tr>
    </w:tbl>
    <w:p w:rsidR="00EA18D4" w:rsidRDefault="00EA18D4" w:rsidP="00EA18D4">
      <w:r>
        <w:t>Other parameters are de</w:t>
      </w:r>
      <w:r w:rsidR="000263BB">
        <w:t>pending on the message kind.</w:t>
      </w:r>
    </w:p>
    <w:p w:rsidR="00EA18D4" w:rsidRDefault="00EA18D4" w:rsidP="000263BB">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126573" w:rsidRDefault="00EA18D4" w:rsidP="00EA18D4">
            <w:r>
              <w:t>-</w:t>
            </w:r>
          </w:p>
        </w:tc>
        <w:tc>
          <w:tcPr>
            <w:tcW w:w="3686" w:type="dxa"/>
            <w:shd w:val="clear" w:color="auto" w:fill="auto"/>
          </w:tcPr>
          <w:p w:rsidR="00EA18D4" w:rsidRPr="00CB7BBC" w:rsidRDefault="00EA18D4" w:rsidP="00EA18D4">
            <w:pPr>
              <w:rPr>
                <w:lang w:val="fr-BE"/>
              </w:rPr>
            </w:pPr>
            <w:r w:rsidRPr="00CB7BBC">
              <w:rPr>
                <w:lang w:val="fr-BE"/>
              </w:rPr>
              <w:t>-</w:t>
            </w:r>
          </w:p>
        </w:tc>
        <w:tc>
          <w:tcPr>
            <w:tcW w:w="850" w:type="dxa"/>
            <w:shd w:val="clear" w:color="auto" w:fill="auto"/>
          </w:tcPr>
          <w:p w:rsidR="00EA18D4" w:rsidRPr="00CB7BBC" w:rsidRDefault="00EA18D4" w:rsidP="00EA18D4">
            <w:pPr>
              <w:rPr>
                <w:lang w:val="fr-BE"/>
              </w:rPr>
            </w:pPr>
            <w:r w:rsidRPr="00CB7BBC">
              <w:rPr>
                <w:lang w:val="fr-BE"/>
              </w:rPr>
              <w:t>-</w:t>
            </w:r>
          </w:p>
        </w:tc>
        <w:tc>
          <w:tcPr>
            <w:tcW w:w="3686" w:type="dxa"/>
            <w:shd w:val="clear" w:color="auto" w:fill="auto"/>
          </w:tcPr>
          <w:p w:rsidR="00EA18D4" w:rsidRPr="00622C45" w:rsidRDefault="00EA18D4" w:rsidP="00EA18D4">
            <w:r>
              <w:t>-</w:t>
            </w:r>
          </w:p>
        </w:tc>
      </w:tr>
    </w:tbl>
    <w:p w:rsidR="00EA18D4" w:rsidRDefault="00EA18D4" w:rsidP="00EA18D4"/>
    <w:p w:rsidR="00EA18D4" w:rsidRDefault="00EA18D4" w:rsidP="000263BB">
      <w:pPr>
        <w:pStyle w:val="Titre4"/>
      </w:pPr>
      <w:bookmarkStart w:id="1586" w:name="_Ref356382578"/>
      <w:r>
        <w:t>Expected behaviour</w:t>
      </w:r>
      <w:bookmarkEnd w:id="1586"/>
      <w:r w:rsidR="000263BB">
        <w:t xml:space="preserve"> &amp; usage</w:t>
      </w:r>
    </w:p>
    <w:p w:rsidR="00EA18D4" w:rsidRDefault="00EA18D4" w:rsidP="00EA18D4">
      <w:r>
        <w:t>The received messages from the radio sub-system may be of several kinds:</w:t>
      </w:r>
    </w:p>
    <w:p w:rsidR="00EA18D4" w:rsidRDefault="00EA18D4" w:rsidP="00FE393C">
      <w:pPr>
        <w:numPr>
          <w:ilvl w:val="0"/>
          <w:numId w:val="22"/>
        </w:numPr>
      </w:pPr>
      <w:r>
        <w:t xml:space="preserve">CONNECTION_CONFIRMATION : provided </w:t>
      </w:r>
      <w:ins w:id="1587" w:author="3.0" w:date="2014-09-02T17:22:00Z">
        <w:r w:rsidR="00CD5F13">
          <w:t>to</w:t>
        </w:r>
      </w:ins>
      <w:ins w:id="1588" w:author="3.0" w:date="2014-09-02T17:21:00Z">
        <w:r w:rsidR="00CD5F13">
          <w:t xml:space="preserve"> the application </w:t>
        </w:r>
      </w:ins>
      <w:r>
        <w:t>at every connection or reconnection</w:t>
      </w:r>
    </w:p>
    <w:p w:rsidR="00EA18D4" w:rsidRDefault="00EA18D4" w:rsidP="00FE393C">
      <w:pPr>
        <w:numPr>
          <w:ilvl w:val="0"/>
          <w:numId w:val="22"/>
        </w:numPr>
      </w:pPr>
      <w:r>
        <w:t>CONNECTION_LOST : provided when the connection is lost (if it was previously established)</w:t>
      </w:r>
      <w:ins w:id="1589" w:author="3.0" w:date="2014-09-02T17:40:00Z">
        <w:r w:rsidR="006A5A0A">
          <w:t>. In such case the origin of the failure is provided by the Basic SW to the application.</w:t>
        </w:r>
      </w:ins>
    </w:p>
    <w:p w:rsidR="00EA18D4" w:rsidRDefault="00EA18D4" w:rsidP="00FE393C">
      <w:pPr>
        <w:numPr>
          <w:ilvl w:val="0"/>
          <w:numId w:val="22"/>
        </w:numPr>
      </w:pPr>
      <w:r>
        <w:t xml:space="preserve">CONNECTION_FAILURE : provided when it has not been possible to (re)establish the connection after 3 attempts (if re-connection </w:t>
      </w:r>
      <w:del w:id="1590" w:author="3.0" w:date="2014-09-02T17:28:00Z">
        <w:r w:rsidDel="00C75BD5">
          <w:delText xml:space="preserve">retries </w:delText>
        </w:r>
      </w:del>
      <w:ins w:id="1591" w:author="3.0" w:date="2014-09-02T17:28:00Z">
        <w:r w:rsidR="00C75BD5">
          <w:t xml:space="preserve">attenpts </w:t>
        </w:r>
      </w:ins>
      <w:r>
        <w:t xml:space="preserve">is not infinite). In such case the origin of the failure is provided by the </w:t>
      </w:r>
      <w:r w:rsidR="006E35A4">
        <w:t>Basic SW</w:t>
      </w:r>
      <w:r>
        <w:t xml:space="preserve"> to the application </w:t>
      </w:r>
      <w:del w:id="1592" w:author="3.0" w:date="2014-09-02T17:43:00Z">
        <w:r w:rsidDel="00F42083">
          <w:delText>(see further in this section</w:delText>
        </w:r>
      </w:del>
      <w:ins w:id="1593" w:author="3.0" w:date="2014-09-02T17:43:00Z">
        <w:r w:rsidR="00F42083">
          <w:t>.</w:t>
        </w:r>
      </w:ins>
      <w:del w:id="1594" w:author="3.0" w:date="2014-09-02T17:43:00Z">
        <w:r w:rsidDel="00F42083">
          <w:delText>)</w:delText>
        </w:r>
      </w:del>
    </w:p>
    <w:p w:rsidR="00EA18D4" w:rsidRDefault="00EA18D4" w:rsidP="00FE393C">
      <w:pPr>
        <w:numPr>
          <w:ilvl w:val="0"/>
          <w:numId w:val="22"/>
        </w:numPr>
      </w:pPr>
      <w:r>
        <w:t>CONNECTION_NOT_</w:t>
      </w:r>
      <w:del w:id="1595" w:author="3.0" w:date="2014-09-02T17:22:00Z">
        <w:r w:rsidDel="00F9550B">
          <w:delText>RE_</w:delText>
        </w:r>
      </w:del>
      <w:r>
        <w:t xml:space="preserve">ESTABLISHED : provided when it has not been possible to  re-establish the connection after 3 attempts (if re-connection </w:t>
      </w:r>
      <w:del w:id="1596" w:author="3.0" w:date="2014-09-02T17:23:00Z">
        <w:r w:rsidDel="00F9550B">
          <w:delText xml:space="preserve">retries </w:delText>
        </w:r>
      </w:del>
      <w:ins w:id="1597" w:author="3.0" w:date="2014-09-02T17:23:00Z">
        <w:r w:rsidR="00F9550B">
          <w:t xml:space="preserve">attenpts </w:t>
        </w:r>
      </w:ins>
      <w:r>
        <w:t xml:space="preserve">is infinite) In such case the origin of the failure is provided by the </w:t>
      </w:r>
      <w:r w:rsidR="006E35A4">
        <w:t>Basic SW</w:t>
      </w:r>
      <w:r>
        <w:t xml:space="preserve"> to the application</w:t>
      </w:r>
      <w:del w:id="1598" w:author="3.0" w:date="2014-09-02T17:43:00Z">
        <w:r w:rsidDel="00F42083">
          <w:delText xml:space="preserve"> (see further in this section)</w:delText>
        </w:r>
      </w:del>
      <w:ins w:id="1599" w:author="3.0" w:date="2014-09-02T17:43:00Z">
        <w:r w:rsidR="00F42083">
          <w:t>.</w:t>
        </w:r>
      </w:ins>
    </w:p>
    <w:p w:rsidR="00EA18D4" w:rsidRDefault="00EA18D4" w:rsidP="00FE393C">
      <w:pPr>
        <w:numPr>
          <w:ilvl w:val="0"/>
          <w:numId w:val="22"/>
        </w:numPr>
      </w:pPr>
      <w:r>
        <w:t xml:space="preserve">DATA : euroradio data message from trackside. In such case, the </w:t>
      </w:r>
      <w:r w:rsidR="006E35A4">
        <w:t>Basic SW</w:t>
      </w:r>
      <w:r>
        <w:t xml:space="preserve"> provides the radio data message which is a bit stream (maximum length = 8*500 bits)</w:t>
      </w:r>
    </w:p>
    <w:p w:rsidR="00EA18D4" w:rsidDel="00F42083" w:rsidRDefault="00EA18D4" w:rsidP="00EA18D4">
      <w:pPr>
        <w:rPr>
          <w:del w:id="1600" w:author="3.0" w:date="2014-09-02T17:43:00Z"/>
        </w:rPr>
      </w:pPr>
      <w:del w:id="1601" w:author="3.0" w:date="2014-09-02T17:43:00Z">
        <w:r w:rsidDel="00F42083">
          <w:delText>The origin or the failure may be :</w:delText>
        </w:r>
      </w:del>
    </w:p>
    <w:p w:rsidR="00EA18D4" w:rsidDel="00F42083" w:rsidRDefault="00EA18D4" w:rsidP="00FE393C">
      <w:pPr>
        <w:numPr>
          <w:ilvl w:val="0"/>
          <w:numId w:val="23"/>
        </w:numPr>
        <w:rPr>
          <w:del w:id="1602" w:author="3.0" w:date="2014-09-02T17:43:00Z"/>
        </w:rPr>
      </w:pPr>
      <w:del w:id="1603" w:author="3.0" w:date="2014-09-02T17:43:00Z">
        <w:r w:rsidDel="00F42083">
          <w:delText>AUTHENTIFICATION_FAILURE,</w:delText>
        </w:r>
      </w:del>
    </w:p>
    <w:p w:rsidR="00EA18D4" w:rsidDel="00F42083" w:rsidRDefault="00EA18D4" w:rsidP="00FE393C">
      <w:pPr>
        <w:numPr>
          <w:ilvl w:val="0"/>
          <w:numId w:val="23"/>
        </w:numPr>
        <w:rPr>
          <w:del w:id="1604" w:author="3.0" w:date="2014-09-02T17:43:00Z"/>
        </w:rPr>
      </w:pPr>
      <w:del w:id="1605" w:author="3.0" w:date="2014-09-02T17:43:00Z">
        <w:r w:rsidRPr="00FC0D87" w:rsidDel="00F42083">
          <w:delText>TRACK</w:delText>
        </w:r>
        <w:r w:rsidDel="00F42083">
          <w:delText>,</w:delText>
        </w:r>
      </w:del>
    </w:p>
    <w:p w:rsidR="00EA18D4" w:rsidDel="00F42083" w:rsidRDefault="00EA18D4" w:rsidP="00FE393C">
      <w:pPr>
        <w:numPr>
          <w:ilvl w:val="0"/>
          <w:numId w:val="23"/>
        </w:numPr>
        <w:rPr>
          <w:del w:id="1606" w:author="3.0" w:date="2014-09-02T17:43:00Z"/>
        </w:rPr>
      </w:pPr>
      <w:del w:id="1607" w:author="3.0" w:date="2014-09-02T17:43:00Z">
        <w:r w:rsidRPr="00FC0D87" w:rsidDel="00F42083">
          <w:delText>BOARD</w:delText>
        </w:r>
        <w:r w:rsidDel="00F42083">
          <w:delText>,</w:delText>
        </w:r>
      </w:del>
    </w:p>
    <w:p w:rsidR="00EA18D4" w:rsidDel="00F42083" w:rsidRDefault="00EA18D4" w:rsidP="00FE393C">
      <w:pPr>
        <w:numPr>
          <w:ilvl w:val="0"/>
          <w:numId w:val="23"/>
        </w:numPr>
        <w:rPr>
          <w:del w:id="1608" w:author="3.0" w:date="2014-09-02T17:43:00Z"/>
        </w:rPr>
      </w:pPr>
      <w:del w:id="1609" w:author="3.0" w:date="2014-09-02T17:43:00Z">
        <w:r w:rsidRPr="00FC0D87" w:rsidDel="00F42083">
          <w:delText>UNDEFINED</w:delText>
        </w:r>
        <w:r w:rsidDel="00F42083">
          <w:delText>,</w:delText>
        </w:r>
      </w:del>
    </w:p>
    <w:p w:rsidR="00EA18D4" w:rsidDel="00F42083" w:rsidRDefault="00EA18D4" w:rsidP="00FE393C">
      <w:pPr>
        <w:numPr>
          <w:ilvl w:val="0"/>
          <w:numId w:val="23"/>
        </w:numPr>
        <w:rPr>
          <w:del w:id="1610" w:author="3.0" w:date="2014-09-02T17:43:00Z"/>
        </w:rPr>
      </w:pPr>
      <w:del w:id="1611" w:author="3.0" w:date="2014-09-02T17:43:00Z">
        <w:r w:rsidRPr="00FC0D87" w:rsidDel="00F42083">
          <w:delText>UNKNOWN</w:delText>
        </w:r>
      </w:del>
    </w:p>
    <w:p w:rsidR="00EA18D4" w:rsidDel="00F42083" w:rsidRDefault="00EA18D4" w:rsidP="00EA18D4">
      <w:pPr>
        <w:rPr>
          <w:del w:id="1612" w:author="3.0" w:date="2014-09-02T17:43:00Z"/>
        </w:rPr>
      </w:pPr>
      <w:del w:id="1613" w:author="3.0" w:date="2014-09-02T17:43:00Z">
        <w:r w:rsidDel="00F42083">
          <w:delText xml:space="preserve">More explanation of the expected behaviour is to be found at section </w:delText>
        </w:r>
        <w:r w:rsidR="00D63A7E" w:rsidDel="00F42083">
          <w:rPr>
            <w:highlight w:val="yellow"/>
          </w:rPr>
          <w:fldChar w:fldCharType="begin"/>
        </w:r>
        <w:r w:rsidR="00D63A7E" w:rsidDel="00F42083">
          <w:delInstrText xml:space="preserve"> REF _Ref378265330 \r \h </w:delInstrText>
        </w:r>
        <w:r w:rsidR="00D63A7E" w:rsidDel="00F42083">
          <w:rPr>
            <w:highlight w:val="yellow"/>
          </w:rPr>
        </w:r>
        <w:r w:rsidR="00D63A7E" w:rsidDel="00F42083">
          <w:rPr>
            <w:highlight w:val="yellow"/>
          </w:rPr>
          <w:fldChar w:fldCharType="separate"/>
        </w:r>
        <w:r w:rsidR="006F3332" w:rsidDel="00F42083">
          <w:delText>4.14.8</w:delText>
        </w:r>
        <w:r w:rsidR="00D63A7E" w:rsidDel="00F42083">
          <w:rPr>
            <w:highlight w:val="yellow"/>
          </w:rPr>
          <w:fldChar w:fldCharType="end"/>
        </w:r>
        <w:r w:rsidDel="00F42083">
          <w:delText>.</w:delText>
        </w:r>
      </w:del>
    </w:p>
    <w:p w:rsidR="00EA18D4" w:rsidRDefault="00EA18D4" w:rsidP="00EA18D4">
      <w:r>
        <w:t xml:space="preserve">The </w:t>
      </w:r>
      <w:r w:rsidR="000263BB">
        <w:t>Basic SW</w:t>
      </w:r>
      <w:r>
        <w:t xml:space="preserve"> calls this service on reception of data from the radio sub-system or when the state of the connection with the radio device is updated. In any cases, if it is called, it shall be done before the activation of the </w:t>
      </w:r>
      <w:r w:rsidR="00D63A7E">
        <w:t>Application SW</w:t>
      </w:r>
      <w:r>
        <w:t>.</w:t>
      </w:r>
    </w:p>
    <w:p w:rsidR="00EA18D4" w:rsidRDefault="00EA18D4" w:rsidP="00EA18D4">
      <w:r>
        <w:t xml:space="preserve">More explanation of the usage is to be found at section </w:t>
      </w:r>
      <w:r w:rsidR="00D63A7E">
        <w:rPr>
          <w:highlight w:val="yellow"/>
        </w:rPr>
        <w:fldChar w:fldCharType="begin"/>
      </w:r>
      <w:r w:rsidR="00D63A7E">
        <w:instrText xml:space="preserve"> REF _Ref378265330 \r \h </w:instrText>
      </w:r>
      <w:r w:rsidR="00D63A7E">
        <w:rPr>
          <w:highlight w:val="yellow"/>
        </w:rPr>
      </w:r>
      <w:r w:rsidR="00D63A7E">
        <w:rPr>
          <w:highlight w:val="yellow"/>
        </w:rPr>
        <w:fldChar w:fldCharType="separate"/>
      </w:r>
      <w:r w:rsidR="006D6783">
        <w:t>4.14.8</w:t>
      </w:r>
      <w:r w:rsidR="00D63A7E">
        <w:rPr>
          <w:highlight w:val="yellow"/>
        </w:rPr>
        <w:fldChar w:fldCharType="end"/>
      </w:r>
      <w:r>
        <w:t>.</w:t>
      </w:r>
    </w:p>
    <w:p w:rsidR="000263BB" w:rsidRDefault="000263BB" w:rsidP="00EA18D4">
      <w:bookmarkStart w:id="1614" w:name="_Ref356381082"/>
      <w:bookmarkStart w:id="1615" w:name="_Toc369185941"/>
    </w:p>
    <w:p w:rsidR="00196E00" w:rsidRDefault="00196E00" w:rsidP="006E35A4">
      <w:pPr>
        <w:pStyle w:val="Titre3"/>
      </w:pPr>
      <w:bookmarkStart w:id="1616" w:name="_Toc397948301"/>
      <w:r>
        <w:t xml:space="preserve">Service </w:t>
      </w:r>
      <w:r w:rsidRPr="00623C9D">
        <w:t>TRAIN_IS_IN_A_RADIO_HOLE</w:t>
      </w:r>
      <w:bookmarkEnd w:id="1616"/>
    </w:p>
    <w:p w:rsidR="006E35A4" w:rsidRDefault="00196E00" w:rsidP="006E35A4">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6E35A4" w:rsidRPr="002231B1" w:rsidTr="00CB7BBC">
        <w:tc>
          <w:tcPr>
            <w:tcW w:w="1843" w:type="dxa"/>
            <w:shd w:val="clear" w:color="auto" w:fill="auto"/>
          </w:tcPr>
          <w:p w:rsidR="006E35A4" w:rsidRPr="002231B1" w:rsidRDefault="006E35A4" w:rsidP="00CB7BBC">
            <w:r w:rsidRPr="002231B1">
              <w:t>Name</w:t>
            </w:r>
          </w:p>
        </w:tc>
        <w:tc>
          <w:tcPr>
            <w:tcW w:w="3686" w:type="dxa"/>
            <w:shd w:val="clear" w:color="auto" w:fill="auto"/>
          </w:tcPr>
          <w:p w:rsidR="006E35A4" w:rsidRPr="002231B1" w:rsidRDefault="006E35A4" w:rsidP="00CB7BBC">
            <w:r w:rsidRPr="002231B1">
              <w:t>Type</w:t>
            </w:r>
          </w:p>
        </w:tc>
        <w:tc>
          <w:tcPr>
            <w:tcW w:w="850" w:type="dxa"/>
            <w:shd w:val="clear" w:color="auto" w:fill="auto"/>
          </w:tcPr>
          <w:p w:rsidR="006E35A4" w:rsidRPr="002231B1" w:rsidRDefault="006E35A4" w:rsidP="00CB7BBC">
            <w:r w:rsidRPr="002231B1">
              <w:t>Directi</w:t>
            </w:r>
            <w:r w:rsidRPr="002231B1">
              <w:lastRenderedPageBreak/>
              <w:t>on</w:t>
            </w:r>
          </w:p>
        </w:tc>
        <w:tc>
          <w:tcPr>
            <w:tcW w:w="3686" w:type="dxa"/>
            <w:shd w:val="clear" w:color="auto" w:fill="auto"/>
          </w:tcPr>
          <w:p w:rsidR="006E35A4" w:rsidRPr="002231B1" w:rsidRDefault="006E35A4" w:rsidP="00CB7BBC">
            <w:r w:rsidRPr="002231B1">
              <w:lastRenderedPageBreak/>
              <w:t>Description</w:t>
            </w:r>
          </w:p>
        </w:tc>
      </w:tr>
      <w:tr w:rsidR="006E35A4" w:rsidRPr="0043297A" w:rsidTr="00CB7BBC">
        <w:tc>
          <w:tcPr>
            <w:tcW w:w="1843" w:type="dxa"/>
            <w:shd w:val="clear" w:color="auto" w:fill="auto"/>
          </w:tcPr>
          <w:p w:rsidR="006E35A4" w:rsidRPr="002231B1" w:rsidRDefault="006E35A4" w:rsidP="00CB7BBC">
            <w:r w:rsidRPr="00CB7BBC">
              <w:rPr>
                <w:rFonts w:cs="Courier New"/>
                <w:lang w:val="fr-FR"/>
              </w:rPr>
              <w:lastRenderedPageBreak/>
              <w:t>-</w:t>
            </w:r>
          </w:p>
        </w:tc>
        <w:tc>
          <w:tcPr>
            <w:tcW w:w="3686" w:type="dxa"/>
            <w:shd w:val="clear" w:color="auto" w:fill="auto"/>
          </w:tcPr>
          <w:p w:rsidR="006E35A4" w:rsidRPr="00CB7BBC" w:rsidRDefault="006E35A4" w:rsidP="00CB7BBC">
            <w:pPr>
              <w:rPr>
                <w:lang w:val="fr-BE"/>
              </w:rPr>
            </w:pPr>
            <w:r w:rsidRPr="00CB7BBC">
              <w:rPr>
                <w:rFonts w:cs="Courier New"/>
                <w:lang w:val="fr-FR"/>
              </w:rPr>
              <w:t>-</w:t>
            </w:r>
          </w:p>
        </w:tc>
        <w:tc>
          <w:tcPr>
            <w:tcW w:w="850" w:type="dxa"/>
            <w:shd w:val="clear" w:color="auto" w:fill="auto"/>
          </w:tcPr>
          <w:p w:rsidR="006E35A4" w:rsidRPr="00CB7BBC" w:rsidRDefault="006E35A4" w:rsidP="00CB7BBC">
            <w:pPr>
              <w:rPr>
                <w:lang w:val="fr-BE"/>
              </w:rPr>
            </w:pPr>
            <w:r w:rsidRPr="00CB7BBC">
              <w:rPr>
                <w:lang w:val="fr-BE"/>
              </w:rPr>
              <w:t>-</w:t>
            </w:r>
          </w:p>
        </w:tc>
        <w:tc>
          <w:tcPr>
            <w:tcW w:w="3686" w:type="dxa"/>
            <w:shd w:val="clear" w:color="auto" w:fill="auto"/>
          </w:tcPr>
          <w:p w:rsidR="006E35A4" w:rsidRPr="00CB7BBC" w:rsidRDefault="006E35A4" w:rsidP="00CB7BBC">
            <w:pPr>
              <w:rPr>
                <w:color w:val="008000"/>
              </w:rPr>
            </w:pPr>
            <w:r>
              <w:t>-</w:t>
            </w:r>
          </w:p>
        </w:tc>
      </w:tr>
    </w:tbl>
    <w:p w:rsidR="00196E00" w:rsidRDefault="00196E00" w:rsidP="006E35A4">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6E35A4" w:rsidRPr="002231B1" w:rsidTr="00CB7BBC">
        <w:tc>
          <w:tcPr>
            <w:tcW w:w="1843" w:type="dxa"/>
            <w:shd w:val="clear" w:color="auto" w:fill="auto"/>
          </w:tcPr>
          <w:p w:rsidR="006E35A4" w:rsidRPr="002231B1" w:rsidRDefault="006E35A4" w:rsidP="00CB7BBC">
            <w:r w:rsidRPr="002231B1">
              <w:t>Name</w:t>
            </w:r>
          </w:p>
        </w:tc>
        <w:tc>
          <w:tcPr>
            <w:tcW w:w="3686" w:type="dxa"/>
            <w:shd w:val="clear" w:color="auto" w:fill="auto"/>
          </w:tcPr>
          <w:p w:rsidR="006E35A4" w:rsidRPr="002231B1" w:rsidRDefault="006E35A4" w:rsidP="00CB7BBC">
            <w:r w:rsidRPr="002231B1">
              <w:t>Type</w:t>
            </w:r>
          </w:p>
        </w:tc>
        <w:tc>
          <w:tcPr>
            <w:tcW w:w="850" w:type="dxa"/>
            <w:shd w:val="clear" w:color="auto" w:fill="auto"/>
          </w:tcPr>
          <w:p w:rsidR="006E35A4" w:rsidRPr="002231B1" w:rsidRDefault="006E35A4" w:rsidP="00CB7BBC">
            <w:r w:rsidRPr="002231B1">
              <w:t>Direction</w:t>
            </w:r>
          </w:p>
        </w:tc>
        <w:tc>
          <w:tcPr>
            <w:tcW w:w="3686" w:type="dxa"/>
            <w:shd w:val="clear" w:color="auto" w:fill="auto"/>
          </w:tcPr>
          <w:p w:rsidR="006E35A4" w:rsidRPr="002231B1" w:rsidRDefault="006E35A4" w:rsidP="00CB7BBC">
            <w:r w:rsidRPr="002231B1">
              <w:t>Description</w:t>
            </w:r>
          </w:p>
        </w:tc>
      </w:tr>
      <w:tr w:rsidR="006E35A4" w:rsidRPr="0043297A" w:rsidTr="00CB7BBC">
        <w:tc>
          <w:tcPr>
            <w:tcW w:w="1843" w:type="dxa"/>
            <w:shd w:val="clear" w:color="auto" w:fill="auto"/>
          </w:tcPr>
          <w:p w:rsidR="006E35A4" w:rsidRPr="002231B1" w:rsidRDefault="006E35A4" w:rsidP="009A359E">
            <w:pPr>
              <w:pStyle w:val="ADANB"/>
            </w:pPr>
            <w:r w:rsidRPr="00CB7BBC">
              <w:rPr>
                <w:lang w:val="fr-FR"/>
              </w:rPr>
              <w:t>-</w:t>
            </w:r>
          </w:p>
        </w:tc>
        <w:tc>
          <w:tcPr>
            <w:tcW w:w="3686" w:type="dxa"/>
            <w:shd w:val="clear" w:color="auto" w:fill="auto"/>
          </w:tcPr>
          <w:p w:rsidR="006E35A4" w:rsidRPr="00CB7BBC" w:rsidRDefault="006E35A4" w:rsidP="009A359E">
            <w:pPr>
              <w:pStyle w:val="ADANB"/>
              <w:rPr>
                <w:lang w:val="fr-BE"/>
              </w:rPr>
            </w:pPr>
            <w:r w:rsidRPr="00CB7BBC">
              <w:rPr>
                <w:lang w:val="fr-FR"/>
              </w:rPr>
              <w:t>boolean</w:t>
            </w:r>
          </w:p>
        </w:tc>
        <w:tc>
          <w:tcPr>
            <w:tcW w:w="850" w:type="dxa"/>
            <w:shd w:val="clear" w:color="auto" w:fill="auto"/>
          </w:tcPr>
          <w:p w:rsidR="006E35A4" w:rsidRPr="00CB7BBC" w:rsidRDefault="006E35A4" w:rsidP="009A359E">
            <w:pPr>
              <w:pStyle w:val="ADANB"/>
              <w:rPr>
                <w:lang w:val="fr-BE"/>
              </w:rPr>
            </w:pPr>
            <w:r w:rsidRPr="00CB7BBC">
              <w:rPr>
                <w:lang w:val="fr-BE"/>
              </w:rPr>
              <w:t>out</w:t>
            </w:r>
          </w:p>
        </w:tc>
        <w:tc>
          <w:tcPr>
            <w:tcW w:w="3686" w:type="dxa"/>
            <w:shd w:val="clear" w:color="auto" w:fill="auto"/>
          </w:tcPr>
          <w:p w:rsidR="006E35A4" w:rsidRPr="00CB7BBC" w:rsidRDefault="006E35A4" w:rsidP="009A359E">
            <w:pPr>
              <w:pStyle w:val="ADANB"/>
              <w:rPr>
                <w:color w:val="008000"/>
              </w:rPr>
            </w:pPr>
            <w:r>
              <w:t>train is currently in a radio hole</w:t>
            </w:r>
          </w:p>
        </w:tc>
      </w:tr>
    </w:tbl>
    <w:p w:rsidR="00196E00" w:rsidRDefault="00196E00" w:rsidP="006E35A4">
      <w:pPr>
        <w:pStyle w:val="Titre4"/>
      </w:pPr>
      <w:r>
        <w:t>Expected behaviour &amp; usage</w:t>
      </w:r>
    </w:p>
    <w:p w:rsidR="00196E00" w:rsidRPr="00623C9D" w:rsidRDefault="00196E00" w:rsidP="00196E00">
      <w:r w:rsidRPr="00623C9D">
        <w:t xml:space="preserve">The service TRAIN_IS_IN_A_RADIO_HOLE is used by the </w:t>
      </w:r>
      <w:r w:rsidR="005B2BB9">
        <w:t>Basic Software</w:t>
      </w:r>
      <w:r w:rsidRPr="00623C9D">
        <w:t xml:space="preserve"> to know if a disconnection is expected or not. When the train is in a radio hole and the connection is lost, the </w:t>
      </w:r>
      <w:r w:rsidR="006E35A4">
        <w:t>basic sof</w:t>
      </w:r>
      <w:r w:rsidR="00965C46">
        <w:t>t</w:t>
      </w:r>
      <w:r w:rsidR="006E35A4">
        <w:t>ware</w:t>
      </w:r>
      <w:r w:rsidRPr="00623C9D">
        <w:t xml:space="preserve"> has to wait the end of the radio hole before to try to restore it.</w:t>
      </w:r>
    </w:p>
    <w:p w:rsidR="00196E00" w:rsidRPr="00196E00" w:rsidRDefault="00196E00" w:rsidP="00196E00">
      <w:pPr>
        <w:pStyle w:val="Corpsdetexte"/>
      </w:pPr>
    </w:p>
    <w:p w:rsidR="00EA18D4" w:rsidRDefault="00EA18D4" w:rsidP="000263BB">
      <w:pPr>
        <w:pStyle w:val="Titre3"/>
      </w:pPr>
      <w:bookmarkStart w:id="1617" w:name="_Ref378265330"/>
      <w:bookmarkStart w:id="1618" w:name="_Ref378266429"/>
      <w:bookmarkStart w:id="1619" w:name="_Toc397948302"/>
      <w:r>
        <w:t>Complementary expected behaviour and usage of WRITE_MOBILE_CONTEXT, READ_RTM_MESSAGE and WRITE_RTM MESSAGE</w:t>
      </w:r>
      <w:bookmarkEnd w:id="1614"/>
      <w:bookmarkEnd w:id="1615"/>
      <w:bookmarkEnd w:id="1617"/>
      <w:bookmarkEnd w:id="1618"/>
      <w:bookmarkEnd w:id="1619"/>
    </w:p>
    <w:p w:rsidR="00EA18D4" w:rsidRDefault="00EA18D4" w:rsidP="000263BB">
      <w:pPr>
        <w:pStyle w:val="Titre4"/>
      </w:pPr>
      <w:r>
        <w:t>Network registration</w:t>
      </w:r>
    </w:p>
    <w:p w:rsidR="00EA18D4" w:rsidRPr="00A138D6" w:rsidRDefault="00EA18D4" w:rsidP="00EA18D4">
      <w:r w:rsidRPr="00A138D6">
        <w:t xml:space="preserve">The </w:t>
      </w:r>
      <w:r w:rsidR="006E35A4" w:rsidRPr="00A138D6">
        <w:t>Basic SW</w:t>
      </w:r>
      <w:r w:rsidRPr="00A138D6">
        <w:t xml:space="preserve"> shall :</w:t>
      </w:r>
    </w:p>
    <w:p w:rsidR="00EA18D4" w:rsidRPr="00A138D6" w:rsidRDefault="00EA18D4" w:rsidP="00FE393C">
      <w:pPr>
        <w:numPr>
          <w:ilvl w:val="0"/>
          <w:numId w:val="24"/>
        </w:numPr>
      </w:pPr>
      <w:r w:rsidRPr="00A138D6">
        <w:t xml:space="preserve">At start-up, send the network registration command to the radio sub-system for both Mobile Terminals with the last used network-id (to be stored/read in Novram by the </w:t>
      </w:r>
      <w:r w:rsidR="006E35A4" w:rsidRPr="00A138D6">
        <w:t>Basic SW</w:t>
      </w:r>
      <w:r w:rsidRPr="00A138D6">
        <w:t xml:space="preserve">; only the last requested network-id is memorised.) or else a default network-id stored in data prep of the </w:t>
      </w:r>
      <w:r w:rsidR="006E35A4" w:rsidRPr="00A138D6">
        <w:t>Basic SW</w:t>
      </w:r>
    </w:p>
    <w:p w:rsidR="00EA18D4" w:rsidRPr="00A138D6" w:rsidRDefault="00EA18D4" w:rsidP="00FE393C">
      <w:pPr>
        <w:numPr>
          <w:ilvl w:val="0"/>
          <w:numId w:val="24"/>
        </w:numPr>
      </w:pPr>
      <w:r w:rsidRPr="00A138D6">
        <w:t>In normal working, send the network registration commands to the radio sub-system with the network-id from the application; and deliver to the application a status of the network registration.</w:t>
      </w:r>
    </w:p>
    <w:p w:rsidR="00EA18D4" w:rsidRDefault="00EA18D4" w:rsidP="00EA18D4">
      <w:r>
        <w:t xml:space="preserve">The application will have the possibility to (re-)enter the network-id (send the network registration with new network-id to the </w:t>
      </w:r>
      <w:r w:rsidR="006E35A4">
        <w:t>Basic SW</w:t>
      </w:r>
      <w:r>
        <w:t>) during the mission if needed.</w:t>
      </w:r>
    </w:p>
    <w:p w:rsidR="00EA18D4" w:rsidRPr="00D33599" w:rsidRDefault="00EA18D4" w:rsidP="006E35A4">
      <w:pPr>
        <w:pStyle w:val="Titre4"/>
      </w:pPr>
      <w:r>
        <w:t>Radio session management</w:t>
      </w:r>
    </w:p>
    <w:p w:rsidR="00EA18D4" w:rsidRDefault="00EA18D4" w:rsidP="00EA18D4">
      <w:r>
        <w:t>The radio session is always initiated by the Trainborne sub-system.</w:t>
      </w:r>
    </w:p>
    <w:p w:rsidR="00EA18D4" w:rsidRDefault="00EA18D4" w:rsidP="00EA18D4">
      <w:r>
        <w:t xml:space="preserve">The </w:t>
      </w:r>
      <w:r w:rsidRPr="00622C45">
        <w:t>application</w:t>
      </w:r>
      <w:r>
        <w:t xml:space="preserve"> shall not try to establish a radio connection in any other state than </w:t>
      </w:r>
      <w:ins w:id="1620" w:author="3.0" w:date="2014-09-02T17:45:00Z">
        <w:r w:rsidR="00582183">
          <w:t>NETWORK_</w:t>
        </w:r>
      </w:ins>
      <w:r>
        <w:t>REGISTER_CONFIRM.</w:t>
      </w:r>
    </w:p>
    <w:p w:rsidR="00EA18D4" w:rsidRDefault="00EA18D4" w:rsidP="00EA18D4">
      <w:r>
        <w:t>Only one communication may be established with a given radio device.</w:t>
      </w:r>
    </w:p>
    <w:p w:rsidR="00EA18D4" w:rsidRPr="00622C45" w:rsidRDefault="00EA18D4" w:rsidP="00EA18D4">
      <w:r w:rsidRPr="00D33599">
        <w:t xml:space="preserve">If the </w:t>
      </w:r>
      <w:r w:rsidR="00196E00">
        <w:t xml:space="preserve">Basic SW </w:t>
      </w:r>
      <w:r w:rsidRPr="00D33599">
        <w:t xml:space="preserve">has established the connection with the required </w:t>
      </w:r>
      <w:r w:rsidRPr="0022329C">
        <w:rPr>
          <w:rFonts w:ascii="Courier New" w:hAnsi="Courier New"/>
        </w:rPr>
        <w:t xml:space="preserve">RADIO_DEVICE </w:t>
      </w:r>
      <w:r w:rsidRPr="00D07607">
        <w:t>a</w:t>
      </w:r>
      <w:r w:rsidRPr="00622C45">
        <w:rPr>
          <w:rFonts w:ascii="Courier New" w:hAnsi="Courier New"/>
        </w:rPr>
        <w:t xml:space="preserve"> CONNECTION_CONFIRMATION </w:t>
      </w:r>
      <w:r w:rsidRPr="00622C45">
        <w:t xml:space="preserve">is returned to the application. Otherwise a </w:t>
      </w:r>
      <w:r w:rsidRPr="00622C45">
        <w:rPr>
          <w:rFonts w:ascii="Courier New" w:hAnsi="Courier New"/>
        </w:rPr>
        <w:t>CONNECTION_FAILURE</w:t>
      </w:r>
      <w:ins w:id="1621" w:author="3.0" w:date="2014-09-04T11:25:00Z">
        <w:r w:rsidR="003233B4">
          <w:rPr>
            <w:rFonts w:ascii="Courier New" w:hAnsi="Courier New"/>
          </w:rPr>
          <w:t xml:space="preserve"> or a</w:t>
        </w:r>
      </w:ins>
      <w:ins w:id="1622" w:author="3.0" w:date="2014-09-04T11:26:00Z">
        <w:r w:rsidR="003233B4">
          <w:rPr>
            <w:rFonts w:ascii="Courier New" w:hAnsi="Courier New"/>
          </w:rPr>
          <w:t xml:space="preserve"> </w:t>
        </w:r>
      </w:ins>
      <w:ins w:id="1623" w:author="3.0" w:date="2014-09-04T11:25:00Z">
        <w:r w:rsidR="003233B4">
          <w:rPr>
            <w:rFonts w:ascii="Courier New" w:hAnsi="Courier New"/>
          </w:rPr>
          <w:t>CONNECTION_NOT_ESTABLISHED</w:t>
        </w:r>
      </w:ins>
      <w:r w:rsidRPr="00622C45">
        <w:rPr>
          <w:rFonts w:ascii="Courier New" w:hAnsi="Courier New"/>
        </w:rPr>
        <w:t xml:space="preserve"> </w:t>
      </w:r>
      <w:r w:rsidRPr="00622C45">
        <w:t>is returned.</w:t>
      </w:r>
    </w:p>
    <w:p w:rsidR="00EA18D4" w:rsidRPr="00622C45" w:rsidRDefault="00EA18D4" w:rsidP="00EA18D4">
      <w:r w:rsidRPr="00622C45">
        <w:t xml:space="preserve">As soon as an established connection is seen as broken by the </w:t>
      </w:r>
      <w:r w:rsidR="00196E00">
        <w:t>Basic SW</w:t>
      </w:r>
      <w:r w:rsidRPr="00622C45">
        <w:t xml:space="preserve">, it shall send a </w:t>
      </w:r>
      <w:r w:rsidRPr="00622C45">
        <w:rPr>
          <w:rFonts w:ascii="Courier New" w:hAnsi="Courier New"/>
        </w:rPr>
        <w:t>CONNECTION_LOST</w:t>
      </w:r>
      <w:r w:rsidRPr="00622C45">
        <w:t xml:space="preserve">. </w:t>
      </w:r>
    </w:p>
    <w:p w:rsidR="00EA18D4" w:rsidRDefault="00EA18D4" w:rsidP="00EA18D4">
      <w:r w:rsidRPr="00622C45">
        <w:t xml:space="preserve">An </w:t>
      </w:r>
      <w:r w:rsidRPr="00622C45">
        <w:rPr>
          <w:rFonts w:ascii="Courier New" w:hAnsi="Courier New"/>
        </w:rPr>
        <w:t>INFINITE_CONNECTION_</w:t>
      </w:r>
      <w:del w:id="1624" w:author="3.0" w:date="2014-09-02T17:29:00Z">
        <w:r w:rsidRPr="00622C45" w:rsidDel="00C75BD5">
          <w:rPr>
            <w:rFonts w:ascii="Courier New" w:hAnsi="Courier New"/>
          </w:rPr>
          <w:delText>RETRIES</w:delText>
        </w:r>
        <w:r w:rsidRPr="00622C45" w:rsidDel="00C75BD5">
          <w:delText xml:space="preserve"> </w:delText>
        </w:r>
      </w:del>
      <w:ins w:id="1625" w:author="3.0" w:date="2014-09-02T17:29:00Z">
        <w:r w:rsidR="00C75BD5">
          <w:rPr>
            <w:rFonts w:ascii="Courier New" w:hAnsi="Courier New"/>
          </w:rPr>
          <w:t>ATTENPTS</w:t>
        </w:r>
        <w:r w:rsidR="00C75BD5" w:rsidRPr="00622C45">
          <w:t xml:space="preserve"> </w:t>
        </w:r>
      </w:ins>
      <w:r w:rsidRPr="00622C45">
        <w:t xml:space="preserve">message shall be sent by the application to indicate the expected behaviour of the </w:t>
      </w:r>
      <w:r w:rsidR="006E35A4">
        <w:t>Basic SW</w:t>
      </w:r>
      <w:r w:rsidRPr="00622C45">
        <w:t xml:space="preserve">: finite </w:t>
      </w:r>
      <w:del w:id="1626" w:author="3.0" w:date="2014-09-02T17:29:00Z">
        <w:r w:rsidRPr="00622C45" w:rsidDel="00C75BD5">
          <w:delText xml:space="preserve">retries </w:delText>
        </w:r>
      </w:del>
      <w:ins w:id="1627" w:author="3.0" w:date="2014-09-02T17:29:00Z">
        <w:r w:rsidR="00C75BD5">
          <w:t>attempts</w:t>
        </w:r>
        <w:r w:rsidR="00C75BD5" w:rsidRPr="00622C45">
          <w:t xml:space="preserve"> </w:t>
        </w:r>
      </w:ins>
      <w:r w:rsidRPr="00622C45">
        <w:t xml:space="preserve">configuration (by default) or infinite </w:t>
      </w:r>
      <w:del w:id="1628" w:author="3.0" w:date="2014-09-02T17:29:00Z">
        <w:r w:rsidRPr="00622C45" w:rsidDel="00C75BD5">
          <w:delText xml:space="preserve">retries </w:delText>
        </w:r>
      </w:del>
      <w:ins w:id="1629" w:author="3.0" w:date="2014-09-02T17:29:00Z">
        <w:r w:rsidR="00C75BD5">
          <w:t>attenpts</w:t>
        </w:r>
        <w:r w:rsidR="00C75BD5" w:rsidRPr="00622C45">
          <w:t xml:space="preserve"> </w:t>
        </w:r>
      </w:ins>
      <w:r w:rsidRPr="00622C45">
        <w:t>configuration.</w:t>
      </w:r>
    </w:p>
    <w:p w:rsidR="00EA18D4" w:rsidRDefault="00EA18D4" w:rsidP="00EA18D4">
      <w:r>
        <w:t>By default (“</w:t>
      </w:r>
      <w:r w:rsidRPr="000120F0">
        <w:t>infinite</w:t>
      </w:r>
      <w:r>
        <w:t xml:space="preserve"> connection </w:t>
      </w:r>
      <w:del w:id="1630" w:author="3.0" w:date="2014-09-02T17:46:00Z">
        <w:r w:rsidDel="00582183">
          <w:delText>retry</w:delText>
        </w:r>
      </w:del>
      <w:ins w:id="1631" w:author="3.0" w:date="2014-09-02T17:46:00Z">
        <w:r w:rsidR="00582183">
          <w:t>attempts</w:t>
        </w:r>
      </w:ins>
      <w:r>
        <w:t xml:space="preserve">” </w:t>
      </w:r>
      <w:ins w:id="1632" w:author="3.0" w:date="2014-09-04T11:26:00Z">
        <w:r w:rsidR="003233B4">
          <w:t xml:space="preserve">is </w:t>
        </w:r>
      </w:ins>
      <w:r>
        <w:t xml:space="preserve">not requested by the application), when a radio connection link is broken, the </w:t>
      </w:r>
      <w:r w:rsidR="006E35A4">
        <w:t>Basic SW</w:t>
      </w:r>
      <w:r>
        <w:t xml:space="preserve"> shall:</w:t>
      </w:r>
    </w:p>
    <w:p w:rsidR="00EA18D4" w:rsidRDefault="00EA18D4" w:rsidP="00FE393C">
      <w:pPr>
        <w:numPr>
          <w:ilvl w:val="0"/>
          <w:numId w:val="25"/>
        </w:numPr>
      </w:pPr>
      <w:r>
        <w:lastRenderedPageBreak/>
        <w:t xml:space="preserve">indicate a </w:t>
      </w:r>
      <w:r>
        <w:rPr>
          <w:rFonts w:ascii="Courier New" w:hAnsi="Courier New"/>
        </w:rPr>
        <w:t>CONNECTION_LOST</w:t>
      </w:r>
      <w:r>
        <w:t xml:space="preserve"> event to the ASW;</w:t>
      </w:r>
    </w:p>
    <w:p w:rsidR="00EA18D4" w:rsidRDefault="00EA18D4" w:rsidP="00FE393C">
      <w:pPr>
        <w:numPr>
          <w:ilvl w:val="0"/>
          <w:numId w:val="25"/>
        </w:numPr>
      </w:pPr>
      <w:r>
        <w:t>try to re-connect at most 3 times;</w:t>
      </w:r>
    </w:p>
    <w:p w:rsidR="00EA18D4" w:rsidRDefault="00EA18D4" w:rsidP="00FE393C">
      <w:pPr>
        <w:numPr>
          <w:ilvl w:val="0"/>
          <w:numId w:val="25"/>
        </w:numPr>
      </w:pPr>
      <w:r>
        <w:t xml:space="preserve">in case the radio connection could not be re-established after the 3 trials, then the BSW shall stop the connection re-tries and declare a </w:t>
      </w:r>
      <w:r>
        <w:rPr>
          <w:rFonts w:ascii="Courier New" w:hAnsi="Courier New"/>
        </w:rPr>
        <w:t>CONNECTION_FAILURE</w:t>
      </w:r>
      <w:r>
        <w:t xml:space="preserve"> (with the origin of the problem) to the ASW.</w:t>
      </w:r>
    </w:p>
    <w:p w:rsidR="00EA18D4" w:rsidRDefault="00EA18D4" w:rsidP="00EA18D4">
      <w:r>
        <w:t xml:space="preserve">If “infinite connection </w:t>
      </w:r>
      <w:del w:id="1633" w:author="3.0" w:date="2014-09-02T17:46:00Z">
        <w:r w:rsidDel="00582183">
          <w:delText>retry</w:delText>
        </w:r>
      </w:del>
      <w:ins w:id="1634" w:author="3.0" w:date="2014-09-02T17:46:00Z">
        <w:r w:rsidR="00582183">
          <w:t>attempts</w:t>
        </w:r>
      </w:ins>
      <w:r>
        <w:t xml:space="preserve">” is requested by the application for a given radio session; when the given radio connection link is broken, the </w:t>
      </w:r>
      <w:r w:rsidR="006E35A4">
        <w:t>Basic SW</w:t>
      </w:r>
      <w:r>
        <w:t xml:space="preserve"> shall:</w:t>
      </w:r>
    </w:p>
    <w:p w:rsidR="00EA18D4" w:rsidRDefault="00EA18D4" w:rsidP="00FE393C">
      <w:pPr>
        <w:numPr>
          <w:ilvl w:val="0"/>
          <w:numId w:val="26"/>
        </w:numPr>
      </w:pPr>
      <w:r>
        <w:t xml:space="preserve">indicate the </w:t>
      </w:r>
      <w:r>
        <w:rPr>
          <w:rFonts w:ascii="Courier New" w:hAnsi="Courier New"/>
        </w:rPr>
        <w:t>CONNECTION_LOST</w:t>
      </w:r>
      <w:r>
        <w:t xml:space="preserve"> event to the application;</w:t>
      </w:r>
    </w:p>
    <w:p w:rsidR="00EA18D4" w:rsidRDefault="00EA18D4" w:rsidP="00FE393C">
      <w:pPr>
        <w:numPr>
          <w:ilvl w:val="0"/>
          <w:numId w:val="26"/>
        </w:numPr>
      </w:pPr>
      <w:r>
        <w:t>try to re-connect periodically with unlimited number of trials;</w:t>
      </w:r>
    </w:p>
    <w:p w:rsidR="00EA18D4" w:rsidRDefault="00EA18D4" w:rsidP="00FE393C">
      <w:pPr>
        <w:numPr>
          <w:ilvl w:val="0"/>
          <w:numId w:val="26"/>
        </w:numPr>
      </w:pPr>
      <w:r>
        <w:t xml:space="preserve">in case the radio connection is not re-established after 3 trials, then the </w:t>
      </w:r>
      <w:r w:rsidR="006E35A4">
        <w:t>Basic SW</w:t>
      </w:r>
      <w:r>
        <w:t xml:space="preserve"> shall indicate a “</w:t>
      </w:r>
      <w:r>
        <w:rPr>
          <w:rFonts w:ascii="Courier New" w:hAnsi="Courier New"/>
        </w:rPr>
        <w:t>CONNECTION_NOT_</w:t>
      </w:r>
      <w:del w:id="1635" w:author="3.0" w:date="2014-09-02T17:31:00Z">
        <w:r w:rsidDel="00C75BD5">
          <w:rPr>
            <w:rFonts w:ascii="Courier New" w:hAnsi="Courier New"/>
          </w:rPr>
          <w:delText>RE_</w:delText>
        </w:r>
      </w:del>
      <w:r>
        <w:rPr>
          <w:rFonts w:ascii="Courier New" w:hAnsi="Courier New"/>
        </w:rPr>
        <w:t>ESTABLISHED</w:t>
      </w:r>
      <w:r>
        <w:t xml:space="preserve">  event to the application (with the origin of the problem).</w:t>
      </w:r>
    </w:p>
    <w:p w:rsidR="00EA18D4" w:rsidRDefault="00EA18D4" w:rsidP="00EA18D4">
      <w:r>
        <w:t>When the application</w:t>
      </w:r>
      <w:del w:id="1636" w:author="3.0" w:date="2014-09-04T11:27:00Z">
        <w:r w:rsidDel="003233B4">
          <w:delText xml:space="preserve">  </w:delText>
        </w:r>
      </w:del>
      <w:ins w:id="1637" w:author="3.0" w:date="2014-09-04T11:27:00Z">
        <w:r w:rsidR="003233B4">
          <w:t xml:space="preserve"> </w:t>
        </w:r>
      </w:ins>
      <w:r>
        <w:t xml:space="preserve">requests a radio disconnection, then the </w:t>
      </w:r>
      <w:r w:rsidR="006E35A4">
        <w:t>Basic SW</w:t>
      </w:r>
      <w:r>
        <w:t xml:space="preserve"> shall stop the connection re-tries in all cases.</w:t>
      </w:r>
    </w:p>
    <w:p w:rsidR="00EA18D4" w:rsidRPr="00622C45" w:rsidRDefault="00EA18D4" w:rsidP="00EA18D4">
      <w:r w:rsidRPr="00D33599">
        <w:t>When</w:t>
      </w:r>
      <w:r w:rsidRPr="0022329C">
        <w:t xml:space="preserve"> </w:t>
      </w:r>
      <w:r w:rsidRPr="00D07607">
        <w:t xml:space="preserve">a </w:t>
      </w:r>
      <w:r w:rsidRPr="00622C45">
        <w:t xml:space="preserve">radio connection has been opened, if </w:t>
      </w:r>
      <w:r w:rsidRPr="005532C9">
        <w:t xml:space="preserve">it seems to be lost </w:t>
      </w:r>
      <w:r w:rsidRPr="00D33599">
        <w:t xml:space="preserve">at </w:t>
      </w:r>
      <w:r w:rsidRPr="0022329C">
        <w:t xml:space="preserve">application level </w:t>
      </w:r>
      <w:r w:rsidRPr="00D07607">
        <w:t xml:space="preserve">(no application message received during a given time) </w:t>
      </w:r>
      <w:r w:rsidRPr="00622C45">
        <w:t xml:space="preserve">: a </w:t>
      </w:r>
      <w:r w:rsidRPr="00622C45">
        <w:rPr>
          <w:rFonts w:ascii="Courier New" w:hAnsi="Courier New"/>
        </w:rPr>
        <w:t>RESET_CONNECTION may be</w:t>
      </w:r>
      <w:r w:rsidRPr="00622C45">
        <w:t xml:space="preserve"> sent to the </w:t>
      </w:r>
      <w:r w:rsidR="006E35A4">
        <w:t>Basic SW</w:t>
      </w:r>
      <w:r w:rsidRPr="00622C45">
        <w:t xml:space="preserve"> by the application. The goal is to “refresh” the connection by disconnecting and reconnecting the RADIO_DEVICE.</w:t>
      </w:r>
    </w:p>
    <w:p w:rsidR="00EA18D4" w:rsidRPr="00622C45" w:rsidRDefault="00EA18D4" w:rsidP="00EA18D4">
      <w:r>
        <w:t xml:space="preserve"> </w:t>
      </w:r>
      <w:r w:rsidRPr="00622C45">
        <w:t>DATA  is</w:t>
      </w:r>
      <w:r w:rsidRPr="00D33599">
        <w:t xml:space="preserve"> used to send and receive messages to/from the specified  RADIO_DEVICE.</w:t>
      </w:r>
      <w:r w:rsidRPr="00622C45">
        <w:t xml:space="preserve"> </w:t>
      </w:r>
    </w:p>
    <w:p w:rsidR="00EA18D4" w:rsidRPr="00622C45" w:rsidRDefault="00EA18D4" w:rsidP="00EA18D4">
      <w:r w:rsidRPr="00D33599">
        <w:t>If a READ procedure is used with a RADIO_DEVICE which do not correspond to an established and usable connection</w:t>
      </w:r>
      <w:r w:rsidRPr="0022329C">
        <w:t xml:space="preserve"> (</w:t>
      </w:r>
      <w:r>
        <w:t xml:space="preserve">usable connection meaning : </w:t>
      </w:r>
      <w:r w:rsidRPr="00D33599">
        <w:t xml:space="preserve">the connection is established and  the </w:t>
      </w:r>
      <w:r w:rsidR="00196E00">
        <w:t>Basic SW</w:t>
      </w:r>
      <w:r w:rsidRPr="00D33599">
        <w:t xml:space="preserve"> is not trying to reconnect it)</w:t>
      </w:r>
      <w:r w:rsidRPr="0022329C">
        <w:t xml:space="preserve">, the </w:t>
      </w:r>
      <w:r w:rsidR="00196E00">
        <w:t>Basic SW</w:t>
      </w:r>
      <w:r w:rsidRPr="00622C45">
        <w:t xml:space="preserve"> may delete the message.</w:t>
      </w:r>
    </w:p>
    <w:p w:rsidR="00EA18D4" w:rsidRPr="00F87D47" w:rsidRDefault="00EA18D4" w:rsidP="00EA18D4">
      <w:r w:rsidRPr="00F87D47">
        <w:t xml:space="preserve">So there is no obligation of delivery of a message by the </w:t>
      </w:r>
      <w:r w:rsidR="006E35A4">
        <w:t>Basic SW</w:t>
      </w:r>
      <w:r w:rsidRPr="00F87D47">
        <w:t>. If a radio message is lost, the sender will not receive the answer and shall repeat it.</w:t>
      </w:r>
    </w:p>
    <w:p w:rsidR="00196E00" w:rsidRDefault="00196E00" w:rsidP="00196E00"/>
    <w:p w:rsidR="00196E00" w:rsidRDefault="00196E00" w:rsidP="00196E00">
      <w:pPr>
        <w:pStyle w:val="Titre3"/>
      </w:pPr>
      <w:bookmarkStart w:id="1638" w:name="_Toc397948303"/>
      <w:r w:rsidRPr="00196E00">
        <w:t>SW API extract (ADA Source Code)</w:t>
      </w:r>
      <w:bookmarkEnd w:id="1638"/>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RTM types</w:t>
      </w:r>
    </w:p>
    <w:p w:rsidR="00ED0BA2" w:rsidRPr="00ED0BA2" w:rsidRDefault="00ED0BA2" w:rsidP="005C3B2C">
      <w:pPr>
        <w:pStyle w:val="ADANB"/>
      </w:pPr>
      <w:r w:rsidRPr="00ED0BA2">
        <w:t xml:space="preserve">  -------------------------------------------------------------------------------------------------</w:t>
      </w:r>
    </w:p>
    <w:p w:rsidR="00ED0BA2" w:rsidRPr="003340C2" w:rsidDel="003340C2" w:rsidRDefault="00ED0BA2">
      <w:pPr>
        <w:pStyle w:val="ADANB"/>
        <w:rPr>
          <w:del w:id="1639" w:author="3.0" w:date="2014-09-02T17:33:00Z"/>
        </w:rPr>
      </w:pPr>
      <w:del w:id="1640" w:author="3.0" w:date="2014-09-02T17:33:00Z">
        <w:r w:rsidRPr="003340C2" w:rsidDel="003340C2">
          <w:delText xml:space="preserve">  -- Number of RTM physical communication session</w:delText>
        </w:r>
      </w:del>
    </w:p>
    <w:p w:rsidR="00ED0BA2" w:rsidRPr="003340C2" w:rsidDel="003340C2" w:rsidRDefault="00ED0BA2">
      <w:pPr>
        <w:pStyle w:val="ADANB"/>
        <w:rPr>
          <w:del w:id="1641" w:author="3.0" w:date="2014-09-02T17:33:00Z"/>
        </w:rPr>
      </w:pPr>
      <w:del w:id="1642" w:author="3.0" w:date="2014-09-02T17:33:00Z">
        <w:r w:rsidRPr="003340C2" w:rsidDel="003340C2">
          <w:delText xml:space="preserve">  type RTM_COMMUNICATION_SESSION_NBR_T is range 0 .. 2;</w:delText>
        </w:r>
      </w:del>
    </w:p>
    <w:p w:rsidR="00ED0BA2" w:rsidRPr="003340C2" w:rsidDel="003340C2" w:rsidRDefault="00ED0BA2">
      <w:pPr>
        <w:pStyle w:val="ADANB"/>
        <w:rPr>
          <w:del w:id="1643" w:author="3.0" w:date="2014-09-02T17:33:00Z"/>
        </w:rPr>
      </w:pPr>
    </w:p>
    <w:p w:rsidR="00ED0BA2" w:rsidRPr="003340C2" w:rsidDel="003340C2" w:rsidRDefault="00ED0BA2">
      <w:pPr>
        <w:pStyle w:val="ADANB"/>
        <w:rPr>
          <w:del w:id="1644" w:author="3.0" w:date="2014-09-02T17:33:00Z"/>
        </w:rPr>
      </w:pPr>
      <w:del w:id="1645" w:author="3.0" w:date="2014-09-02T17:33:00Z">
        <w:r w:rsidRPr="003340C2" w:rsidDel="003340C2">
          <w:delText xml:space="preserve">  -- types used for the identity of radio network</w:delText>
        </w:r>
      </w:del>
    </w:p>
    <w:p w:rsidR="00ED0BA2" w:rsidRPr="003340C2" w:rsidDel="003340C2" w:rsidRDefault="00ED0BA2">
      <w:pPr>
        <w:pStyle w:val="ADANB"/>
        <w:rPr>
          <w:del w:id="1646" w:author="3.0" w:date="2014-09-02T17:33:00Z"/>
        </w:rPr>
      </w:pPr>
      <w:del w:id="1647" w:author="3.0" w:date="2014-09-02T17:33:00Z">
        <w:r w:rsidRPr="003340C2" w:rsidDel="003340C2">
          <w:delText xml:space="preserve">  subtype NETWORK_ID_DIGIT_T is TYPES.UNSIGNED_BYTE_T range 0 .. 9;</w:delText>
        </w:r>
      </w:del>
    </w:p>
    <w:p w:rsidR="00ED0BA2" w:rsidRPr="003340C2" w:rsidDel="003340C2" w:rsidRDefault="00ED0BA2">
      <w:pPr>
        <w:pStyle w:val="ADANB"/>
        <w:rPr>
          <w:del w:id="1648" w:author="3.0" w:date="2014-09-02T17:33:00Z"/>
        </w:rPr>
      </w:pPr>
      <w:del w:id="1649" w:author="3.0" w:date="2014-09-02T17:33:00Z">
        <w:r w:rsidRPr="003340C2" w:rsidDel="003340C2">
          <w:delText xml:space="preserve">  type RADIO_NETWORK_ID_LENGTH_T is range 0 .. 6;</w:delText>
        </w:r>
      </w:del>
    </w:p>
    <w:p w:rsidR="00ED0BA2" w:rsidRPr="003340C2" w:rsidDel="003340C2" w:rsidRDefault="00ED0BA2">
      <w:pPr>
        <w:pStyle w:val="ADANB"/>
        <w:rPr>
          <w:del w:id="1650" w:author="3.0" w:date="2014-09-02T17:33:00Z"/>
        </w:rPr>
      </w:pPr>
      <w:del w:id="1651" w:author="3.0" w:date="2014-09-02T17:33:00Z">
        <w:r w:rsidRPr="003340C2" w:rsidDel="003340C2">
          <w:delText xml:space="preserve">  type RADIO_NETWORK_ID_MAP_T is array (RADIO_NETWORK_ID_LENGTH_T range &lt;&gt;) of NETWORK_ID_DIGIT_T; </w:delText>
        </w:r>
      </w:del>
    </w:p>
    <w:p w:rsidR="00ED0BA2" w:rsidRPr="003340C2" w:rsidDel="003340C2" w:rsidRDefault="00ED0BA2">
      <w:pPr>
        <w:pStyle w:val="ADANB"/>
        <w:rPr>
          <w:del w:id="1652" w:author="3.0" w:date="2014-09-02T17:33:00Z"/>
        </w:rPr>
      </w:pPr>
      <w:del w:id="1653" w:author="3.0" w:date="2014-09-02T17:33:00Z">
        <w:r w:rsidRPr="003340C2" w:rsidDel="003340C2">
          <w:delText xml:space="preserve">  type RADIO_NETWORK_ID_T (LENGTH : RADIO_NETWORK_ID_LENGTH_T := RADIO_NETWORK_ID_LENGTH_T'FIRST) is </w:delText>
        </w:r>
      </w:del>
    </w:p>
    <w:p w:rsidR="00ED0BA2" w:rsidRPr="003340C2" w:rsidDel="003340C2" w:rsidRDefault="00ED0BA2">
      <w:pPr>
        <w:pStyle w:val="ADANB"/>
        <w:rPr>
          <w:del w:id="1654" w:author="3.0" w:date="2014-09-02T17:33:00Z"/>
        </w:rPr>
      </w:pPr>
      <w:del w:id="1655" w:author="3.0" w:date="2014-09-02T17:33:00Z">
        <w:r w:rsidRPr="003340C2" w:rsidDel="003340C2">
          <w:delText xml:space="preserve">    record</w:delText>
        </w:r>
      </w:del>
    </w:p>
    <w:p w:rsidR="00ED0BA2" w:rsidRPr="003340C2" w:rsidDel="003340C2" w:rsidRDefault="00ED0BA2">
      <w:pPr>
        <w:pStyle w:val="ADANB"/>
        <w:rPr>
          <w:del w:id="1656" w:author="3.0" w:date="2014-09-02T17:33:00Z"/>
        </w:rPr>
      </w:pPr>
      <w:del w:id="1657" w:author="3.0" w:date="2014-09-02T17:33:00Z">
        <w:r w:rsidRPr="003340C2" w:rsidDel="003340C2">
          <w:delText xml:space="preserve">      ID : RADIO_NETWORK_ID_MAP_T (1 .. LENGTH);</w:delText>
        </w:r>
      </w:del>
    </w:p>
    <w:p w:rsidR="00ED0BA2" w:rsidRPr="003340C2" w:rsidDel="003340C2" w:rsidRDefault="00ED0BA2">
      <w:pPr>
        <w:pStyle w:val="ADANB"/>
        <w:rPr>
          <w:del w:id="1658" w:author="3.0" w:date="2014-09-02T17:33:00Z"/>
        </w:rPr>
      </w:pPr>
      <w:del w:id="1659" w:author="3.0" w:date="2014-09-02T17:33:00Z">
        <w:r w:rsidRPr="003340C2" w:rsidDel="003340C2">
          <w:delText xml:space="preserve">    end record;</w:delText>
        </w:r>
      </w:del>
    </w:p>
    <w:p w:rsidR="00ED0BA2" w:rsidRPr="003340C2" w:rsidDel="003340C2" w:rsidRDefault="00ED0BA2">
      <w:pPr>
        <w:pStyle w:val="ADANB"/>
        <w:rPr>
          <w:del w:id="1660" w:author="3.0" w:date="2014-09-02T17:33:00Z"/>
        </w:rPr>
      </w:pPr>
      <w:del w:id="1661" w:author="3.0" w:date="2014-09-02T17:33:00Z">
        <w:r w:rsidRPr="003340C2" w:rsidDel="003340C2">
          <w:delText xml:space="preserve">  UNKNOWN_RADIO_NETWORK_ID_C : constant RADIO_NETWORK_ID_T := (LENGTH =&gt; 0, ID =&gt; (others =&gt; 0));</w:delText>
        </w:r>
      </w:del>
    </w:p>
    <w:p w:rsidR="00ED0BA2" w:rsidRPr="003340C2" w:rsidDel="003340C2" w:rsidRDefault="00ED0BA2">
      <w:pPr>
        <w:pStyle w:val="ADANB"/>
        <w:rPr>
          <w:del w:id="1662" w:author="3.0" w:date="2014-09-02T17:33:00Z"/>
        </w:rPr>
      </w:pPr>
    </w:p>
    <w:p w:rsidR="00ED0BA2" w:rsidRPr="003340C2" w:rsidDel="003340C2" w:rsidRDefault="00ED0BA2">
      <w:pPr>
        <w:pStyle w:val="ADANB"/>
        <w:rPr>
          <w:del w:id="1663" w:author="3.0" w:date="2014-09-02T17:33:00Z"/>
        </w:rPr>
      </w:pPr>
      <w:del w:id="1664" w:author="3.0" w:date="2014-09-02T17:33:00Z">
        <w:r w:rsidRPr="003340C2" w:rsidDel="003340C2">
          <w:delText xml:space="preserve">  -- FAILED          : mobile out of order</w:delText>
        </w:r>
      </w:del>
    </w:p>
    <w:p w:rsidR="00ED0BA2" w:rsidRPr="003340C2" w:rsidDel="003340C2" w:rsidRDefault="00ED0BA2">
      <w:pPr>
        <w:pStyle w:val="ADANB"/>
        <w:rPr>
          <w:del w:id="1665" w:author="3.0" w:date="2014-09-02T17:33:00Z"/>
        </w:rPr>
      </w:pPr>
      <w:del w:id="1666" w:author="3.0" w:date="2014-09-02T17:33:00Z">
        <w:r w:rsidRPr="003340C2" w:rsidDel="003340C2">
          <w:delText xml:space="preserve">  -- NETWORK_REQUEST : mobile with a network-request in progress (NOT_REGISTERED)</w:delText>
        </w:r>
      </w:del>
    </w:p>
    <w:p w:rsidR="00ED0BA2" w:rsidRPr="003340C2" w:rsidDel="003340C2" w:rsidRDefault="00ED0BA2">
      <w:pPr>
        <w:pStyle w:val="ADANB"/>
        <w:rPr>
          <w:del w:id="1667" w:author="3.0" w:date="2014-09-02T17:33:00Z"/>
        </w:rPr>
      </w:pPr>
      <w:del w:id="1668" w:author="3.0" w:date="2014-09-02T17:33:00Z">
        <w:r w:rsidRPr="003340C2" w:rsidDel="003340C2">
          <w:delText xml:space="preserve">  -- NETWORK_CONFIRM : mobile has received a network-confirm and no communication is running (REGISTERED)</w:delText>
        </w:r>
      </w:del>
    </w:p>
    <w:p w:rsidR="00ED0BA2" w:rsidRPr="003340C2" w:rsidDel="003340C2" w:rsidRDefault="00ED0BA2">
      <w:pPr>
        <w:pStyle w:val="ADANB"/>
        <w:rPr>
          <w:del w:id="1669" w:author="3.0" w:date="2014-09-02T17:33:00Z"/>
        </w:rPr>
      </w:pPr>
      <w:del w:id="1670" w:author="3.0" w:date="2014-09-02T17:33:00Z">
        <w:r w:rsidRPr="003340C2" w:rsidDel="003340C2">
          <w:delText xml:space="preserve">  -- BUSY            : mobile with a communication running (IN COMMUNICATION)</w:delText>
        </w:r>
      </w:del>
    </w:p>
    <w:p w:rsidR="00ED0BA2" w:rsidRPr="003340C2" w:rsidDel="003340C2" w:rsidRDefault="00ED0BA2">
      <w:pPr>
        <w:pStyle w:val="ADANB"/>
        <w:rPr>
          <w:del w:id="1671" w:author="3.0" w:date="2014-09-02T17:33:00Z"/>
        </w:rPr>
      </w:pPr>
      <w:del w:id="1672" w:author="3.0" w:date="2014-09-02T17:33:00Z">
        <w:r w:rsidRPr="003340C2" w:rsidDel="003340C2">
          <w:delText xml:space="preserve">  type MOBILE_STATE_T is (FAILED, REGISTER_REQUEST, REGISTER_CONFIRM, BUSY);</w:delText>
        </w:r>
      </w:del>
    </w:p>
    <w:p w:rsidR="00ED0BA2" w:rsidRPr="003340C2" w:rsidDel="003340C2" w:rsidRDefault="00ED0BA2">
      <w:pPr>
        <w:pStyle w:val="ADANB"/>
        <w:rPr>
          <w:del w:id="1673" w:author="3.0" w:date="2014-09-02T17:33:00Z"/>
        </w:rPr>
      </w:pPr>
    </w:p>
    <w:p w:rsidR="00ED0BA2" w:rsidRPr="003340C2" w:rsidDel="003340C2" w:rsidRDefault="00ED0BA2">
      <w:pPr>
        <w:pStyle w:val="ADANB"/>
        <w:rPr>
          <w:del w:id="1674" w:author="3.0" w:date="2014-09-02T17:33:00Z"/>
        </w:rPr>
      </w:pPr>
      <w:del w:id="1675" w:author="3.0" w:date="2014-09-02T17:33:00Z">
        <w:r w:rsidRPr="003340C2" w:rsidDel="003340C2">
          <w:delText xml:space="preserve">  type MOBILE_CONTEXT_T is </w:delText>
        </w:r>
      </w:del>
    </w:p>
    <w:p w:rsidR="00ED0BA2" w:rsidRPr="003340C2" w:rsidDel="003340C2" w:rsidRDefault="00ED0BA2">
      <w:pPr>
        <w:pStyle w:val="ADANB"/>
        <w:rPr>
          <w:del w:id="1676" w:author="3.0" w:date="2014-09-02T17:33:00Z"/>
        </w:rPr>
      </w:pPr>
      <w:del w:id="1677" w:author="3.0" w:date="2014-09-02T17:33:00Z">
        <w:r w:rsidRPr="003340C2" w:rsidDel="003340C2">
          <w:delText xml:space="preserve">    record</w:delText>
        </w:r>
      </w:del>
    </w:p>
    <w:p w:rsidR="00ED0BA2" w:rsidRPr="003340C2" w:rsidDel="003340C2" w:rsidRDefault="00ED0BA2">
      <w:pPr>
        <w:pStyle w:val="ADANB"/>
        <w:rPr>
          <w:del w:id="1678" w:author="3.0" w:date="2014-09-02T17:33:00Z"/>
        </w:rPr>
      </w:pPr>
      <w:del w:id="1679" w:author="3.0" w:date="2014-09-02T17:33:00Z">
        <w:r w:rsidRPr="003340C2" w:rsidDel="003340C2">
          <w:delText xml:space="preserve">      STATE   : MOBILE_STATE_T;</w:delText>
        </w:r>
      </w:del>
    </w:p>
    <w:p w:rsidR="00ED0BA2" w:rsidRPr="003340C2" w:rsidDel="003340C2" w:rsidRDefault="00ED0BA2">
      <w:pPr>
        <w:pStyle w:val="ADANB"/>
        <w:rPr>
          <w:del w:id="1680" w:author="3.0" w:date="2014-09-02T17:33:00Z"/>
        </w:rPr>
      </w:pPr>
      <w:del w:id="1681" w:author="3.0" w:date="2014-09-02T17:33:00Z">
        <w:r w:rsidRPr="003340C2" w:rsidDel="003340C2">
          <w:delText xml:space="preserve">      NETWORK : RADIO_NETWORK_ID_T;</w:delText>
        </w:r>
      </w:del>
    </w:p>
    <w:p w:rsidR="00ED0BA2" w:rsidRPr="003340C2" w:rsidDel="003340C2" w:rsidRDefault="00ED0BA2">
      <w:pPr>
        <w:pStyle w:val="ADANB"/>
        <w:rPr>
          <w:del w:id="1682" w:author="3.0" w:date="2014-09-02T17:33:00Z"/>
        </w:rPr>
      </w:pPr>
      <w:del w:id="1683" w:author="3.0" w:date="2014-09-02T17:33:00Z">
        <w:r w:rsidRPr="003340C2" w:rsidDel="003340C2">
          <w:delText xml:space="preserve">    end record;</w:delText>
        </w:r>
      </w:del>
    </w:p>
    <w:p w:rsidR="00ED0BA2" w:rsidRPr="003340C2" w:rsidDel="003340C2" w:rsidRDefault="00ED0BA2">
      <w:pPr>
        <w:pStyle w:val="ADANB"/>
        <w:rPr>
          <w:del w:id="1684" w:author="3.0" w:date="2014-09-02T17:33:00Z"/>
        </w:rPr>
      </w:pPr>
      <w:del w:id="1685" w:author="3.0" w:date="2014-09-02T17:33:00Z">
        <w:r w:rsidRPr="003340C2" w:rsidDel="003340C2">
          <w:delText xml:space="preserve">  type MOBILE_T is (MOBILE_1, MOBILE_2);</w:delText>
        </w:r>
      </w:del>
    </w:p>
    <w:p w:rsidR="00ED0BA2" w:rsidRPr="003340C2" w:rsidDel="003340C2" w:rsidRDefault="00ED0BA2">
      <w:pPr>
        <w:pStyle w:val="ADANB"/>
        <w:rPr>
          <w:del w:id="1686" w:author="3.0" w:date="2014-09-02T17:33:00Z"/>
        </w:rPr>
      </w:pPr>
      <w:del w:id="1687" w:author="3.0" w:date="2014-09-02T17:33:00Z">
        <w:r w:rsidRPr="003340C2" w:rsidDel="003340C2">
          <w:delText xml:space="preserve">  type MOBILE_TABLE_T is array (MOBILE_T) of MOBILE_CONTEXT_T;</w:delText>
        </w:r>
      </w:del>
    </w:p>
    <w:p w:rsidR="00ED0BA2" w:rsidRPr="003340C2" w:rsidDel="003340C2" w:rsidRDefault="00ED0BA2">
      <w:pPr>
        <w:pStyle w:val="ADANB"/>
        <w:rPr>
          <w:del w:id="1688" w:author="3.0" w:date="2014-09-02T17:33:00Z"/>
        </w:rPr>
      </w:pPr>
    </w:p>
    <w:p w:rsidR="00ED0BA2" w:rsidRPr="003340C2" w:rsidDel="003340C2" w:rsidRDefault="00ED0BA2">
      <w:pPr>
        <w:pStyle w:val="ADANB"/>
        <w:rPr>
          <w:del w:id="1689" w:author="3.0" w:date="2014-09-02T17:33:00Z"/>
        </w:rPr>
      </w:pPr>
    </w:p>
    <w:p w:rsidR="00ED0BA2" w:rsidRPr="003340C2" w:rsidDel="003340C2" w:rsidRDefault="00ED0BA2">
      <w:pPr>
        <w:pStyle w:val="ADANB"/>
        <w:rPr>
          <w:del w:id="1690" w:author="3.0" w:date="2014-09-02T17:33:00Z"/>
        </w:rPr>
      </w:pPr>
      <w:del w:id="1691" w:author="3.0" w:date="2014-09-02T17:33:00Z">
        <w:r w:rsidRPr="003340C2" w:rsidDel="003340C2">
          <w:delText xml:space="preserve">  -- ETCS_ID type ( European Train Control System IDentification ).</w:delText>
        </w:r>
      </w:del>
    </w:p>
    <w:p w:rsidR="00ED0BA2" w:rsidRPr="003340C2" w:rsidDel="003340C2" w:rsidRDefault="00ED0BA2">
      <w:pPr>
        <w:pStyle w:val="ADANB"/>
        <w:rPr>
          <w:del w:id="1692" w:author="3.0" w:date="2014-09-02T17:33:00Z"/>
        </w:rPr>
      </w:pPr>
      <w:del w:id="1693" w:author="3.0" w:date="2014-09-02T17:33:00Z">
        <w:r w:rsidRPr="003340C2" w:rsidDel="003340C2">
          <w:delText xml:space="preserve">  type L_ETCS_ID_T is  range 1 .. 3;</w:delText>
        </w:r>
      </w:del>
    </w:p>
    <w:p w:rsidR="00ED0BA2" w:rsidRPr="003340C2" w:rsidDel="003340C2" w:rsidRDefault="00ED0BA2">
      <w:pPr>
        <w:pStyle w:val="ADANB"/>
        <w:rPr>
          <w:del w:id="1694" w:author="3.0" w:date="2014-09-02T17:33:00Z"/>
        </w:rPr>
      </w:pPr>
      <w:del w:id="1695" w:author="3.0" w:date="2014-09-02T17:33:00Z">
        <w:r w:rsidRPr="003340C2" w:rsidDel="003340C2">
          <w:delText xml:space="preserve">  type ETCS_ID_T is array (L_ETCS_ID_T) of TYPES.UNSIGNED_BYTE_T;</w:delText>
        </w:r>
      </w:del>
    </w:p>
    <w:p w:rsidR="00ED0BA2" w:rsidRPr="003340C2" w:rsidDel="003340C2" w:rsidRDefault="00ED0BA2">
      <w:pPr>
        <w:pStyle w:val="ADANB"/>
        <w:rPr>
          <w:del w:id="1696" w:author="3.0" w:date="2014-09-02T17:33:00Z"/>
        </w:rPr>
      </w:pPr>
      <w:del w:id="1697" w:author="3.0" w:date="2014-09-02T17:33:00Z">
        <w:r w:rsidRPr="003340C2" w:rsidDel="003340C2">
          <w:delText xml:space="preserve">  UNKNOWN_ETCS_ID_C : constant ETCS_ID_T := (others =&gt; TYPES.UNSIGNED_BYTE_T'LAST);</w:delText>
        </w:r>
      </w:del>
    </w:p>
    <w:p w:rsidR="00ED0BA2" w:rsidRPr="003340C2" w:rsidDel="003340C2" w:rsidRDefault="00ED0BA2">
      <w:pPr>
        <w:pStyle w:val="ADANB"/>
        <w:rPr>
          <w:del w:id="1698" w:author="3.0" w:date="2014-09-02T17:33:00Z"/>
        </w:rPr>
      </w:pPr>
    </w:p>
    <w:p w:rsidR="00ED0BA2" w:rsidRPr="003340C2" w:rsidDel="003340C2" w:rsidRDefault="00ED0BA2">
      <w:pPr>
        <w:pStyle w:val="ADANB"/>
        <w:rPr>
          <w:del w:id="1699" w:author="3.0" w:date="2014-09-02T17:33:00Z"/>
        </w:rPr>
      </w:pPr>
    </w:p>
    <w:p w:rsidR="00ED0BA2" w:rsidRPr="003340C2" w:rsidDel="003340C2" w:rsidRDefault="00ED0BA2">
      <w:pPr>
        <w:pStyle w:val="ADANB"/>
        <w:rPr>
          <w:del w:id="1700" w:author="3.0" w:date="2014-09-02T17:33:00Z"/>
        </w:rPr>
      </w:pPr>
      <w:del w:id="1701" w:author="3.0" w:date="2014-09-02T17:33:00Z">
        <w:r w:rsidRPr="003340C2" w:rsidDel="003340C2">
          <w:delText xml:space="preserve">  -- NIDRADIO types is used for radio subscriber number</w:delText>
        </w:r>
      </w:del>
    </w:p>
    <w:p w:rsidR="00ED0BA2" w:rsidRPr="003340C2" w:rsidDel="003340C2" w:rsidRDefault="00ED0BA2">
      <w:pPr>
        <w:pStyle w:val="ADANB"/>
        <w:rPr>
          <w:del w:id="1702" w:author="3.0" w:date="2014-09-02T17:33:00Z"/>
        </w:rPr>
      </w:pPr>
      <w:del w:id="1703" w:author="3.0" w:date="2014-09-02T17:33:00Z">
        <w:r w:rsidRPr="003340C2" w:rsidDel="003340C2">
          <w:delText xml:space="preserve">  type RADIO_DIGIT_T is  range 0 .. 9;</w:delText>
        </w:r>
      </w:del>
    </w:p>
    <w:p w:rsidR="00ED0BA2" w:rsidRPr="003340C2" w:rsidDel="003340C2" w:rsidRDefault="00ED0BA2">
      <w:pPr>
        <w:pStyle w:val="ADANB"/>
        <w:rPr>
          <w:del w:id="1704" w:author="3.0" w:date="2014-09-02T17:33:00Z"/>
        </w:rPr>
      </w:pPr>
      <w:del w:id="1705" w:author="3.0" w:date="2014-09-02T17:33:00Z">
        <w:r w:rsidRPr="003340C2" w:rsidDel="003340C2">
          <w:delText xml:space="preserve">  for RADIO_DIGIT_T'SIZE use 4 * TYPES.BITS;</w:delText>
        </w:r>
      </w:del>
    </w:p>
    <w:p w:rsidR="00ED0BA2" w:rsidRPr="003340C2" w:rsidDel="003340C2" w:rsidRDefault="00ED0BA2">
      <w:pPr>
        <w:pStyle w:val="ADANB"/>
        <w:rPr>
          <w:del w:id="1706" w:author="3.0" w:date="2014-09-02T17:33:00Z"/>
        </w:rPr>
      </w:pPr>
      <w:del w:id="1707" w:author="3.0" w:date="2014-09-02T17:33:00Z">
        <w:r w:rsidRPr="003340C2" w:rsidDel="003340C2">
          <w:delText xml:space="preserve">  type NIDRADIO_LENGTH_T is  range 0 .. 16; -- Length of the phone number.</w:delText>
        </w:r>
      </w:del>
    </w:p>
    <w:p w:rsidR="00ED0BA2" w:rsidRPr="003340C2" w:rsidDel="003340C2" w:rsidRDefault="00ED0BA2">
      <w:pPr>
        <w:pStyle w:val="ADANB"/>
        <w:rPr>
          <w:del w:id="1708" w:author="3.0" w:date="2014-09-02T17:33:00Z"/>
        </w:rPr>
      </w:pPr>
      <w:del w:id="1709" w:author="3.0" w:date="2014-09-02T17:33:00Z">
        <w:r w:rsidRPr="003340C2" w:rsidDel="003340C2">
          <w:delText xml:space="preserve">  type NIDRADIO_MAP_T is array (NIDRADIO_LENGTH_T range &lt;&gt;) of RADIO_DIGIT_T; -- Phone Number.</w:delText>
        </w:r>
      </w:del>
    </w:p>
    <w:p w:rsidR="00ED0BA2" w:rsidRPr="003340C2" w:rsidDel="003340C2" w:rsidRDefault="00ED0BA2">
      <w:pPr>
        <w:pStyle w:val="ADANB"/>
        <w:rPr>
          <w:del w:id="1710" w:author="3.0" w:date="2014-09-02T17:33:00Z"/>
        </w:rPr>
      </w:pPr>
      <w:del w:id="1711" w:author="3.0" w:date="2014-09-02T17:33:00Z">
        <w:r w:rsidRPr="003340C2" w:rsidDel="003340C2">
          <w:delText xml:space="preserve">  type NIDRADIO_T (LENGTH : NIDRADIO_LENGTH_T := NIDRADIO_LENGTH_T'FIRST) is</w:delText>
        </w:r>
      </w:del>
    </w:p>
    <w:p w:rsidR="00ED0BA2" w:rsidRPr="003340C2" w:rsidDel="003340C2" w:rsidRDefault="00ED0BA2">
      <w:pPr>
        <w:pStyle w:val="ADANB"/>
        <w:rPr>
          <w:del w:id="1712" w:author="3.0" w:date="2014-09-02T17:33:00Z"/>
        </w:rPr>
      </w:pPr>
      <w:del w:id="1713" w:author="3.0" w:date="2014-09-02T17:33:00Z">
        <w:r w:rsidRPr="003340C2" w:rsidDel="003340C2">
          <w:delText xml:space="preserve">    record</w:delText>
        </w:r>
      </w:del>
    </w:p>
    <w:p w:rsidR="00ED0BA2" w:rsidRPr="003340C2" w:rsidDel="003340C2" w:rsidRDefault="00ED0BA2">
      <w:pPr>
        <w:pStyle w:val="ADANB"/>
        <w:rPr>
          <w:del w:id="1714" w:author="3.0" w:date="2014-09-02T17:33:00Z"/>
        </w:rPr>
      </w:pPr>
      <w:del w:id="1715" w:author="3.0" w:date="2014-09-02T17:33:00Z">
        <w:r w:rsidRPr="003340C2" w:rsidDel="003340C2">
          <w:delText xml:space="preserve">      LIST : NIDRADIO_MAP_T (1 .. LENGTH) := (others =&gt; 0);</w:delText>
        </w:r>
      </w:del>
    </w:p>
    <w:p w:rsidR="00ED0BA2" w:rsidRPr="003340C2" w:rsidDel="003340C2" w:rsidRDefault="00ED0BA2">
      <w:pPr>
        <w:pStyle w:val="ADANB"/>
        <w:rPr>
          <w:del w:id="1716" w:author="3.0" w:date="2014-09-02T17:33:00Z"/>
        </w:rPr>
      </w:pPr>
      <w:del w:id="1717" w:author="3.0" w:date="2014-09-02T17:33:00Z">
        <w:r w:rsidRPr="003340C2" w:rsidDel="003340C2">
          <w:delText xml:space="preserve">    end record;</w:delText>
        </w:r>
      </w:del>
    </w:p>
    <w:p w:rsidR="00ED0BA2" w:rsidRPr="003340C2" w:rsidDel="003340C2" w:rsidRDefault="00ED0BA2">
      <w:pPr>
        <w:pStyle w:val="ADANB"/>
        <w:rPr>
          <w:del w:id="1718" w:author="3.0" w:date="2014-09-02T17:33:00Z"/>
        </w:rPr>
      </w:pPr>
      <w:del w:id="1719" w:author="3.0" w:date="2014-09-02T17:33:00Z">
        <w:r w:rsidRPr="003340C2" w:rsidDel="003340C2">
          <w:delText xml:space="preserve">  UNKNOWN_NIDRADIO_C : constant NIDRADIO_T := (LENGTH =&gt; 0, LIST =&gt; (others =&gt; 0));</w:delText>
        </w:r>
      </w:del>
    </w:p>
    <w:p w:rsidR="00ED0BA2" w:rsidRPr="003340C2" w:rsidDel="003340C2" w:rsidRDefault="00ED0BA2">
      <w:pPr>
        <w:pStyle w:val="ADANB"/>
        <w:rPr>
          <w:del w:id="1720" w:author="3.0" w:date="2014-09-02T17:33:00Z"/>
        </w:rPr>
      </w:pPr>
    </w:p>
    <w:p w:rsidR="00ED0BA2" w:rsidRPr="003340C2" w:rsidDel="003340C2" w:rsidRDefault="00ED0BA2">
      <w:pPr>
        <w:pStyle w:val="ADANB"/>
        <w:rPr>
          <w:del w:id="1721" w:author="3.0" w:date="2014-09-02T17:33:00Z"/>
        </w:rPr>
      </w:pPr>
    </w:p>
    <w:p w:rsidR="00ED0BA2" w:rsidRPr="003340C2" w:rsidDel="003340C2" w:rsidRDefault="00ED0BA2">
      <w:pPr>
        <w:pStyle w:val="ADANB"/>
        <w:rPr>
          <w:del w:id="1722" w:author="3.0" w:date="2014-09-02T17:33:00Z"/>
        </w:rPr>
      </w:pPr>
      <w:del w:id="1723" w:author="3.0" w:date="2014-09-02T17:33:00Z">
        <w:r w:rsidRPr="003340C2" w:rsidDel="003340C2">
          <w:delText xml:space="preserve">  -- CONNECTION_CONFIRMATION : to send at every connection or reconnection</w:delText>
        </w:r>
      </w:del>
    </w:p>
    <w:p w:rsidR="00ED0BA2" w:rsidRPr="003340C2" w:rsidDel="003340C2" w:rsidRDefault="00ED0BA2">
      <w:pPr>
        <w:pStyle w:val="ADANB"/>
        <w:rPr>
          <w:del w:id="1724" w:author="3.0" w:date="2014-09-02T17:33:00Z"/>
        </w:rPr>
      </w:pPr>
      <w:del w:id="1725" w:author="3.0" w:date="2014-09-02T17:33:00Z">
        <w:r w:rsidRPr="003340C2" w:rsidDel="003340C2">
          <w:delText xml:space="preserve">  -- CONNECTION_LOST         : to send when the connection is lost </w:delText>
        </w:r>
      </w:del>
    </w:p>
    <w:p w:rsidR="00ED0BA2" w:rsidRPr="003340C2" w:rsidDel="003340C2" w:rsidRDefault="00ED0BA2">
      <w:pPr>
        <w:pStyle w:val="ADANB"/>
        <w:rPr>
          <w:del w:id="1726" w:author="3.0" w:date="2014-09-02T17:33:00Z"/>
        </w:rPr>
      </w:pPr>
      <w:del w:id="1727" w:author="3.0" w:date="2014-09-02T17:33:00Z">
        <w:r w:rsidRPr="003340C2" w:rsidDel="003340C2">
          <w:delText xml:space="preserve">                               (if it was previously established)</w:delText>
        </w:r>
      </w:del>
    </w:p>
    <w:p w:rsidR="00ED0BA2" w:rsidRPr="003340C2" w:rsidDel="003340C2" w:rsidRDefault="00ED0BA2">
      <w:pPr>
        <w:pStyle w:val="ADANB"/>
        <w:rPr>
          <w:del w:id="1728" w:author="3.0" w:date="2014-09-02T17:33:00Z"/>
        </w:rPr>
      </w:pPr>
      <w:del w:id="1729" w:author="3.0" w:date="2014-09-02T17:33:00Z">
        <w:r w:rsidRPr="003340C2" w:rsidDel="003340C2">
          <w:delText xml:space="preserve">  -- CONNECTION_FAILURE      : to send when it has not been possible to (re)establish the connection </w:delText>
        </w:r>
      </w:del>
    </w:p>
    <w:p w:rsidR="00ED0BA2" w:rsidRPr="003340C2" w:rsidDel="003340C2" w:rsidRDefault="00ED0BA2">
      <w:pPr>
        <w:pStyle w:val="ADANB"/>
        <w:rPr>
          <w:del w:id="1730" w:author="3.0" w:date="2014-09-02T17:33:00Z"/>
        </w:rPr>
      </w:pPr>
      <w:del w:id="1731" w:author="3.0" w:date="2014-09-02T17:33:00Z">
        <w:r w:rsidRPr="003340C2" w:rsidDel="003340C2">
          <w:delText xml:space="preserve">                               after 3 attempts (if re-connection retries is not infinite)</w:delText>
        </w:r>
      </w:del>
    </w:p>
    <w:p w:rsidR="00ED0BA2" w:rsidRPr="003340C2" w:rsidDel="003340C2" w:rsidRDefault="00ED0BA2">
      <w:pPr>
        <w:pStyle w:val="ADANB"/>
        <w:rPr>
          <w:del w:id="1732" w:author="3.0" w:date="2014-09-02T17:33:00Z"/>
        </w:rPr>
      </w:pPr>
      <w:del w:id="1733" w:author="3.0" w:date="2014-09-02T17:33:00Z">
        <w:r w:rsidRPr="003340C2" w:rsidDel="003340C2">
          <w:delText xml:space="preserve">  -- CONNECTION_NOT_RE_ESTABLISHED : to send when it has not been possible to  re-establish the </w:delText>
        </w:r>
      </w:del>
    </w:p>
    <w:p w:rsidR="00ED0BA2" w:rsidRPr="003340C2" w:rsidDel="003340C2" w:rsidRDefault="00ED0BA2">
      <w:pPr>
        <w:pStyle w:val="ADANB"/>
        <w:rPr>
          <w:del w:id="1734" w:author="3.0" w:date="2014-09-02T17:33:00Z"/>
        </w:rPr>
      </w:pPr>
      <w:del w:id="1735" w:author="3.0" w:date="2014-09-02T17:33:00Z">
        <w:r w:rsidRPr="003340C2" w:rsidDel="003340C2">
          <w:delText xml:space="preserve">                                     connection after 3 attempts </w:delText>
        </w:r>
      </w:del>
    </w:p>
    <w:p w:rsidR="00ED0BA2" w:rsidRPr="003340C2" w:rsidDel="003340C2" w:rsidRDefault="00ED0BA2">
      <w:pPr>
        <w:pStyle w:val="ADANB"/>
        <w:rPr>
          <w:del w:id="1736" w:author="3.0" w:date="2014-09-02T17:33:00Z"/>
        </w:rPr>
      </w:pPr>
      <w:del w:id="1737" w:author="3.0" w:date="2014-09-02T17:33:00Z">
        <w:r w:rsidRPr="003340C2" w:rsidDel="003340C2">
          <w:delText xml:space="preserve">                                     (if re-connection retries is infinite)</w:delText>
        </w:r>
      </w:del>
    </w:p>
    <w:p w:rsidR="00ED0BA2" w:rsidRPr="003340C2" w:rsidDel="003340C2" w:rsidRDefault="00ED0BA2">
      <w:pPr>
        <w:pStyle w:val="ADANB"/>
        <w:rPr>
          <w:del w:id="1738" w:author="3.0" w:date="2014-09-02T17:33:00Z"/>
        </w:rPr>
      </w:pPr>
      <w:del w:id="1739" w:author="3.0" w:date="2014-09-02T17:33:00Z">
        <w:r w:rsidRPr="003340C2" w:rsidDel="003340C2">
          <w:delText xml:space="preserve">  -- DATA : euroradio data message from trackside</w:delText>
        </w:r>
      </w:del>
    </w:p>
    <w:p w:rsidR="00ED0BA2" w:rsidRPr="003340C2" w:rsidDel="003340C2" w:rsidRDefault="00ED0BA2">
      <w:pPr>
        <w:pStyle w:val="ADANB"/>
        <w:rPr>
          <w:del w:id="1740" w:author="3.0" w:date="2014-09-02T17:33:00Z"/>
        </w:rPr>
      </w:pPr>
      <w:del w:id="1741" w:author="3.0" w:date="2014-09-02T17:33:00Z">
        <w:r w:rsidRPr="003340C2" w:rsidDel="003340C2">
          <w:delText xml:space="preserve">  type RTM_IN_MESSAGE_KIND_T is (CONNECTION_CONFIRMATION, </w:delText>
        </w:r>
      </w:del>
    </w:p>
    <w:p w:rsidR="00ED0BA2" w:rsidRPr="003340C2" w:rsidDel="003340C2" w:rsidRDefault="00ED0BA2">
      <w:pPr>
        <w:pStyle w:val="ADANB"/>
        <w:rPr>
          <w:del w:id="1742" w:author="3.0" w:date="2014-09-02T17:33:00Z"/>
        </w:rPr>
      </w:pPr>
      <w:del w:id="1743" w:author="3.0" w:date="2014-09-02T17:33:00Z">
        <w:r w:rsidRPr="003340C2" w:rsidDel="003340C2">
          <w:delText xml:space="preserve">                                 CONNECTION_LOST, </w:delText>
        </w:r>
      </w:del>
    </w:p>
    <w:p w:rsidR="00ED0BA2" w:rsidRPr="003340C2" w:rsidDel="003340C2" w:rsidRDefault="00ED0BA2">
      <w:pPr>
        <w:pStyle w:val="ADANB"/>
        <w:rPr>
          <w:del w:id="1744" w:author="3.0" w:date="2014-09-02T17:33:00Z"/>
        </w:rPr>
      </w:pPr>
      <w:del w:id="1745" w:author="3.0" w:date="2014-09-02T17:33:00Z">
        <w:r w:rsidRPr="003340C2" w:rsidDel="003340C2">
          <w:delText xml:space="preserve">                                 CONNECTION_FAILURE, </w:delText>
        </w:r>
      </w:del>
    </w:p>
    <w:p w:rsidR="00ED0BA2" w:rsidRPr="003340C2" w:rsidDel="003340C2" w:rsidRDefault="00ED0BA2">
      <w:pPr>
        <w:pStyle w:val="ADANB"/>
        <w:rPr>
          <w:del w:id="1746" w:author="3.0" w:date="2014-09-02T17:33:00Z"/>
        </w:rPr>
      </w:pPr>
      <w:del w:id="1747" w:author="3.0" w:date="2014-09-02T17:33:00Z">
        <w:r w:rsidRPr="003340C2" w:rsidDel="003340C2">
          <w:delText xml:space="preserve">                                 CONNECTION_NOT_RE_ESTABLISHED, </w:delText>
        </w:r>
      </w:del>
    </w:p>
    <w:p w:rsidR="00ED0BA2" w:rsidRPr="003340C2" w:rsidDel="003340C2" w:rsidRDefault="00ED0BA2">
      <w:pPr>
        <w:pStyle w:val="ADANB"/>
        <w:rPr>
          <w:del w:id="1748" w:author="3.0" w:date="2014-09-02T17:33:00Z"/>
        </w:rPr>
      </w:pPr>
      <w:del w:id="1749" w:author="3.0" w:date="2014-09-02T17:33:00Z">
        <w:r w:rsidRPr="003340C2" w:rsidDel="003340C2">
          <w:delText xml:space="preserve">                                 DATA);</w:delText>
        </w:r>
      </w:del>
    </w:p>
    <w:p w:rsidR="00ED0BA2" w:rsidRPr="003340C2" w:rsidDel="003340C2" w:rsidRDefault="00ED0BA2">
      <w:pPr>
        <w:pStyle w:val="ADANB"/>
        <w:rPr>
          <w:del w:id="1750" w:author="3.0" w:date="2014-09-02T17:33:00Z"/>
        </w:rPr>
      </w:pPr>
    </w:p>
    <w:p w:rsidR="00ED0BA2" w:rsidRPr="003340C2" w:rsidDel="003340C2" w:rsidRDefault="00ED0BA2">
      <w:pPr>
        <w:pStyle w:val="ADANB"/>
        <w:rPr>
          <w:del w:id="1751" w:author="3.0" w:date="2014-09-02T17:33:00Z"/>
        </w:rPr>
      </w:pPr>
      <w:del w:id="1752" w:author="3.0" w:date="2014-09-02T17:33:00Z">
        <w:r w:rsidRPr="003340C2" w:rsidDel="003340C2">
          <w:delText xml:space="preserve">  -- NETWORK_REQUEST             : order to register the mobiles to a network</w:delText>
        </w:r>
      </w:del>
    </w:p>
    <w:p w:rsidR="00ED0BA2" w:rsidRPr="003340C2" w:rsidDel="003340C2" w:rsidRDefault="00ED0BA2">
      <w:pPr>
        <w:pStyle w:val="ADANB"/>
        <w:rPr>
          <w:del w:id="1753" w:author="3.0" w:date="2014-09-02T17:33:00Z"/>
        </w:rPr>
      </w:pPr>
      <w:del w:id="1754" w:author="3.0" w:date="2014-09-02T17:33:00Z">
        <w:r w:rsidRPr="003340C2" w:rsidDel="003340C2">
          <w:delText xml:space="preserve">  -- CONNECTION_REQUEST          : order to connect </w:delText>
        </w:r>
      </w:del>
    </w:p>
    <w:p w:rsidR="00ED0BA2" w:rsidRPr="003340C2" w:rsidDel="003340C2" w:rsidRDefault="00ED0BA2">
      <w:pPr>
        <w:pStyle w:val="ADANB"/>
        <w:rPr>
          <w:del w:id="1755" w:author="3.0" w:date="2014-09-02T17:33:00Z"/>
        </w:rPr>
      </w:pPr>
      <w:del w:id="1756" w:author="3.0" w:date="2014-09-02T17:33:00Z">
        <w:r w:rsidRPr="003340C2" w:rsidDel="003340C2">
          <w:delText xml:space="preserve">  -- DISCONNECTION_REQUEST       : order to disconnect </w:delText>
        </w:r>
      </w:del>
    </w:p>
    <w:p w:rsidR="00ED0BA2" w:rsidRPr="003340C2" w:rsidDel="003340C2" w:rsidRDefault="00ED0BA2">
      <w:pPr>
        <w:pStyle w:val="ADANB"/>
        <w:rPr>
          <w:del w:id="1757" w:author="3.0" w:date="2014-09-02T17:33:00Z"/>
        </w:rPr>
      </w:pPr>
      <w:del w:id="1758" w:author="3.0" w:date="2014-09-02T17:33:00Z">
        <w:r w:rsidRPr="003340C2" w:rsidDel="003340C2">
          <w:delText xml:space="preserve">  -- RESET_CONNECTION            : order to disconnect and then reconnect </w:delText>
        </w:r>
      </w:del>
    </w:p>
    <w:p w:rsidR="00ED0BA2" w:rsidRPr="003340C2" w:rsidDel="003340C2" w:rsidRDefault="00ED0BA2">
      <w:pPr>
        <w:pStyle w:val="ADANB"/>
        <w:rPr>
          <w:del w:id="1759" w:author="3.0" w:date="2014-09-02T17:33:00Z"/>
        </w:rPr>
      </w:pPr>
      <w:del w:id="1760" w:author="3.0" w:date="2014-09-02T17:33:00Z">
        <w:r w:rsidRPr="003340C2" w:rsidDel="003340C2">
          <w:delText xml:space="preserve">  -- INFINITE_CONNECTION_RETRIES : order to try to reconnect infinitely after a connection loss </w:delText>
        </w:r>
      </w:del>
    </w:p>
    <w:p w:rsidR="00ED0BA2" w:rsidRPr="003340C2" w:rsidDel="003340C2" w:rsidRDefault="00ED0BA2">
      <w:pPr>
        <w:pStyle w:val="ADANB"/>
        <w:rPr>
          <w:del w:id="1761" w:author="3.0" w:date="2014-09-02T17:33:00Z"/>
        </w:rPr>
      </w:pPr>
      <w:del w:id="1762" w:author="3.0" w:date="2014-09-02T17:33:00Z">
        <w:r w:rsidRPr="003340C2" w:rsidDel="003340C2">
          <w:delText xml:space="preserve">                                   or a reset connection</w:delText>
        </w:r>
      </w:del>
    </w:p>
    <w:p w:rsidR="00ED0BA2" w:rsidRPr="003340C2" w:rsidDel="003340C2" w:rsidRDefault="00ED0BA2">
      <w:pPr>
        <w:pStyle w:val="ADANB"/>
        <w:rPr>
          <w:del w:id="1763" w:author="3.0" w:date="2014-09-02T17:33:00Z"/>
        </w:rPr>
      </w:pPr>
      <w:del w:id="1764" w:author="3.0" w:date="2014-09-02T17:33:00Z">
        <w:r w:rsidRPr="003340C2" w:rsidDel="003340C2">
          <w:delText xml:space="preserve">  -- DATA                        : euroradio data message from trainborn</w:delText>
        </w:r>
      </w:del>
    </w:p>
    <w:p w:rsidR="00ED0BA2" w:rsidRPr="003340C2" w:rsidDel="003340C2" w:rsidRDefault="00ED0BA2">
      <w:pPr>
        <w:pStyle w:val="ADANB"/>
        <w:rPr>
          <w:del w:id="1765" w:author="3.0" w:date="2014-09-02T17:33:00Z"/>
        </w:rPr>
      </w:pPr>
      <w:del w:id="1766" w:author="3.0" w:date="2014-09-02T17:33:00Z">
        <w:r w:rsidRPr="003340C2" w:rsidDel="003340C2">
          <w:delText xml:space="preserve">  type RTM_OUT_MESSAGE_KIND_T is (NETWORK_REQUEST, </w:delText>
        </w:r>
      </w:del>
    </w:p>
    <w:p w:rsidR="00ED0BA2" w:rsidRPr="003340C2" w:rsidDel="003340C2" w:rsidRDefault="00ED0BA2">
      <w:pPr>
        <w:pStyle w:val="ADANB"/>
        <w:rPr>
          <w:del w:id="1767" w:author="3.0" w:date="2014-09-02T17:33:00Z"/>
        </w:rPr>
      </w:pPr>
      <w:del w:id="1768" w:author="3.0" w:date="2014-09-02T17:33:00Z">
        <w:r w:rsidRPr="003340C2" w:rsidDel="003340C2">
          <w:delText xml:space="preserve">                                  CONNECTION_REQUEST, </w:delText>
        </w:r>
      </w:del>
    </w:p>
    <w:p w:rsidR="00ED0BA2" w:rsidRPr="003340C2" w:rsidDel="003340C2" w:rsidRDefault="00ED0BA2">
      <w:pPr>
        <w:pStyle w:val="ADANB"/>
        <w:rPr>
          <w:del w:id="1769" w:author="3.0" w:date="2014-09-02T17:33:00Z"/>
        </w:rPr>
      </w:pPr>
      <w:del w:id="1770" w:author="3.0" w:date="2014-09-02T17:33:00Z">
        <w:r w:rsidRPr="003340C2" w:rsidDel="003340C2">
          <w:delText xml:space="preserve">                                  DISCONNECTION_REQUEST, </w:delText>
        </w:r>
      </w:del>
    </w:p>
    <w:p w:rsidR="00ED0BA2" w:rsidRPr="003340C2" w:rsidDel="003340C2" w:rsidRDefault="00ED0BA2">
      <w:pPr>
        <w:pStyle w:val="ADANB"/>
        <w:rPr>
          <w:del w:id="1771" w:author="3.0" w:date="2014-09-02T17:33:00Z"/>
        </w:rPr>
      </w:pPr>
      <w:del w:id="1772" w:author="3.0" w:date="2014-09-02T17:33:00Z">
        <w:r w:rsidRPr="003340C2" w:rsidDel="003340C2">
          <w:delText xml:space="preserve">                                  RESET_CONNECTION, </w:delText>
        </w:r>
      </w:del>
    </w:p>
    <w:p w:rsidR="00ED0BA2" w:rsidRPr="003340C2" w:rsidDel="003340C2" w:rsidRDefault="00ED0BA2">
      <w:pPr>
        <w:pStyle w:val="ADANB"/>
        <w:rPr>
          <w:del w:id="1773" w:author="3.0" w:date="2014-09-02T17:33:00Z"/>
        </w:rPr>
      </w:pPr>
      <w:del w:id="1774" w:author="3.0" w:date="2014-09-02T17:33:00Z">
        <w:r w:rsidRPr="003340C2" w:rsidDel="003340C2">
          <w:delText xml:space="preserve">                                  INFINITE_CONNECTION_RETRIES, DATA);</w:delText>
        </w:r>
      </w:del>
    </w:p>
    <w:p w:rsidR="00ED0BA2" w:rsidRPr="003340C2" w:rsidDel="003340C2" w:rsidRDefault="00ED0BA2">
      <w:pPr>
        <w:pStyle w:val="ADANB"/>
        <w:rPr>
          <w:del w:id="1775" w:author="3.0" w:date="2014-09-02T17:33:00Z"/>
        </w:rPr>
      </w:pPr>
    </w:p>
    <w:p w:rsidR="00ED0BA2" w:rsidRPr="003340C2" w:rsidDel="003340C2" w:rsidRDefault="00ED0BA2">
      <w:pPr>
        <w:pStyle w:val="ADANB"/>
        <w:rPr>
          <w:del w:id="1776" w:author="3.0" w:date="2014-09-02T17:33:00Z"/>
        </w:rPr>
      </w:pPr>
    </w:p>
    <w:p w:rsidR="00ED0BA2" w:rsidRPr="003340C2" w:rsidDel="003340C2" w:rsidRDefault="00ED0BA2">
      <w:pPr>
        <w:pStyle w:val="ADANB"/>
        <w:rPr>
          <w:del w:id="1777" w:author="3.0" w:date="2014-09-02T17:33:00Z"/>
        </w:rPr>
      </w:pPr>
      <w:del w:id="1778" w:author="3.0" w:date="2014-09-02T17:33:00Z">
        <w:r w:rsidRPr="003340C2" w:rsidDel="003340C2">
          <w:delText xml:space="preserve">  -- Origin of a connection failure =&gt;</w:delText>
        </w:r>
      </w:del>
    </w:p>
    <w:p w:rsidR="00ED0BA2" w:rsidRPr="003340C2" w:rsidDel="003340C2" w:rsidRDefault="00ED0BA2">
      <w:pPr>
        <w:pStyle w:val="ADANB"/>
        <w:rPr>
          <w:del w:id="1779" w:author="3.0" w:date="2014-09-02T17:33:00Z"/>
        </w:rPr>
      </w:pPr>
      <w:del w:id="1780" w:author="3.0" w:date="2014-09-02T17:33:00Z">
        <w:r w:rsidRPr="003340C2" w:rsidDel="003340C2">
          <w:delText xml:space="preserve">  -- AUTHENTIFICATION_FAILURE : the anomaly is due to a KMAC problem</w:delText>
        </w:r>
      </w:del>
    </w:p>
    <w:p w:rsidR="00ED0BA2" w:rsidRPr="003340C2" w:rsidDel="003340C2" w:rsidRDefault="00ED0BA2">
      <w:pPr>
        <w:pStyle w:val="ADANB"/>
        <w:rPr>
          <w:del w:id="1781" w:author="3.0" w:date="2014-09-02T17:33:00Z"/>
        </w:rPr>
      </w:pPr>
      <w:del w:id="1782" w:author="3.0" w:date="2014-09-02T17:33:00Z">
        <w:r w:rsidRPr="003340C2" w:rsidDel="003340C2">
          <w:delText xml:space="preserve">  -- TRACK                    : the anomaly is due to the track side. </w:delText>
        </w:r>
      </w:del>
    </w:p>
    <w:p w:rsidR="00ED0BA2" w:rsidRPr="003340C2" w:rsidDel="003340C2" w:rsidRDefault="00ED0BA2">
      <w:pPr>
        <w:pStyle w:val="ADANB"/>
        <w:rPr>
          <w:del w:id="1783" w:author="3.0" w:date="2014-09-02T17:33:00Z"/>
        </w:rPr>
      </w:pPr>
      <w:del w:id="1784" w:author="3.0" w:date="2014-09-02T17:33:00Z">
        <w:r w:rsidRPr="003340C2" w:rsidDel="003340C2">
          <w:delText xml:space="preserve">  -- BOARD                    : the anomaly is due to the board side.</w:delText>
        </w:r>
      </w:del>
    </w:p>
    <w:p w:rsidR="00ED0BA2" w:rsidRPr="003340C2" w:rsidDel="003340C2" w:rsidRDefault="00ED0BA2">
      <w:pPr>
        <w:pStyle w:val="ADANB"/>
        <w:rPr>
          <w:del w:id="1785" w:author="3.0" w:date="2014-09-02T17:33:00Z"/>
        </w:rPr>
      </w:pPr>
      <w:del w:id="1786" w:author="3.0" w:date="2014-09-02T17:33:00Z">
        <w:r w:rsidRPr="003340C2" w:rsidDel="003340C2">
          <w:delText xml:space="preserve">  -- UNDEFINED                : impossible to define the anomaly origin.</w:delText>
        </w:r>
      </w:del>
    </w:p>
    <w:p w:rsidR="00ED0BA2" w:rsidRPr="003340C2" w:rsidDel="003340C2" w:rsidRDefault="00ED0BA2">
      <w:pPr>
        <w:pStyle w:val="ADANB"/>
        <w:rPr>
          <w:del w:id="1787" w:author="3.0" w:date="2014-09-02T17:33:00Z"/>
        </w:rPr>
      </w:pPr>
      <w:del w:id="1788" w:author="3.0" w:date="2014-09-02T17:33:00Z">
        <w:r w:rsidRPr="003340C2" w:rsidDel="003340C2">
          <w:delText xml:space="preserve">  -- UNKNOWN                  : no reason/subreadon corresponding to a known anomaly.</w:delText>
        </w:r>
      </w:del>
    </w:p>
    <w:p w:rsidR="00ED0BA2" w:rsidRPr="003340C2" w:rsidDel="003340C2" w:rsidRDefault="00ED0BA2">
      <w:pPr>
        <w:pStyle w:val="ADANB"/>
        <w:rPr>
          <w:del w:id="1789" w:author="3.0" w:date="2014-09-02T17:33:00Z"/>
        </w:rPr>
      </w:pPr>
      <w:del w:id="1790" w:author="3.0" w:date="2014-09-02T17:33:00Z">
        <w:r w:rsidRPr="003340C2" w:rsidDel="003340C2">
          <w:delText xml:space="preserve">  type ORIGIN_T is (AUTHENTIFICATION_FAILURE,</w:delText>
        </w:r>
      </w:del>
    </w:p>
    <w:p w:rsidR="00ED0BA2" w:rsidRPr="003340C2" w:rsidDel="003340C2" w:rsidRDefault="00ED0BA2">
      <w:pPr>
        <w:pStyle w:val="ADANB"/>
        <w:rPr>
          <w:del w:id="1791" w:author="3.0" w:date="2014-09-02T17:33:00Z"/>
        </w:rPr>
      </w:pPr>
      <w:del w:id="1792" w:author="3.0" w:date="2014-09-02T17:33:00Z">
        <w:r w:rsidRPr="003340C2" w:rsidDel="003340C2">
          <w:delText xml:space="preserve">                    TRACK, </w:delText>
        </w:r>
      </w:del>
    </w:p>
    <w:p w:rsidR="00ED0BA2" w:rsidRPr="003340C2" w:rsidDel="003340C2" w:rsidRDefault="00ED0BA2">
      <w:pPr>
        <w:pStyle w:val="ADANB"/>
        <w:rPr>
          <w:del w:id="1793" w:author="3.0" w:date="2014-09-02T17:33:00Z"/>
        </w:rPr>
      </w:pPr>
      <w:del w:id="1794" w:author="3.0" w:date="2014-09-02T17:33:00Z">
        <w:r w:rsidRPr="003340C2" w:rsidDel="003340C2">
          <w:delText xml:space="preserve">                    BOARD, </w:delText>
        </w:r>
      </w:del>
    </w:p>
    <w:p w:rsidR="00ED0BA2" w:rsidRPr="003340C2" w:rsidDel="003340C2" w:rsidRDefault="00ED0BA2">
      <w:pPr>
        <w:pStyle w:val="ADANB"/>
        <w:rPr>
          <w:del w:id="1795" w:author="3.0" w:date="2014-09-02T17:33:00Z"/>
        </w:rPr>
      </w:pPr>
      <w:del w:id="1796" w:author="3.0" w:date="2014-09-02T17:33:00Z">
        <w:r w:rsidRPr="003340C2" w:rsidDel="003340C2">
          <w:delText xml:space="preserve">                    UNDEFINED, </w:delText>
        </w:r>
      </w:del>
    </w:p>
    <w:p w:rsidR="00ED0BA2" w:rsidRPr="003340C2" w:rsidDel="003340C2" w:rsidRDefault="00ED0BA2">
      <w:pPr>
        <w:pStyle w:val="ADANB"/>
        <w:rPr>
          <w:del w:id="1797" w:author="3.0" w:date="2014-09-02T17:33:00Z"/>
        </w:rPr>
      </w:pPr>
      <w:del w:id="1798" w:author="3.0" w:date="2014-09-02T17:33:00Z">
        <w:r w:rsidRPr="003340C2" w:rsidDel="003340C2">
          <w:delText xml:space="preserve">                    UNKNOWN);</w:delText>
        </w:r>
      </w:del>
    </w:p>
    <w:p w:rsidR="00ED0BA2" w:rsidRPr="003340C2" w:rsidDel="003340C2" w:rsidRDefault="00ED0BA2">
      <w:pPr>
        <w:pStyle w:val="ADANB"/>
        <w:rPr>
          <w:del w:id="1799" w:author="3.0" w:date="2014-09-02T17:33:00Z"/>
        </w:rPr>
      </w:pPr>
    </w:p>
    <w:p w:rsidR="00ED0BA2" w:rsidRPr="003340C2" w:rsidDel="003340C2" w:rsidRDefault="00ED0BA2">
      <w:pPr>
        <w:pStyle w:val="ADANB"/>
        <w:rPr>
          <w:del w:id="1800" w:author="3.0" w:date="2014-09-02T17:33:00Z"/>
        </w:rPr>
      </w:pPr>
    </w:p>
    <w:p w:rsidR="00ED0BA2" w:rsidRPr="003340C2" w:rsidDel="003340C2" w:rsidRDefault="00ED0BA2">
      <w:pPr>
        <w:pStyle w:val="ADANB"/>
        <w:rPr>
          <w:del w:id="1801" w:author="3.0" w:date="2014-09-02T17:33:00Z"/>
        </w:rPr>
      </w:pPr>
      <w:del w:id="1802" w:author="3.0" w:date="2014-09-02T17:33:00Z">
        <w:r w:rsidRPr="003340C2" w:rsidDel="003340C2">
          <w:delText xml:space="preserve">  type RTM_IN_MESSAGE_T (KIND : RTM_IN_MESSAGE_KIND_T := RTM_IN_MESSAGE_KIND_T'FIRST) is</w:delText>
        </w:r>
      </w:del>
    </w:p>
    <w:p w:rsidR="00ED0BA2" w:rsidRPr="003340C2" w:rsidDel="003340C2" w:rsidRDefault="00ED0BA2">
      <w:pPr>
        <w:pStyle w:val="ADANB"/>
        <w:rPr>
          <w:del w:id="1803" w:author="3.0" w:date="2014-09-02T17:33:00Z"/>
          <w:lang w:val="fr-BE"/>
        </w:rPr>
      </w:pPr>
      <w:del w:id="1804" w:author="3.0" w:date="2014-09-02T17:33:00Z">
        <w:r w:rsidRPr="003340C2" w:rsidDel="003340C2">
          <w:delText xml:space="preserve">    </w:delText>
        </w:r>
        <w:r w:rsidRPr="003340C2" w:rsidDel="003340C2">
          <w:rPr>
            <w:lang w:val="fr-BE"/>
          </w:rPr>
          <w:delText>record</w:delText>
        </w:r>
      </w:del>
    </w:p>
    <w:p w:rsidR="00ED0BA2" w:rsidRPr="003340C2" w:rsidDel="003340C2" w:rsidRDefault="00ED0BA2">
      <w:pPr>
        <w:pStyle w:val="ADANB"/>
        <w:rPr>
          <w:del w:id="1805" w:author="3.0" w:date="2014-09-02T17:33:00Z"/>
          <w:lang w:val="fr-FR"/>
        </w:rPr>
      </w:pPr>
      <w:del w:id="1806" w:author="3.0" w:date="2014-09-02T17:33:00Z">
        <w:r w:rsidRPr="003340C2" w:rsidDel="003340C2">
          <w:rPr>
            <w:lang w:val="fr-BE"/>
          </w:rPr>
          <w:delText xml:space="preserve">      </w:delText>
        </w:r>
        <w:r w:rsidRPr="003340C2" w:rsidDel="003340C2">
          <w:rPr>
            <w:lang w:val="fr-FR"/>
          </w:rPr>
          <w:delText>RADIO_DEVICE : ETCS_ID_T;</w:delText>
        </w:r>
      </w:del>
    </w:p>
    <w:p w:rsidR="00ED0BA2" w:rsidRPr="003340C2" w:rsidDel="003340C2" w:rsidRDefault="00ED0BA2">
      <w:pPr>
        <w:pStyle w:val="ADANB"/>
        <w:rPr>
          <w:del w:id="1807" w:author="3.0" w:date="2014-09-02T17:33:00Z"/>
        </w:rPr>
      </w:pPr>
      <w:del w:id="1808" w:author="3.0" w:date="2014-09-02T17:33:00Z">
        <w:r w:rsidRPr="003340C2" w:rsidDel="003340C2">
          <w:rPr>
            <w:lang w:val="fr-FR"/>
          </w:rPr>
          <w:delText xml:space="preserve">      </w:delText>
        </w:r>
        <w:r w:rsidRPr="003340C2" w:rsidDel="003340C2">
          <w:delText>case KIND is</w:delText>
        </w:r>
      </w:del>
    </w:p>
    <w:p w:rsidR="00ED0BA2" w:rsidRPr="003340C2" w:rsidDel="003340C2" w:rsidRDefault="00ED0BA2">
      <w:pPr>
        <w:pStyle w:val="ADANB"/>
        <w:rPr>
          <w:del w:id="1809" w:author="3.0" w:date="2014-09-02T17:33:00Z"/>
        </w:rPr>
      </w:pPr>
      <w:del w:id="1810" w:author="3.0" w:date="2014-09-02T17:33:00Z">
        <w:r w:rsidRPr="003340C2" w:rsidDel="003340C2">
          <w:delText xml:space="preserve">        when CONNECTION_CONFIRMATION </w:delText>
        </w:r>
      </w:del>
    </w:p>
    <w:p w:rsidR="00ED0BA2" w:rsidRPr="003340C2" w:rsidDel="003340C2" w:rsidRDefault="00ED0BA2">
      <w:pPr>
        <w:pStyle w:val="ADANB"/>
        <w:rPr>
          <w:del w:id="1811" w:author="3.0" w:date="2014-09-02T17:33:00Z"/>
        </w:rPr>
      </w:pPr>
      <w:del w:id="1812" w:author="3.0" w:date="2014-09-02T17:33:00Z">
        <w:r w:rsidRPr="003340C2" w:rsidDel="003340C2">
          <w:delText xml:space="preserve">           | CONNECTION_LOST =&gt;</w:delText>
        </w:r>
      </w:del>
    </w:p>
    <w:p w:rsidR="00ED0BA2" w:rsidRPr="003340C2" w:rsidDel="003340C2" w:rsidRDefault="00ED0BA2">
      <w:pPr>
        <w:pStyle w:val="ADANB"/>
        <w:rPr>
          <w:del w:id="1813" w:author="3.0" w:date="2014-09-02T17:33:00Z"/>
        </w:rPr>
      </w:pPr>
      <w:del w:id="1814" w:author="3.0" w:date="2014-09-02T17:33:00Z">
        <w:r w:rsidRPr="003340C2" w:rsidDel="003340C2">
          <w:delText xml:space="preserve">          null;</w:delText>
        </w:r>
      </w:del>
    </w:p>
    <w:p w:rsidR="00ED0BA2" w:rsidRPr="003340C2" w:rsidDel="003340C2" w:rsidRDefault="00ED0BA2">
      <w:pPr>
        <w:pStyle w:val="ADANB"/>
        <w:rPr>
          <w:del w:id="1815" w:author="3.0" w:date="2014-09-02T17:33:00Z"/>
        </w:rPr>
      </w:pPr>
    </w:p>
    <w:p w:rsidR="00ED0BA2" w:rsidRPr="003340C2" w:rsidDel="003340C2" w:rsidRDefault="00ED0BA2">
      <w:pPr>
        <w:pStyle w:val="ADANB"/>
        <w:rPr>
          <w:del w:id="1816" w:author="3.0" w:date="2014-09-02T17:33:00Z"/>
        </w:rPr>
      </w:pPr>
      <w:del w:id="1817" w:author="3.0" w:date="2014-09-02T17:33:00Z">
        <w:r w:rsidRPr="003340C2" w:rsidDel="003340C2">
          <w:delText xml:space="preserve">        when CONNECTION_FAILURE </w:delText>
        </w:r>
      </w:del>
    </w:p>
    <w:p w:rsidR="00ED0BA2" w:rsidRPr="003340C2" w:rsidDel="003340C2" w:rsidRDefault="00ED0BA2">
      <w:pPr>
        <w:pStyle w:val="ADANB"/>
        <w:rPr>
          <w:del w:id="1818" w:author="3.0" w:date="2014-09-02T17:33:00Z"/>
        </w:rPr>
      </w:pPr>
      <w:del w:id="1819" w:author="3.0" w:date="2014-09-02T17:33:00Z">
        <w:r w:rsidRPr="003340C2" w:rsidDel="003340C2">
          <w:delText xml:space="preserve">           | CONNECTION_NOT_RE_ESTABLISHED =&gt;</w:delText>
        </w:r>
      </w:del>
    </w:p>
    <w:p w:rsidR="00ED0BA2" w:rsidRPr="003340C2" w:rsidDel="003340C2" w:rsidRDefault="00ED0BA2">
      <w:pPr>
        <w:pStyle w:val="ADANB"/>
        <w:rPr>
          <w:del w:id="1820" w:author="3.0" w:date="2014-09-02T17:33:00Z"/>
        </w:rPr>
      </w:pPr>
      <w:del w:id="1821" w:author="3.0" w:date="2014-09-02T17:33:00Z">
        <w:r w:rsidRPr="003340C2" w:rsidDel="003340C2">
          <w:delText xml:space="preserve">          ORIGIN : ORIGIN_T;</w:delText>
        </w:r>
      </w:del>
    </w:p>
    <w:p w:rsidR="00ED0BA2" w:rsidRPr="003340C2" w:rsidDel="003340C2" w:rsidRDefault="00ED0BA2">
      <w:pPr>
        <w:pStyle w:val="ADANB"/>
        <w:rPr>
          <w:del w:id="1822" w:author="3.0" w:date="2014-09-02T17:33:00Z"/>
        </w:rPr>
      </w:pPr>
    </w:p>
    <w:p w:rsidR="00ED0BA2" w:rsidRPr="003340C2" w:rsidDel="003340C2" w:rsidRDefault="00ED0BA2">
      <w:pPr>
        <w:pStyle w:val="ADANB"/>
        <w:rPr>
          <w:del w:id="1823" w:author="3.0" w:date="2014-09-02T17:33:00Z"/>
        </w:rPr>
      </w:pPr>
      <w:del w:id="1824" w:author="3.0" w:date="2014-09-02T17:33:00Z">
        <w:r w:rsidRPr="003340C2" w:rsidDel="003340C2">
          <w:delText xml:space="preserve">        when DATA =&gt;</w:delText>
        </w:r>
      </w:del>
    </w:p>
    <w:p w:rsidR="00ED0BA2" w:rsidRPr="003340C2" w:rsidDel="003340C2" w:rsidRDefault="00ED0BA2">
      <w:pPr>
        <w:pStyle w:val="ADANB"/>
        <w:rPr>
          <w:del w:id="1825" w:author="3.0" w:date="2014-09-02T17:33:00Z"/>
        </w:rPr>
      </w:pPr>
      <w:del w:id="1826" w:author="3.0" w:date="2014-09-02T17:33:00Z">
        <w:r w:rsidRPr="003340C2" w:rsidDel="003340C2">
          <w:delText xml:space="preserve">          DATA : INTERFACE_LANGUAGE_TYPES.RTM_MESSAGE_T;</w:delText>
        </w:r>
      </w:del>
    </w:p>
    <w:p w:rsidR="00ED0BA2" w:rsidRPr="003340C2" w:rsidDel="003340C2" w:rsidRDefault="00ED0BA2">
      <w:pPr>
        <w:pStyle w:val="ADANB"/>
        <w:rPr>
          <w:del w:id="1827" w:author="3.0" w:date="2014-09-02T17:33:00Z"/>
        </w:rPr>
      </w:pPr>
    </w:p>
    <w:p w:rsidR="00ED0BA2" w:rsidRPr="003340C2" w:rsidDel="003340C2" w:rsidRDefault="00ED0BA2">
      <w:pPr>
        <w:pStyle w:val="ADANB"/>
        <w:rPr>
          <w:del w:id="1828" w:author="3.0" w:date="2014-09-02T17:33:00Z"/>
        </w:rPr>
      </w:pPr>
      <w:del w:id="1829" w:author="3.0" w:date="2014-09-02T17:33:00Z">
        <w:r w:rsidRPr="003340C2" w:rsidDel="003340C2">
          <w:delText xml:space="preserve">      end case;</w:delText>
        </w:r>
      </w:del>
    </w:p>
    <w:p w:rsidR="00ED0BA2" w:rsidRPr="003340C2" w:rsidDel="003340C2" w:rsidRDefault="00ED0BA2">
      <w:pPr>
        <w:pStyle w:val="ADANB"/>
        <w:rPr>
          <w:del w:id="1830" w:author="3.0" w:date="2014-09-02T17:33:00Z"/>
        </w:rPr>
      </w:pPr>
      <w:del w:id="1831" w:author="3.0" w:date="2014-09-02T17:33:00Z">
        <w:r w:rsidRPr="003340C2" w:rsidDel="003340C2">
          <w:delText xml:space="preserve">    end record;</w:delText>
        </w:r>
      </w:del>
    </w:p>
    <w:p w:rsidR="00ED0BA2" w:rsidRPr="003340C2" w:rsidDel="003340C2" w:rsidRDefault="00ED0BA2">
      <w:pPr>
        <w:pStyle w:val="ADANB"/>
        <w:rPr>
          <w:del w:id="1832" w:author="3.0" w:date="2014-09-02T17:33:00Z"/>
        </w:rPr>
      </w:pPr>
    </w:p>
    <w:p w:rsidR="00ED0BA2" w:rsidRPr="003340C2" w:rsidDel="003340C2" w:rsidRDefault="00ED0BA2">
      <w:pPr>
        <w:pStyle w:val="ADANB"/>
        <w:rPr>
          <w:del w:id="1833" w:author="3.0" w:date="2014-09-02T17:33:00Z"/>
        </w:rPr>
      </w:pPr>
    </w:p>
    <w:p w:rsidR="00ED0BA2" w:rsidRPr="003340C2" w:rsidDel="003340C2" w:rsidRDefault="00ED0BA2">
      <w:pPr>
        <w:pStyle w:val="ADANB"/>
        <w:rPr>
          <w:del w:id="1834" w:author="3.0" w:date="2014-09-02T17:33:00Z"/>
        </w:rPr>
      </w:pPr>
      <w:del w:id="1835" w:author="3.0" w:date="2014-09-02T17:33:00Z">
        <w:r w:rsidRPr="003340C2" w:rsidDel="003340C2">
          <w:delText xml:space="preserve">  type RTM_IN_EMERGENCY_MESSAGE_T is</w:delText>
        </w:r>
      </w:del>
    </w:p>
    <w:p w:rsidR="00ED0BA2" w:rsidRPr="003340C2" w:rsidDel="003340C2" w:rsidRDefault="00ED0BA2">
      <w:pPr>
        <w:pStyle w:val="ADANB"/>
        <w:rPr>
          <w:del w:id="1836" w:author="3.0" w:date="2014-09-02T17:33:00Z"/>
          <w:lang w:val="fr-FR"/>
        </w:rPr>
      </w:pPr>
      <w:del w:id="1837" w:author="3.0" w:date="2014-09-02T17:33:00Z">
        <w:r w:rsidRPr="003340C2" w:rsidDel="003340C2">
          <w:delText xml:space="preserve">    </w:delText>
        </w:r>
        <w:r w:rsidRPr="003340C2" w:rsidDel="003340C2">
          <w:rPr>
            <w:lang w:val="fr-FR"/>
          </w:rPr>
          <w:delText>record</w:delText>
        </w:r>
      </w:del>
    </w:p>
    <w:p w:rsidR="00ED0BA2" w:rsidRPr="003340C2" w:rsidDel="003340C2" w:rsidRDefault="00ED0BA2">
      <w:pPr>
        <w:pStyle w:val="ADANB"/>
        <w:rPr>
          <w:del w:id="1838" w:author="3.0" w:date="2014-09-02T17:33:00Z"/>
          <w:lang w:val="fr-FR"/>
        </w:rPr>
      </w:pPr>
      <w:del w:id="1839" w:author="3.0" w:date="2014-09-02T17:33:00Z">
        <w:r w:rsidRPr="003340C2" w:rsidDel="003340C2">
          <w:rPr>
            <w:lang w:val="fr-FR"/>
          </w:rPr>
          <w:delText xml:space="preserve">      RADIO_DEVICE : ETCS_ID_T;</w:delText>
        </w:r>
      </w:del>
    </w:p>
    <w:p w:rsidR="00ED0BA2" w:rsidRPr="003340C2" w:rsidDel="003340C2" w:rsidRDefault="00ED0BA2">
      <w:pPr>
        <w:pStyle w:val="ADANB"/>
        <w:rPr>
          <w:del w:id="1840" w:author="3.0" w:date="2014-09-02T17:33:00Z"/>
        </w:rPr>
      </w:pPr>
      <w:del w:id="1841" w:author="3.0" w:date="2014-09-02T17:33:00Z">
        <w:r w:rsidRPr="003340C2" w:rsidDel="003340C2">
          <w:rPr>
            <w:lang w:val="fr-FR"/>
          </w:rPr>
          <w:delText xml:space="preserve">      </w:delText>
        </w:r>
        <w:r w:rsidRPr="003340C2" w:rsidDel="003340C2">
          <w:delText>DATA         : INTERFACE_LANGUAGE_TYPES.RTM_EMERGENCY_MESSAGE_T;</w:delText>
        </w:r>
      </w:del>
    </w:p>
    <w:p w:rsidR="00ED0BA2" w:rsidRPr="003340C2" w:rsidDel="003340C2" w:rsidRDefault="00ED0BA2">
      <w:pPr>
        <w:pStyle w:val="ADANB"/>
        <w:rPr>
          <w:del w:id="1842" w:author="3.0" w:date="2014-09-02T17:33:00Z"/>
        </w:rPr>
      </w:pPr>
      <w:del w:id="1843" w:author="3.0" w:date="2014-09-02T17:33:00Z">
        <w:r w:rsidRPr="003340C2" w:rsidDel="003340C2">
          <w:delText xml:space="preserve">    end record;</w:delText>
        </w:r>
      </w:del>
    </w:p>
    <w:p w:rsidR="00ED0BA2" w:rsidRPr="003340C2" w:rsidDel="003340C2" w:rsidRDefault="00ED0BA2">
      <w:pPr>
        <w:pStyle w:val="ADANB"/>
        <w:rPr>
          <w:del w:id="1844" w:author="3.0" w:date="2014-09-02T17:33:00Z"/>
        </w:rPr>
      </w:pPr>
    </w:p>
    <w:p w:rsidR="00ED0BA2" w:rsidRPr="003340C2" w:rsidDel="003340C2" w:rsidRDefault="00ED0BA2">
      <w:pPr>
        <w:pStyle w:val="ADANB"/>
        <w:rPr>
          <w:del w:id="1845" w:author="3.0" w:date="2014-09-02T17:33:00Z"/>
        </w:rPr>
      </w:pPr>
    </w:p>
    <w:p w:rsidR="00ED0BA2" w:rsidRPr="003340C2" w:rsidDel="003340C2" w:rsidRDefault="00ED0BA2">
      <w:pPr>
        <w:pStyle w:val="ADANB"/>
        <w:rPr>
          <w:del w:id="1846" w:author="3.0" w:date="2014-09-02T17:33:00Z"/>
        </w:rPr>
      </w:pPr>
      <w:del w:id="1847" w:author="3.0" w:date="2014-09-02T17:33:00Z">
        <w:r w:rsidRPr="003340C2" w:rsidDel="003340C2">
          <w:delText xml:space="preserve">  type RTM_OUT_MESSAGE_T (KIND : RTM_OUT_MESSAGE_KIND_T := RTM_OUT_MESSAGE_KIND_T'FIRST) is</w:delText>
        </w:r>
      </w:del>
    </w:p>
    <w:p w:rsidR="00ED0BA2" w:rsidRPr="003340C2" w:rsidDel="003340C2" w:rsidRDefault="00ED0BA2">
      <w:pPr>
        <w:pStyle w:val="ADANB"/>
        <w:rPr>
          <w:del w:id="1848" w:author="3.0" w:date="2014-09-02T17:33:00Z"/>
          <w:lang w:val="fr-FR"/>
        </w:rPr>
      </w:pPr>
      <w:del w:id="1849" w:author="3.0" w:date="2014-09-02T17:33:00Z">
        <w:r w:rsidRPr="003340C2" w:rsidDel="003340C2">
          <w:delText xml:space="preserve">    </w:delText>
        </w:r>
        <w:r w:rsidRPr="003340C2" w:rsidDel="003340C2">
          <w:rPr>
            <w:lang w:val="fr-FR"/>
          </w:rPr>
          <w:delText>record</w:delText>
        </w:r>
      </w:del>
    </w:p>
    <w:p w:rsidR="00ED0BA2" w:rsidRPr="003340C2" w:rsidDel="003340C2" w:rsidRDefault="00ED0BA2">
      <w:pPr>
        <w:pStyle w:val="ADANB"/>
        <w:rPr>
          <w:del w:id="1850" w:author="3.0" w:date="2014-09-02T17:33:00Z"/>
          <w:lang w:val="fr-FR"/>
        </w:rPr>
      </w:pPr>
      <w:del w:id="1851" w:author="3.0" w:date="2014-09-02T17:33:00Z">
        <w:r w:rsidRPr="003340C2" w:rsidDel="003340C2">
          <w:rPr>
            <w:lang w:val="fr-FR"/>
          </w:rPr>
          <w:delText xml:space="preserve">      RADIO_DEVICE : ETCS_ID_T;</w:delText>
        </w:r>
      </w:del>
    </w:p>
    <w:p w:rsidR="00ED0BA2" w:rsidRPr="003340C2" w:rsidDel="003340C2" w:rsidRDefault="00ED0BA2">
      <w:pPr>
        <w:pStyle w:val="ADANB"/>
        <w:rPr>
          <w:del w:id="1852" w:author="3.0" w:date="2014-09-02T17:33:00Z"/>
        </w:rPr>
      </w:pPr>
      <w:del w:id="1853" w:author="3.0" w:date="2014-09-02T17:33:00Z">
        <w:r w:rsidRPr="003340C2" w:rsidDel="003340C2">
          <w:rPr>
            <w:lang w:val="fr-FR"/>
          </w:rPr>
          <w:delText xml:space="preserve">      </w:delText>
        </w:r>
        <w:r w:rsidRPr="003340C2" w:rsidDel="003340C2">
          <w:delText>case KIND is</w:delText>
        </w:r>
      </w:del>
    </w:p>
    <w:p w:rsidR="00ED0BA2" w:rsidRPr="003340C2" w:rsidDel="003340C2" w:rsidRDefault="00ED0BA2">
      <w:pPr>
        <w:pStyle w:val="ADANB"/>
        <w:rPr>
          <w:del w:id="1854" w:author="3.0" w:date="2014-09-02T17:33:00Z"/>
        </w:rPr>
      </w:pPr>
      <w:del w:id="1855" w:author="3.0" w:date="2014-09-02T17:33:00Z">
        <w:r w:rsidRPr="003340C2" w:rsidDel="003340C2">
          <w:delText xml:space="preserve">        when NETWORK_REQUEST =&gt; </w:delText>
        </w:r>
      </w:del>
    </w:p>
    <w:p w:rsidR="00ED0BA2" w:rsidRPr="003340C2" w:rsidDel="003340C2" w:rsidRDefault="00ED0BA2">
      <w:pPr>
        <w:pStyle w:val="ADANB"/>
        <w:rPr>
          <w:del w:id="1856" w:author="3.0" w:date="2014-09-02T17:33:00Z"/>
        </w:rPr>
      </w:pPr>
      <w:del w:id="1857" w:author="3.0" w:date="2014-09-02T17:33:00Z">
        <w:r w:rsidRPr="003340C2" w:rsidDel="003340C2">
          <w:delText xml:space="preserve">          NETWORK_ID : RADIO_NETWORK_ID_T;</w:delText>
        </w:r>
      </w:del>
    </w:p>
    <w:p w:rsidR="00ED0BA2" w:rsidRPr="003340C2" w:rsidDel="003340C2" w:rsidRDefault="00ED0BA2">
      <w:pPr>
        <w:pStyle w:val="ADANB"/>
        <w:rPr>
          <w:del w:id="1858" w:author="3.0" w:date="2014-09-02T17:33:00Z"/>
        </w:rPr>
      </w:pPr>
    </w:p>
    <w:p w:rsidR="00ED0BA2" w:rsidRPr="003340C2" w:rsidDel="003340C2" w:rsidRDefault="00ED0BA2">
      <w:pPr>
        <w:pStyle w:val="ADANB"/>
        <w:rPr>
          <w:del w:id="1859" w:author="3.0" w:date="2014-09-02T17:33:00Z"/>
        </w:rPr>
      </w:pPr>
      <w:del w:id="1860" w:author="3.0" w:date="2014-09-02T17:33:00Z">
        <w:r w:rsidRPr="003340C2" w:rsidDel="003340C2">
          <w:delText xml:space="preserve">        when CONNECTION_REQUEST =&gt;</w:delText>
        </w:r>
      </w:del>
    </w:p>
    <w:p w:rsidR="00ED0BA2" w:rsidRPr="003340C2" w:rsidDel="003340C2" w:rsidRDefault="00ED0BA2">
      <w:pPr>
        <w:pStyle w:val="ADANB"/>
        <w:rPr>
          <w:del w:id="1861" w:author="3.0" w:date="2014-09-02T17:33:00Z"/>
        </w:rPr>
      </w:pPr>
      <w:del w:id="1862" w:author="3.0" w:date="2014-09-02T17:33:00Z">
        <w:r w:rsidRPr="003340C2" w:rsidDel="003340C2">
          <w:delText xml:space="preserve">          RADIO_NUMBER : NIDRADIO_T;</w:delText>
        </w:r>
      </w:del>
    </w:p>
    <w:p w:rsidR="00ED0BA2" w:rsidRPr="003340C2" w:rsidDel="003340C2" w:rsidRDefault="00ED0BA2">
      <w:pPr>
        <w:pStyle w:val="ADANB"/>
        <w:rPr>
          <w:del w:id="1863" w:author="3.0" w:date="2014-09-02T17:33:00Z"/>
        </w:rPr>
      </w:pPr>
    </w:p>
    <w:p w:rsidR="00ED0BA2" w:rsidRPr="003340C2" w:rsidDel="003340C2" w:rsidRDefault="00ED0BA2">
      <w:pPr>
        <w:pStyle w:val="ADANB"/>
        <w:rPr>
          <w:del w:id="1864" w:author="3.0" w:date="2014-09-02T17:33:00Z"/>
        </w:rPr>
      </w:pPr>
      <w:del w:id="1865" w:author="3.0" w:date="2014-09-02T17:33:00Z">
        <w:r w:rsidRPr="003340C2" w:rsidDel="003340C2">
          <w:delText xml:space="preserve">        when DISCONNECTION_REQUEST =&gt;</w:delText>
        </w:r>
      </w:del>
    </w:p>
    <w:p w:rsidR="00ED0BA2" w:rsidRPr="003340C2" w:rsidDel="003340C2" w:rsidRDefault="00ED0BA2">
      <w:pPr>
        <w:pStyle w:val="ADANB"/>
        <w:rPr>
          <w:del w:id="1866" w:author="3.0" w:date="2014-09-02T17:33:00Z"/>
        </w:rPr>
      </w:pPr>
      <w:del w:id="1867" w:author="3.0" w:date="2014-09-02T17:33:00Z">
        <w:r w:rsidRPr="003340C2" w:rsidDel="003340C2">
          <w:delText xml:space="preserve">          null;</w:delText>
        </w:r>
      </w:del>
    </w:p>
    <w:p w:rsidR="00ED0BA2" w:rsidRPr="003340C2" w:rsidDel="003340C2" w:rsidRDefault="00ED0BA2">
      <w:pPr>
        <w:pStyle w:val="ADANB"/>
        <w:rPr>
          <w:del w:id="1868" w:author="3.0" w:date="2014-09-02T17:33:00Z"/>
        </w:rPr>
      </w:pPr>
    </w:p>
    <w:p w:rsidR="00ED0BA2" w:rsidRPr="003340C2" w:rsidDel="003340C2" w:rsidRDefault="00ED0BA2">
      <w:pPr>
        <w:pStyle w:val="ADANB"/>
        <w:rPr>
          <w:del w:id="1869" w:author="3.0" w:date="2014-09-02T17:33:00Z"/>
        </w:rPr>
      </w:pPr>
      <w:del w:id="1870" w:author="3.0" w:date="2014-09-02T17:33:00Z">
        <w:r w:rsidRPr="003340C2" w:rsidDel="003340C2">
          <w:delText xml:space="preserve">        when RESET_CONNECTION =&gt;</w:delText>
        </w:r>
      </w:del>
    </w:p>
    <w:p w:rsidR="00ED0BA2" w:rsidRPr="003340C2" w:rsidDel="003340C2" w:rsidRDefault="00ED0BA2">
      <w:pPr>
        <w:pStyle w:val="ADANB"/>
        <w:rPr>
          <w:del w:id="1871" w:author="3.0" w:date="2014-09-02T17:33:00Z"/>
        </w:rPr>
      </w:pPr>
      <w:del w:id="1872" w:author="3.0" w:date="2014-09-02T17:33:00Z">
        <w:r w:rsidRPr="003340C2" w:rsidDel="003340C2">
          <w:delText xml:space="preserve">          null;</w:delText>
        </w:r>
      </w:del>
    </w:p>
    <w:p w:rsidR="00ED0BA2" w:rsidRPr="003340C2" w:rsidDel="003340C2" w:rsidRDefault="00ED0BA2">
      <w:pPr>
        <w:pStyle w:val="ADANB"/>
        <w:rPr>
          <w:del w:id="1873" w:author="3.0" w:date="2014-09-02T17:33:00Z"/>
        </w:rPr>
      </w:pPr>
    </w:p>
    <w:p w:rsidR="00ED0BA2" w:rsidRPr="003340C2" w:rsidDel="003340C2" w:rsidRDefault="00ED0BA2">
      <w:pPr>
        <w:pStyle w:val="ADANB"/>
        <w:rPr>
          <w:del w:id="1874" w:author="3.0" w:date="2014-09-02T17:33:00Z"/>
        </w:rPr>
      </w:pPr>
      <w:del w:id="1875" w:author="3.0" w:date="2014-09-02T17:33:00Z">
        <w:r w:rsidRPr="003340C2" w:rsidDel="003340C2">
          <w:delText xml:space="preserve">        when INFINITE_CONNECTION_RETRIES =&gt;</w:delText>
        </w:r>
      </w:del>
    </w:p>
    <w:p w:rsidR="00ED0BA2" w:rsidRPr="003340C2" w:rsidDel="003340C2" w:rsidRDefault="00ED0BA2">
      <w:pPr>
        <w:pStyle w:val="ADANB"/>
        <w:rPr>
          <w:del w:id="1876" w:author="3.0" w:date="2014-09-02T17:33:00Z"/>
        </w:rPr>
      </w:pPr>
      <w:del w:id="1877" w:author="3.0" w:date="2014-09-02T17:33:00Z">
        <w:r w:rsidRPr="003340C2" w:rsidDel="003340C2">
          <w:delText xml:space="preserve">          null;</w:delText>
        </w:r>
      </w:del>
    </w:p>
    <w:p w:rsidR="00ED0BA2" w:rsidRPr="003340C2" w:rsidDel="003340C2" w:rsidRDefault="00ED0BA2">
      <w:pPr>
        <w:pStyle w:val="ADANB"/>
        <w:rPr>
          <w:del w:id="1878" w:author="3.0" w:date="2014-09-02T17:33:00Z"/>
        </w:rPr>
      </w:pPr>
    </w:p>
    <w:p w:rsidR="00ED0BA2" w:rsidRPr="003340C2" w:rsidDel="003340C2" w:rsidRDefault="00ED0BA2">
      <w:pPr>
        <w:pStyle w:val="ADANB"/>
        <w:rPr>
          <w:del w:id="1879" w:author="3.0" w:date="2014-09-02T17:33:00Z"/>
        </w:rPr>
      </w:pPr>
      <w:del w:id="1880" w:author="3.0" w:date="2014-09-02T17:33:00Z">
        <w:r w:rsidRPr="003340C2" w:rsidDel="003340C2">
          <w:delText xml:space="preserve">        when DATA =&gt;</w:delText>
        </w:r>
      </w:del>
    </w:p>
    <w:p w:rsidR="00ED0BA2" w:rsidRPr="003340C2" w:rsidDel="003340C2" w:rsidRDefault="00ED0BA2">
      <w:pPr>
        <w:pStyle w:val="ADANB"/>
        <w:rPr>
          <w:del w:id="1881" w:author="3.0" w:date="2014-09-02T17:33:00Z"/>
        </w:rPr>
      </w:pPr>
      <w:del w:id="1882" w:author="3.0" w:date="2014-09-02T17:33:00Z">
        <w:r w:rsidRPr="003340C2" w:rsidDel="003340C2">
          <w:delText xml:space="preserve">          DATA : INTERFACE_LANGUAGE_TYPES.RTM_MESSAGE_T;</w:delText>
        </w:r>
      </w:del>
    </w:p>
    <w:p w:rsidR="00ED0BA2" w:rsidRPr="003340C2" w:rsidDel="003340C2" w:rsidRDefault="00ED0BA2">
      <w:pPr>
        <w:pStyle w:val="ADANB"/>
        <w:rPr>
          <w:del w:id="1883" w:author="3.0" w:date="2014-09-02T17:33:00Z"/>
        </w:rPr>
      </w:pPr>
    </w:p>
    <w:p w:rsidR="00ED0BA2" w:rsidRPr="003340C2" w:rsidDel="003340C2" w:rsidRDefault="00ED0BA2">
      <w:pPr>
        <w:pStyle w:val="ADANB"/>
        <w:rPr>
          <w:del w:id="1884" w:author="3.0" w:date="2014-09-02T17:33:00Z"/>
        </w:rPr>
      </w:pPr>
      <w:del w:id="1885" w:author="3.0" w:date="2014-09-02T17:33:00Z">
        <w:r w:rsidRPr="003340C2" w:rsidDel="003340C2">
          <w:delText xml:space="preserve">      end case;</w:delText>
        </w:r>
      </w:del>
    </w:p>
    <w:p w:rsidR="00ED0BA2" w:rsidRPr="003340C2" w:rsidDel="003340C2" w:rsidRDefault="00ED0BA2">
      <w:pPr>
        <w:pStyle w:val="ADANB"/>
        <w:rPr>
          <w:del w:id="1886" w:author="3.0" w:date="2014-09-02T17:33:00Z"/>
        </w:rPr>
      </w:pPr>
      <w:del w:id="1887" w:author="3.0" w:date="2014-09-02T17:33:00Z">
        <w:r w:rsidRPr="003340C2" w:rsidDel="003340C2">
          <w:delText xml:space="preserve">    end record;</w:delText>
        </w:r>
      </w:del>
    </w:p>
    <w:p w:rsidR="003340C2" w:rsidRPr="003340C2" w:rsidRDefault="003340C2">
      <w:pPr>
        <w:pStyle w:val="ADANB"/>
        <w:rPr>
          <w:ins w:id="1888" w:author="3.0" w:date="2014-09-02T17:33:00Z"/>
          <w:rFonts w:cs="Courier New"/>
          <w:rPrChange w:id="1889" w:author="3.0" w:date="2014-09-02T17:34:00Z">
            <w:rPr>
              <w:ins w:id="1890" w:author="3.0" w:date="2014-09-02T17:33:00Z"/>
              <w:rFonts w:cs="Courier New"/>
              <w:sz w:val="21"/>
              <w:szCs w:val="21"/>
            </w:rPr>
          </w:rPrChange>
        </w:rPr>
        <w:pPrChange w:id="1891" w:author="3.0" w:date="2014-09-02T17:34:00Z">
          <w:pPr>
            <w:pStyle w:val="Textebrut"/>
            <w:spacing w:after="0"/>
          </w:pPr>
        </w:pPrChange>
      </w:pPr>
      <w:ins w:id="1892" w:author="3.0" w:date="2014-09-02T17:33:00Z">
        <w:r w:rsidRPr="003340C2">
          <w:rPr>
            <w:rFonts w:cs="Courier New"/>
            <w:rPrChange w:id="1893" w:author="3.0" w:date="2014-09-02T17:34:00Z">
              <w:rPr>
                <w:rFonts w:cs="Courier New"/>
                <w:b w:val="0"/>
                <w:sz w:val="21"/>
                <w:szCs w:val="21"/>
              </w:rPr>
            </w:rPrChange>
          </w:rPr>
          <w:t xml:space="preserve">  -- Number of RTM physical communication session</w:t>
        </w:r>
      </w:ins>
    </w:p>
    <w:p w:rsidR="003340C2" w:rsidRPr="003340C2" w:rsidRDefault="003340C2">
      <w:pPr>
        <w:pStyle w:val="ADANB"/>
        <w:rPr>
          <w:ins w:id="1894" w:author="3.0" w:date="2014-09-02T17:33:00Z"/>
          <w:rFonts w:cs="Courier New"/>
          <w:rPrChange w:id="1895" w:author="3.0" w:date="2014-09-02T17:34:00Z">
            <w:rPr>
              <w:ins w:id="1896" w:author="3.0" w:date="2014-09-02T17:33:00Z"/>
              <w:rFonts w:cs="Courier New"/>
              <w:sz w:val="21"/>
              <w:szCs w:val="21"/>
            </w:rPr>
          </w:rPrChange>
        </w:rPr>
        <w:pPrChange w:id="1897" w:author="3.0" w:date="2014-09-02T17:34:00Z">
          <w:pPr>
            <w:pStyle w:val="Textebrut"/>
            <w:spacing w:after="0"/>
          </w:pPr>
        </w:pPrChange>
      </w:pPr>
      <w:ins w:id="1898" w:author="3.0" w:date="2014-09-02T17:33:00Z">
        <w:r w:rsidRPr="003340C2">
          <w:rPr>
            <w:rFonts w:cs="Courier New"/>
            <w:rPrChange w:id="1899" w:author="3.0" w:date="2014-09-02T17:34:00Z">
              <w:rPr>
                <w:rFonts w:cs="Courier New"/>
                <w:b w:val="0"/>
                <w:sz w:val="21"/>
                <w:szCs w:val="21"/>
              </w:rPr>
            </w:rPrChange>
          </w:rPr>
          <w:t xml:space="preserve">  type RTM_COMMUNICATION_SESSION_NBR_T is range 0 .. 2;</w:t>
        </w:r>
      </w:ins>
    </w:p>
    <w:p w:rsidR="003340C2" w:rsidRPr="003340C2" w:rsidRDefault="003340C2">
      <w:pPr>
        <w:pStyle w:val="ADANB"/>
        <w:rPr>
          <w:ins w:id="1900" w:author="3.0" w:date="2014-09-02T17:33:00Z"/>
          <w:rFonts w:cs="Courier New"/>
          <w:rPrChange w:id="1901" w:author="3.0" w:date="2014-09-02T17:34:00Z">
            <w:rPr>
              <w:ins w:id="1902" w:author="3.0" w:date="2014-09-02T17:33:00Z"/>
              <w:rFonts w:cs="Courier New"/>
              <w:sz w:val="21"/>
              <w:szCs w:val="21"/>
            </w:rPr>
          </w:rPrChange>
        </w:rPr>
        <w:pPrChange w:id="1903" w:author="3.0" w:date="2014-09-02T17:34:00Z">
          <w:pPr>
            <w:pStyle w:val="Textebrut"/>
            <w:spacing w:after="0"/>
          </w:pPr>
        </w:pPrChange>
      </w:pPr>
    </w:p>
    <w:p w:rsidR="003340C2" w:rsidRPr="003340C2" w:rsidRDefault="003340C2">
      <w:pPr>
        <w:pStyle w:val="ADANB"/>
        <w:rPr>
          <w:ins w:id="1904" w:author="3.0" w:date="2014-09-02T17:33:00Z"/>
          <w:rFonts w:cs="Courier New"/>
          <w:rPrChange w:id="1905" w:author="3.0" w:date="2014-09-02T17:34:00Z">
            <w:rPr>
              <w:ins w:id="1906" w:author="3.0" w:date="2014-09-02T17:33:00Z"/>
              <w:rFonts w:cs="Courier New"/>
              <w:sz w:val="21"/>
              <w:szCs w:val="21"/>
              <w:lang w:val="en-GB"/>
            </w:rPr>
          </w:rPrChange>
        </w:rPr>
        <w:pPrChange w:id="1907" w:author="3.0" w:date="2014-09-02T17:34:00Z">
          <w:pPr>
            <w:pStyle w:val="Textebrut"/>
            <w:spacing w:after="0"/>
          </w:pPr>
        </w:pPrChange>
      </w:pPr>
      <w:ins w:id="1908" w:author="3.0" w:date="2014-09-02T17:33:00Z">
        <w:r w:rsidRPr="003340C2">
          <w:rPr>
            <w:rFonts w:cs="Courier New"/>
            <w:rPrChange w:id="1909" w:author="3.0" w:date="2014-09-02T17:34:00Z">
              <w:rPr>
                <w:rFonts w:cs="Courier New"/>
                <w:b w:val="0"/>
                <w:sz w:val="21"/>
                <w:szCs w:val="21"/>
              </w:rPr>
            </w:rPrChange>
          </w:rPr>
          <w:t xml:space="preserve">  -- types used for the identity of radio network</w:t>
        </w:r>
      </w:ins>
    </w:p>
    <w:p w:rsidR="003340C2" w:rsidRPr="003340C2" w:rsidRDefault="003340C2">
      <w:pPr>
        <w:pStyle w:val="ADANB"/>
        <w:rPr>
          <w:ins w:id="1910" w:author="3.0" w:date="2014-09-02T17:33:00Z"/>
          <w:rFonts w:cs="Courier New"/>
          <w:rPrChange w:id="1911" w:author="3.0" w:date="2014-09-02T17:34:00Z">
            <w:rPr>
              <w:ins w:id="1912" w:author="3.0" w:date="2014-09-02T17:33:00Z"/>
              <w:rFonts w:cs="Courier New"/>
              <w:sz w:val="21"/>
              <w:szCs w:val="21"/>
              <w:lang w:val="en-GB"/>
            </w:rPr>
          </w:rPrChange>
        </w:rPr>
        <w:pPrChange w:id="1913" w:author="3.0" w:date="2014-09-02T17:34:00Z">
          <w:pPr>
            <w:pStyle w:val="Textebrut"/>
            <w:spacing w:after="0"/>
          </w:pPr>
        </w:pPrChange>
      </w:pPr>
      <w:ins w:id="1914" w:author="3.0" w:date="2014-09-02T17:33:00Z">
        <w:r w:rsidRPr="003340C2">
          <w:rPr>
            <w:rFonts w:cs="Courier New"/>
            <w:rPrChange w:id="1915" w:author="3.0" w:date="2014-09-02T17:34:00Z">
              <w:rPr>
                <w:rFonts w:cs="Courier New"/>
                <w:b w:val="0"/>
                <w:sz w:val="21"/>
                <w:szCs w:val="21"/>
              </w:rPr>
            </w:rPrChange>
          </w:rPr>
          <w:t xml:space="preserve">  subtype NETWORK_ID_DIGIT_T is TYPES.UNSIGNED_BYTE_T range 0 .. 9;</w:t>
        </w:r>
      </w:ins>
    </w:p>
    <w:p w:rsidR="003340C2" w:rsidRPr="003340C2" w:rsidRDefault="003340C2">
      <w:pPr>
        <w:pStyle w:val="ADANB"/>
        <w:rPr>
          <w:ins w:id="1916" w:author="3.0" w:date="2014-09-02T17:33:00Z"/>
          <w:rFonts w:cs="Courier New"/>
          <w:rPrChange w:id="1917" w:author="3.0" w:date="2014-09-02T17:34:00Z">
            <w:rPr>
              <w:ins w:id="1918" w:author="3.0" w:date="2014-09-02T17:33:00Z"/>
              <w:rFonts w:cs="Courier New"/>
              <w:sz w:val="21"/>
              <w:szCs w:val="21"/>
              <w:lang w:val="en-GB"/>
            </w:rPr>
          </w:rPrChange>
        </w:rPr>
        <w:pPrChange w:id="1919" w:author="3.0" w:date="2014-09-02T17:34:00Z">
          <w:pPr>
            <w:pStyle w:val="Textebrut"/>
            <w:spacing w:after="0"/>
          </w:pPr>
        </w:pPrChange>
      </w:pPr>
      <w:ins w:id="1920" w:author="3.0" w:date="2014-09-02T17:33:00Z">
        <w:r w:rsidRPr="003340C2">
          <w:rPr>
            <w:rFonts w:cs="Courier New"/>
            <w:rPrChange w:id="1921" w:author="3.0" w:date="2014-09-02T17:34:00Z">
              <w:rPr>
                <w:rFonts w:cs="Courier New"/>
                <w:b w:val="0"/>
                <w:sz w:val="21"/>
                <w:szCs w:val="21"/>
              </w:rPr>
            </w:rPrChange>
          </w:rPr>
          <w:t xml:space="preserve">  type RADIO_NETWORK_ID_LENGTH_T is range 0 .. 6;</w:t>
        </w:r>
      </w:ins>
    </w:p>
    <w:p w:rsidR="003340C2" w:rsidRPr="003340C2" w:rsidRDefault="003340C2">
      <w:pPr>
        <w:pStyle w:val="ADANB"/>
        <w:rPr>
          <w:ins w:id="1922" w:author="3.0" w:date="2014-09-02T17:33:00Z"/>
          <w:rFonts w:cs="Courier New"/>
          <w:rPrChange w:id="1923" w:author="3.0" w:date="2014-09-02T17:34:00Z">
            <w:rPr>
              <w:ins w:id="1924" w:author="3.0" w:date="2014-09-02T17:33:00Z"/>
              <w:rFonts w:cs="Courier New"/>
              <w:sz w:val="21"/>
              <w:szCs w:val="21"/>
              <w:lang w:val="en-GB"/>
            </w:rPr>
          </w:rPrChange>
        </w:rPr>
        <w:pPrChange w:id="1925" w:author="3.0" w:date="2014-09-02T17:34:00Z">
          <w:pPr>
            <w:pStyle w:val="Textebrut"/>
            <w:spacing w:after="0"/>
          </w:pPr>
        </w:pPrChange>
      </w:pPr>
      <w:ins w:id="1926" w:author="3.0" w:date="2014-09-02T17:33:00Z">
        <w:r w:rsidRPr="003340C2">
          <w:rPr>
            <w:rFonts w:cs="Courier New"/>
            <w:rPrChange w:id="1927" w:author="3.0" w:date="2014-09-02T17:34:00Z">
              <w:rPr>
                <w:rFonts w:cs="Courier New"/>
                <w:b w:val="0"/>
                <w:sz w:val="21"/>
                <w:szCs w:val="21"/>
              </w:rPr>
            </w:rPrChange>
          </w:rPr>
          <w:t xml:space="preserve">  type RADIO_NETWORK_ID_MAP_T is array (RADIO_NETWORK_ID_LENGTH_T range &lt;&gt;) of NETWORK_ID_DIGIT_T;</w:t>
        </w:r>
      </w:ins>
    </w:p>
    <w:p w:rsidR="003340C2" w:rsidRPr="003340C2" w:rsidRDefault="003340C2">
      <w:pPr>
        <w:pStyle w:val="ADANB"/>
        <w:rPr>
          <w:ins w:id="1928" w:author="3.0" w:date="2014-09-02T17:33:00Z"/>
          <w:rFonts w:cs="Courier New"/>
          <w:rPrChange w:id="1929" w:author="3.0" w:date="2014-09-02T17:34:00Z">
            <w:rPr>
              <w:ins w:id="1930" w:author="3.0" w:date="2014-09-02T17:33:00Z"/>
              <w:rFonts w:cs="Courier New"/>
              <w:sz w:val="21"/>
              <w:szCs w:val="21"/>
              <w:lang w:val="en-GB"/>
            </w:rPr>
          </w:rPrChange>
        </w:rPr>
        <w:pPrChange w:id="1931" w:author="3.0" w:date="2014-09-02T17:34:00Z">
          <w:pPr>
            <w:pStyle w:val="Textebrut"/>
            <w:spacing w:after="0"/>
          </w:pPr>
        </w:pPrChange>
      </w:pPr>
      <w:ins w:id="1932" w:author="3.0" w:date="2014-09-02T17:33:00Z">
        <w:r w:rsidRPr="003340C2">
          <w:rPr>
            <w:rFonts w:cs="Courier New"/>
            <w:rPrChange w:id="1933" w:author="3.0" w:date="2014-09-02T17:34:00Z">
              <w:rPr>
                <w:rFonts w:cs="Courier New"/>
                <w:b w:val="0"/>
                <w:sz w:val="21"/>
                <w:szCs w:val="21"/>
              </w:rPr>
            </w:rPrChange>
          </w:rPr>
          <w:t xml:space="preserve">  type RADIO_NETWORK_ID_T (LENGTH : RADIO_NETWORK_ID_LENGTH_T := RADIO_NETWORK_ID_LENGTH_T'FIRST) is</w:t>
        </w:r>
      </w:ins>
    </w:p>
    <w:p w:rsidR="003340C2" w:rsidRPr="003340C2" w:rsidRDefault="003340C2">
      <w:pPr>
        <w:pStyle w:val="ADANB"/>
        <w:rPr>
          <w:ins w:id="1934" w:author="3.0" w:date="2014-09-02T17:33:00Z"/>
          <w:rFonts w:cs="Courier New"/>
          <w:rPrChange w:id="1935" w:author="3.0" w:date="2014-09-02T17:34:00Z">
            <w:rPr>
              <w:ins w:id="1936" w:author="3.0" w:date="2014-09-02T17:33:00Z"/>
              <w:rFonts w:cs="Courier New"/>
              <w:sz w:val="21"/>
              <w:szCs w:val="21"/>
              <w:lang w:val="en-GB"/>
            </w:rPr>
          </w:rPrChange>
        </w:rPr>
        <w:pPrChange w:id="1937" w:author="3.0" w:date="2014-09-02T17:34:00Z">
          <w:pPr>
            <w:pStyle w:val="Textebrut"/>
            <w:spacing w:after="0"/>
          </w:pPr>
        </w:pPrChange>
      </w:pPr>
      <w:ins w:id="1938" w:author="3.0" w:date="2014-09-02T17:33:00Z">
        <w:r w:rsidRPr="003340C2">
          <w:rPr>
            <w:rFonts w:cs="Courier New"/>
            <w:rPrChange w:id="1939" w:author="3.0" w:date="2014-09-02T17:34:00Z">
              <w:rPr>
                <w:rFonts w:cs="Courier New"/>
                <w:b w:val="0"/>
                <w:sz w:val="21"/>
                <w:szCs w:val="21"/>
              </w:rPr>
            </w:rPrChange>
          </w:rPr>
          <w:t xml:space="preserve">    record</w:t>
        </w:r>
      </w:ins>
    </w:p>
    <w:p w:rsidR="003340C2" w:rsidRPr="003340C2" w:rsidRDefault="003340C2">
      <w:pPr>
        <w:pStyle w:val="ADANB"/>
        <w:rPr>
          <w:ins w:id="1940" w:author="3.0" w:date="2014-09-02T17:33:00Z"/>
          <w:rFonts w:cs="Courier New"/>
          <w:rPrChange w:id="1941" w:author="3.0" w:date="2014-09-02T17:34:00Z">
            <w:rPr>
              <w:ins w:id="1942" w:author="3.0" w:date="2014-09-02T17:33:00Z"/>
              <w:rFonts w:cs="Courier New"/>
              <w:sz w:val="21"/>
              <w:szCs w:val="21"/>
              <w:lang w:val="en-GB"/>
            </w:rPr>
          </w:rPrChange>
        </w:rPr>
        <w:pPrChange w:id="1943" w:author="3.0" w:date="2014-09-02T17:34:00Z">
          <w:pPr>
            <w:pStyle w:val="Textebrut"/>
            <w:spacing w:after="0"/>
          </w:pPr>
        </w:pPrChange>
      </w:pPr>
      <w:ins w:id="1944" w:author="3.0" w:date="2014-09-02T17:33:00Z">
        <w:r w:rsidRPr="003340C2">
          <w:rPr>
            <w:rFonts w:cs="Courier New"/>
            <w:rPrChange w:id="1945" w:author="3.0" w:date="2014-09-02T17:34:00Z">
              <w:rPr>
                <w:rFonts w:cs="Courier New"/>
                <w:b w:val="0"/>
                <w:sz w:val="21"/>
                <w:szCs w:val="21"/>
              </w:rPr>
            </w:rPrChange>
          </w:rPr>
          <w:t xml:space="preserve">      ID : RADIO_NETWORK_ID_MAP_T (1 .. LENGTH);</w:t>
        </w:r>
      </w:ins>
    </w:p>
    <w:p w:rsidR="003340C2" w:rsidRPr="003340C2" w:rsidRDefault="003340C2">
      <w:pPr>
        <w:pStyle w:val="ADANB"/>
        <w:rPr>
          <w:ins w:id="1946" w:author="3.0" w:date="2014-09-02T17:33:00Z"/>
          <w:rFonts w:cs="Courier New"/>
          <w:rPrChange w:id="1947" w:author="3.0" w:date="2014-09-02T17:34:00Z">
            <w:rPr>
              <w:ins w:id="1948" w:author="3.0" w:date="2014-09-02T17:33:00Z"/>
              <w:rFonts w:cs="Courier New"/>
              <w:sz w:val="21"/>
              <w:szCs w:val="21"/>
              <w:lang w:val="en-GB"/>
            </w:rPr>
          </w:rPrChange>
        </w:rPr>
        <w:pPrChange w:id="1949" w:author="3.0" w:date="2014-09-02T17:34:00Z">
          <w:pPr>
            <w:pStyle w:val="Textebrut"/>
            <w:spacing w:after="0"/>
          </w:pPr>
        </w:pPrChange>
      </w:pPr>
      <w:ins w:id="1950" w:author="3.0" w:date="2014-09-02T17:33:00Z">
        <w:r w:rsidRPr="003340C2">
          <w:rPr>
            <w:rFonts w:cs="Courier New"/>
            <w:rPrChange w:id="1951" w:author="3.0" w:date="2014-09-02T17:34:00Z">
              <w:rPr>
                <w:rFonts w:cs="Courier New"/>
                <w:b w:val="0"/>
                <w:sz w:val="21"/>
                <w:szCs w:val="21"/>
              </w:rPr>
            </w:rPrChange>
          </w:rPr>
          <w:t xml:space="preserve">    end record;</w:t>
        </w:r>
      </w:ins>
    </w:p>
    <w:p w:rsidR="003340C2" w:rsidRPr="003340C2" w:rsidRDefault="003340C2">
      <w:pPr>
        <w:pStyle w:val="ADANB"/>
        <w:rPr>
          <w:ins w:id="1952" w:author="3.0" w:date="2014-09-02T17:33:00Z"/>
          <w:rFonts w:cs="Courier New"/>
          <w:rPrChange w:id="1953" w:author="3.0" w:date="2014-09-02T17:34:00Z">
            <w:rPr>
              <w:ins w:id="1954" w:author="3.0" w:date="2014-09-02T17:33:00Z"/>
              <w:rFonts w:cs="Courier New"/>
              <w:sz w:val="21"/>
              <w:szCs w:val="21"/>
              <w:lang w:val="en-GB"/>
            </w:rPr>
          </w:rPrChange>
        </w:rPr>
        <w:pPrChange w:id="1955" w:author="3.0" w:date="2014-09-02T17:34:00Z">
          <w:pPr>
            <w:pStyle w:val="Textebrut"/>
            <w:spacing w:after="0"/>
          </w:pPr>
        </w:pPrChange>
      </w:pPr>
      <w:ins w:id="1956" w:author="3.0" w:date="2014-09-02T17:33:00Z">
        <w:r w:rsidRPr="003340C2">
          <w:rPr>
            <w:rFonts w:cs="Courier New"/>
            <w:rPrChange w:id="1957" w:author="3.0" w:date="2014-09-02T17:34:00Z">
              <w:rPr>
                <w:rFonts w:cs="Courier New"/>
                <w:b w:val="0"/>
                <w:sz w:val="21"/>
                <w:szCs w:val="21"/>
              </w:rPr>
            </w:rPrChange>
          </w:rPr>
          <w:t xml:space="preserve">  UNKNOWN_RADIO_NETWORK_ID_C : constant RADIO_NETWORK_ID_T := (LENGTH =&gt; 0, ID =&gt; (others =&gt; 0));</w:t>
        </w:r>
      </w:ins>
    </w:p>
    <w:p w:rsidR="003340C2" w:rsidRPr="003340C2" w:rsidRDefault="003340C2">
      <w:pPr>
        <w:pStyle w:val="ADANB"/>
        <w:rPr>
          <w:ins w:id="1958" w:author="3.0" w:date="2014-09-02T17:33:00Z"/>
          <w:rFonts w:cs="Courier New"/>
          <w:rPrChange w:id="1959" w:author="3.0" w:date="2014-09-02T17:34:00Z">
            <w:rPr>
              <w:ins w:id="1960" w:author="3.0" w:date="2014-09-02T17:33:00Z"/>
              <w:rFonts w:cs="Courier New"/>
              <w:sz w:val="21"/>
              <w:szCs w:val="21"/>
              <w:lang w:val="en-GB"/>
            </w:rPr>
          </w:rPrChange>
        </w:rPr>
        <w:pPrChange w:id="1961" w:author="3.0" w:date="2014-09-02T17:34:00Z">
          <w:pPr>
            <w:pStyle w:val="Textebrut"/>
            <w:spacing w:after="0"/>
          </w:pPr>
        </w:pPrChange>
      </w:pPr>
    </w:p>
    <w:p w:rsidR="003340C2" w:rsidRPr="003340C2" w:rsidRDefault="003340C2">
      <w:pPr>
        <w:pStyle w:val="ADANB"/>
        <w:rPr>
          <w:ins w:id="1962" w:author="3.0" w:date="2014-09-02T17:33:00Z"/>
          <w:rFonts w:cs="Courier New"/>
          <w:rPrChange w:id="1963" w:author="3.0" w:date="2014-09-02T17:34:00Z">
            <w:rPr>
              <w:ins w:id="1964" w:author="3.0" w:date="2014-09-02T17:33:00Z"/>
              <w:rFonts w:cs="Courier New"/>
              <w:sz w:val="21"/>
              <w:szCs w:val="21"/>
              <w:lang w:val="en-GB"/>
            </w:rPr>
          </w:rPrChange>
        </w:rPr>
        <w:pPrChange w:id="1965" w:author="3.0" w:date="2014-09-02T17:34:00Z">
          <w:pPr>
            <w:pStyle w:val="Textebrut"/>
            <w:spacing w:after="0"/>
          </w:pPr>
        </w:pPrChange>
      </w:pPr>
      <w:ins w:id="1966" w:author="3.0" w:date="2014-09-02T17:33:00Z">
        <w:r w:rsidRPr="003340C2">
          <w:rPr>
            <w:rFonts w:cs="Courier New"/>
            <w:rPrChange w:id="1967" w:author="3.0" w:date="2014-09-02T17:34:00Z">
              <w:rPr>
                <w:rFonts w:cs="Courier New"/>
                <w:b w:val="0"/>
                <w:sz w:val="21"/>
                <w:szCs w:val="21"/>
              </w:rPr>
            </w:rPrChange>
          </w:rPr>
          <w:t xml:space="preserve">  type BEARER_CAPABILITY_T is (GSM_R_ONLY, GPRS_WITH_GSM_R_FALLBACK); -- Q_RADIO</w:t>
        </w:r>
      </w:ins>
    </w:p>
    <w:p w:rsidR="003340C2" w:rsidRPr="004E53BD" w:rsidRDefault="003340C2">
      <w:pPr>
        <w:pStyle w:val="ADANB"/>
        <w:rPr>
          <w:ins w:id="1968" w:author="3.0" w:date="2014-09-02T17:33:00Z"/>
          <w:rFonts w:cs="Courier New"/>
          <w:color w:val="FF0000"/>
        </w:rPr>
        <w:pPrChange w:id="1969" w:author="3.0" w:date="2014-09-02T17:34:00Z">
          <w:pPr>
            <w:pStyle w:val="Textebrut"/>
          </w:pPr>
        </w:pPrChange>
      </w:pPr>
      <w:ins w:id="1970" w:author="3.0" w:date="2014-09-02T17:33:00Z">
        <w:r w:rsidRPr="00891185">
          <w:rPr>
            <w:rFonts w:cs="Courier New"/>
            <w:color w:val="FF0000"/>
          </w:rPr>
          <w:t xml:space="preserve">  -- OpenETCS : BEARER_CAPABILITY shall always be GSM_R_</w:t>
        </w:r>
        <w:r w:rsidRPr="004E53BD">
          <w:rPr>
            <w:rFonts w:cs="Courier New"/>
            <w:color w:val="FF0000"/>
          </w:rPr>
          <w:t>ONLY</w:t>
        </w:r>
      </w:ins>
    </w:p>
    <w:p w:rsidR="003340C2" w:rsidRPr="004E53BD" w:rsidRDefault="003340C2">
      <w:pPr>
        <w:pStyle w:val="ADANB"/>
        <w:rPr>
          <w:ins w:id="1971" w:author="3.0" w:date="2014-09-02T17:33:00Z"/>
          <w:rFonts w:cs="Courier New"/>
        </w:rPr>
        <w:pPrChange w:id="1972" w:author="3.0" w:date="2014-09-02T17:34:00Z">
          <w:pPr>
            <w:pStyle w:val="Textebrut"/>
          </w:pPr>
        </w:pPrChange>
      </w:pPr>
    </w:p>
    <w:p w:rsidR="003340C2" w:rsidRPr="003340C2" w:rsidRDefault="003340C2">
      <w:pPr>
        <w:pStyle w:val="ADANB"/>
        <w:rPr>
          <w:ins w:id="1973" w:author="3.0" w:date="2014-09-02T17:33:00Z"/>
          <w:rFonts w:cs="Courier New"/>
          <w:rPrChange w:id="1974" w:author="3.0" w:date="2014-09-02T17:34:00Z">
            <w:rPr>
              <w:ins w:id="1975" w:author="3.0" w:date="2014-09-02T17:33:00Z"/>
              <w:rFonts w:cs="Courier New"/>
              <w:sz w:val="21"/>
              <w:szCs w:val="21"/>
              <w:lang w:val="en-GB"/>
            </w:rPr>
          </w:rPrChange>
        </w:rPr>
        <w:pPrChange w:id="1976" w:author="3.0" w:date="2014-09-02T17:34:00Z">
          <w:pPr>
            <w:pStyle w:val="Textebrut"/>
            <w:spacing w:after="0"/>
          </w:pPr>
        </w:pPrChange>
      </w:pPr>
      <w:ins w:id="1977" w:author="3.0" w:date="2014-09-02T17:33:00Z">
        <w:r w:rsidRPr="003340C2">
          <w:rPr>
            <w:rFonts w:cs="Courier New"/>
            <w:rPrChange w:id="1978" w:author="3.0" w:date="2014-09-02T17:34:00Z">
              <w:rPr>
                <w:rFonts w:cs="Courier New"/>
                <w:b w:val="0"/>
                <w:sz w:val="21"/>
                <w:szCs w:val="21"/>
              </w:rPr>
            </w:rPrChange>
          </w:rPr>
          <w:lastRenderedPageBreak/>
          <w:t xml:space="preserve">  type APN_IDENTITY_T is range 0 .. 255; -- 0 means ETCS_MNC_MCC_GPRS -- NID_APN</w:t>
        </w:r>
      </w:ins>
    </w:p>
    <w:p w:rsidR="003340C2" w:rsidRPr="004E53BD" w:rsidRDefault="003340C2">
      <w:pPr>
        <w:pStyle w:val="ADANB"/>
        <w:rPr>
          <w:ins w:id="1979" w:author="3.0" w:date="2014-09-02T17:33:00Z"/>
          <w:rFonts w:cs="Courier New"/>
          <w:color w:val="FF0000"/>
        </w:rPr>
        <w:pPrChange w:id="1980" w:author="3.0" w:date="2014-09-02T17:34:00Z">
          <w:pPr>
            <w:pStyle w:val="Textebrut"/>
          </w:pPr>
        </w:pPrChange>
      </w:pPr>
      <w:ins w:id="1981" w:author="3.0" w:date="2014-09-02T17:33:00Z">
        <w:r w:rsidRPr="00891185">
          <w:rPr>
            <w:rFonts w:cs="Courier New"/>
            <w:color w:val="FF0000"/>
          </w:rPr>
          <w:t xml:space="preserve">  -- OpenETCS : APN_IDENTITY is not applicable, it shall not be used in the API</w:t>
        </w:r>
      </w:ins>
    </w:p>
    <w:p w:rsidR="003340C2" w:rsidRPr="003340C2" w:rsidRDefault="003340C2">
      <w:pPr>
        <w:pStyle w:val="ADANB"/>
        <w:rPr>
          <w:ins w:id="1982" w:author="3.0" w:date="2014-09-02T17:33:00Z"/>
          <w:rFonts w:cs="Courier New"/>
          <w:rPrChange w:id="1983" w:author="3.0" w:date="2014-09-02T17:34:00Z">
            <w:rPr>
              <w:ins w:id="1984" w:author="3.0" w:date="2014-09-02T17:33:00Z"/>
              <w:rFonts w:cs="Courier New"/>
              <w:sz w:val="21"/>
              <w:szCs w:val="21"/>
              <w:lang w:val="en-GB"/>
            </w:rPr>
          </w:rPrChange>
        </w:rPr>
        <w:pPrChange w:id="1985" w:author="3.0" w:date="2014-09-02T17:34:00Z">
          <w:pPr>
            <w:pStyle w:val="Textebrut"/>
            <w:spacing w:after="0"/>
          </w:pPr>
        </w:pPrChange>
      </w:pPr>
    </w:p>
    <w:p w:rsidR="003340C2" w:rsidRPr="003340C2" w:rsidRDefault="003340C2">
      <w:pPr>
        <w:pStyle w:val="ADANB"/>
        <w:rPr>
          <w:ins w:id="1986" w:author="3.0" w:date="2014-09-02T17:33:00Z"/>
          <w:rFonts w:cs="Courier New"/>
          <w:rPrChange w:id="1987" w:author="3.0" w:date="2014-09-02T17:34:00Z">
            <w:rPr>
              <w:ins w:id="1988" w:author="3.0" w:date="2014-09-02T17:33:00Z"/>
              <w:rFonts w:cs="Courier New"/>
              <w:sz w:val="21"/>
              <w:szCs w:val="21"/>
              <w:lang w:val="en-GB"/>
            </w:rPr>
          </w:rPrChange>
        </w:rPr>
        <w:pPrChange w:id="1989" w:author="3.0" w:date="2014-09-02T17:34:00Z">
          <w:pPr>
            <w:pStyle w:val="Textebrut"/>
            <w:spacing w:after="0"/>
          </w:pPr>
        </w:pPrChange>
      </w:pPr>
      <w:ins w:id="1990" w:author="3.0" w:date="2014-09-02T17:33:00Z">
        <w:r w:rsidRPr="003340C2">
          <w:rPr>
            <w:rFonts w:cs="Courier New"/>
            <w:rPrChange w:id="1991" w:author="3.0" w:date="2014-09-02T17:34:00Z">
              <w:rPr>
                <w:rFonts w:cs="Courier New"/>
                <w:b w:val="0"/>
                <w:sz w:val="21"/>
                <w:szCs w:val="21"/>
              </w:rPr>
            </w:rPrChange>
          </w:rPr>
          <w:t xml:space="preserve">  type NETWORK_REGISTRATION_INFO_T (BEARER_TYPE : BEARER_CAPABILITY_T := GSM_R_ONLY) is</w:t>
        </w:r>
      </w:ins>
    </w:p>
    <w:p w:rsidR="003340C2" w:rsidRPr="003340C2" w:rsidRDefault="003340C2">
      <w:pPr>
        <w:pStyle w:val="ADANB"/>
        <w:rPr>
          <w:ins w:id="1992" w:author="3.0" w:date="2014-09-02T17:33:00Z"/>
          <w:rFonts w:cs="Courier New"/>
          <w:rPrChange w:id="1993" w:author="3.0" w:date="2014-09-02T17:34:00Z">
            <w:rPr>
              <w:ins w:id="1994" w:author="3.0" w:date="2014-09-02T17:33:00Z"/>
              <w:rFonts w:cs="Courier New"/>
              <w:sz w:val="21"/>
              <w:szCs w:val="21"/>
              <w:lang w:val="en-GB"/>
            </w:rPr>
          </w:rPrChange>
        </w:rPr>
        <w:pPrChange w:id="1995" w:author="3.0" w:date="2014-09-02T17:34:00Z">
          <w:pPr>
            <w:pStyle w:val="Textebrut"/>
            <w:spacing w:after="0"/>
          </w:pPr>
        </w:pPrChange>
      </w:pPr>
      <w:ins w:id="1996" w:author="3.0" w:date="2014-09-02T17:33:00Z">
        <w:r w:rsidRPr="003340C2">
          <w:rPr>
            <w:rFonts w:cs="Courier New"/>
            <w:rPrChange w:id="1997" w:author="3.0" w:date="2014-09-02T17:34:00Z">
              <w:rPr>
                <w:rFonts w:cs="Courier New"/>
                <w:b w:val="0"/>
                <w:sz w:val="21"/>
                <w:szCs w:val="21"/>
              </w:rPr>
            </w:rPrChange>
          </w:rPr>
          <w:t xml:space="preserve">    record</w:t>
        </w:r>
      </w:ins>
    </w:p>
    <w:p w:rsidR="003340C2" w:rsidRPr="003340C2" w:rsidRDefault="003340C2">
      <w:pPr>
        <w:pStyle w:val="ADANB"/>
        <w:rPr>
          <w:ins w:id="1998" w:author="3.0" w:date="2014-09-02T17:33:00Z"/>
          <w:rFonts w:cs="Courier New"/>
          <w:rPrChange w:id="1999" w:author="3.0" w:date="2014-09-02T17:34:00Z">
            <w:rPr>
              <w:ins w:id="2000" w:author="3.0" w:date="2014-09-02T17:33:00Z"/>
              <w:rFonts w:cs="Courier New"/>
              <w:sz w:val="21"/>
              <w:szCs w:val="21"/>
              <w:lang w:val="en-GB"/>
            </w:rPr>
          </w:rPrChange>
        </w:rPr>
        <w:pPrChange w:id="2001" w:author="3.0" w:date="2014-09-02T17:34:00Z">
          <w:pPr>
            <w:pStyle w:val="Textebrut"/>
            <w:spacing w:after="0"/>
          </w:pPr>
        </w:pPrChange>
      </w:pPr>
      <w:ins w:id="2002" w:author="3.0" w:date="2014-09-02T17:33:00Z">
        <w:r w:rsidRPr="003340C2">
          <w:rPr>
            <w:rFonts w:cs="Courier New"/>
            <w:rPrChange w:id="2003" w:author="3.0" w:date="2014-09-02T17:34:00Z">
              <w:rPr>
                <w:rFonts w:cs="Courier New"/>
                <w:b w:val="0"/>
                <w:sz w:val="21"/>
                <w:szCs w:val="21"/>
              </w:rPr>
            </w:rPrChange>
          </w:rPr>
          <w:t xml:space="preserve">      NETWORK_ID : RADIO_NETWORK_ID_T;</w:t>
        </w:r>
      </w:ins>
    </w:p>
    <w:p w:rsidR="003340C2" w:rsidRPr="003340C2" w:rsidRDefault="003340C2">
      <w:pPr>
        <w:pStyle w:val="ADANB"/>
        <w:rPr>
          <w:ins w:id="2004" w:author="3.0" w:date="2014-09-02T17:33:00Z"/>
          <w:rFonts w:cs="Courier New"/>
          <w:rPrChange w:id="2005" w:author="3.0" w:date="2014-09-02T17:34:00Z">
            <w:rPr>
              <w:ins w:id="2006" w:author="3.0" w:date="2014-09-02T17:33:00Z"/>
              <w:rFonts w:cs="Courier New"/>
              <w:sz w:val="21"/>
              <w:szCs w:val="21"/>
              <w:lang w:val="en-GB"/>
            </w:rPr>
          </w:rPrChange>
        </w:rPr>
        <w:pPrChange w:id="2007" w:author="3.0" w:date="2014-09-02T17:34:00Z">
          <w:pPr>
            <w:pStyle w:val="Textebrut"/>
            <w:spacing w:after="0"/>
          </w:pPr>
        </w:pPrChange>
      </w:pPr>
    </w:p>
    <w:p w:rsidR="003340C2" w:rsidRPr="003340C2" w:rsidRDefault="003340C2">
      <w:pPr>
        <w:pStyle w:val="ADANB"/>
        <w:rPr>
          <w:ins w:id="2008" w:author="3.0" w:date="2014-09-02T17:33:00Z"/>
          <w:rFonts w:cs="Courier New"/>
          <w:rPrChange w:id="2009" w:author="3.0" w:date="2014-09-02T17:34:00Z">
            <w:rPr>
              <w:ins w:id="2010" w:author="3.0" w:date="2014-09-02T17:33:00Z"/>
              <w:rFonts w:cs="Courier New"/>
              <w:sz w:val="21"/>
              <w:szCs w:val="21"/>
              <w:lang w:val="en-GB"/>
            </w:rPr>
          </w:rPrChange>
        </w:rPr>
        <w:pPrChange w:id="2011" w:author="3.0" w:date="2014-09-02T17:34:00Z">
          <w:pPr>
            <w:pStyle w:val="Textebrut"/>
            <w:spacing w:after="0"/>
          </w:pPr>
        </w:pPrChange>
      </w:pPr>
      <w:ins w:id="2012" w:author="3.0" w:date="2014-09-02T17:33:00Z">
        <w:r w:rsidRPr="003340C2">
          <w:rPr>
            <w:rFonts w:cs="Courier New"/>
            <w:rPrChange w:id="2013" w:author="3.0" w:date="2014-09-02T17:34:00Z">
              <w:rPr>
                <w:rFonts w:cs="Courier New"/>
                <w:b w:val="0"/>
                <w:sz w:val="21"/>
                <w:szCs w:val="21"/>
              </w:rPr>
            </w:rPrChange>
          </w:rPr>
          <w:t xml:space="preserve">      case BEARER_TYPE is</w:t>
        </w:r>
      </w:ins>
    </w:p>
    <w:p w:rsidR="003340C2" w:rsidRPr="003340C2" w:rsidRDefault="003340C2">
      <w:pPr>
        <w:pStyle w:val="ADANB"/>
        <w:rPr>
          <w:ins w:id="2014" w:author="3.0" w:date="2014-09-02T17:33:00Z"/>
          <w:rFonts w:cs="Courier New"/>
          <w:rPrChange w:id="2015" w:author="3.0" w:date="2014-09-02T17:34:00Z">
            <w:rPr>
              <w:ins w:id="2016" w:author="3.0" w:date="2014-09-02T17:33:00Z"/>
              <w:rFonts w:cs="Courier New"/>
              <w:sz w:val="21"/>
              <w:szCs w:val="21"/>
              <w:lang w:val="en-GB"/>
            </w:rPr>
          </w:rPrChange>
        </w:rPr>
        <w:pPrChange w:id="2017" w:author="3.0" w:date="2014-09-02T17:34:00Z">
          <w:pPr>
            <w:pStyle w:val="Textebrut"/>
            <w:spacing w:after="0"/>
          </w:pPr>
        </w:pPrChange>
      </w:pPr>
      <w:ins w:id="2018" w:author="3.0" w:date="2014-09-02T17:33:00Z">
        <w:r w:rsidRPr="003340C2">
          <w:rPr>
            <w:rFonts w:cs="Courier New"/>
            <w:rPrChange w:id="2019" w:author="3.0" w:date="2014-09-02T17:34:00Z">
              <w:rPr>
                <w:rFonts w:cs="Courier New"/>
                <w:b w:val="0"/>
                <w:sz w:val="21"/>
                <w:szCs w:val="21"/>
              </w:rPr>
            </w:rPrChange>
          </w:rPr>
          <w:t xml:space="preserve">        when GSM_R_ONLY =&gt;</w:t>
        </w:r>
      </w:ins>
    </w:p>
    <w:p w:rsidR="003340C2" w:rsidRPr="003340C2" w:rsidRDefault="003340C2">
      <w:pPr>
        <w:pStyle w:val="ADANB"/>
        <w:rPr>
          <w:ins w:id="2020" w:author="3.0" w:date="2014-09-02T17:33:00Z"/>
          <w:rFonts w:cs="Courier New"/>
          <w:rPrChange w:id="2021" w:author="3.0" w:date="2014-09-02T17:34:00Z">
            <w:rPr>
              <w:ins w:id="2022" w:author="3.0" w:date="2014-09-02T17:33:00Z"/>
              <w:rFonts w:cs="Courier New"/>
              <w:sz w:val="21"/>
              <w:szCs w:val="21"/>
              <w:lang w:val="en-GB"/>
            </w:rPr>
          </w:rPrChange>
        </w:rPr>
        <w:pPrChange w:id="2023" w:author="3.0" w:date="2014-09-02T17:34:00Z">
          <w:pPr>
            <w:pStyle w:val="Textebrut"/>
            <w:spacing w:after="0"/>
          </w:pPr>
        </w:pPrChange>
      </w:pPr>
      <w:ins w:id="2024" w:author="3.0" w:date="2014-09-02T17:33:00Z">
        <w:r w:rsidRPr="003340C2">
          <w:rPr>
            <w:rFonts w:cs="Courier New"/>
            <w:rPrChange w:id="2025" w:author="3.0" w:date="2014-09-02T17:34:00Z">
              <w:rPr>
                <w:rFonts w:cs="Courier New"/>
                <w:b w:val="0"/>
                <w:sz w:val="21"/>
                <w:szCs w:val="21"/>
              </w:rPr>
            </w:rPrChange>
          </w:rPr>
          <w:t xml:space="preserve">          null;</w:t>
        </w:r>
      </w:ins>
    </w:p>
    <w:p w:rsidR="003340C2" w:rsidRPr="003340C2" w:rsidRDefault="003340C2">
      <w:pPr>
        <w:pStyle w:val="ADANB"/>
        <w:rPr>
          <w:ins w:id="2026" w:author="3.0" w:date="2014-09-02T17:33:00Z"/>
          <w:rFonts w:cs="Courier New"/>
          <w:rPrChange w:id="2027" w:author="3.0" w:date="2014-09-02T17:34:00Z">
            <w:rPr>
              <w:ins w:id="2028" w:author="3.0" w:date="2014-09-02T17:33:00Z"/>
              <w:rFonts w:cs="Courier New"/>
              <w:sz w:val="21"/>
              <w:szCs w:val="21"/>
              <w:lang w:val="en-GB"/>
            </w:rPr>
          </w:rPrChange>
        </w:rPr>
        <w:pPrChange w:id="2029" w:author="3.0" w:date="2014-09-02T17:34:00Z">
          <w:pPr>
            <w:pStyle w:val="Textebrut"/>
            <w:spacing w:after="0"/>
          </w:pPr>
        </w:pPrChange>
      </w:pPr>
      <w:ins w:id="2030" w:author="3.0" w:date="2014-09-02T17:33:00Z">
        <w:r w:rsidRPr="003340C2">
          <w:rPr>
            <w:rFonts w:cs="Courier New"/>
            <w:rPrChange w:id="2031" w:author="3.0" w:date="2014-09-02T17:34:00Z">
              <w:rPr>
                <w:rFonts w:cs="Courier New"/>
                <w:b w:val="0"/>
                <w:sz w:val="21"/>
                <w:szCs w:val="21"/>
              </w:rPr>
            </w:rPrChange>
          </w:rPr>
          <w:t xml:space="preserve">        when GPRS_WITH_GSM_R_FALLBACK =&gt;</w:t>
        </w:r>
      </w:ins>
    </w:p>
    <w:p w:rsidR="003340C2" w:rsidRPr="00004373" w:rsidRDefault="003340C2">
      <w:pPr>
        <w:pStyle w:val="ADANB"/>
        <w:rPr>
          <w:ins w:id="2032" w:author="3.0" w:date="2014-09-02T17:33:00Z"/>
          <w:rFonts w:cs="Courier New"/>
          <w:lang w:val="fr-BE"/>
          <w:rPrChange w:id="2033" w:author="3.0" w:date="2014-09-04T10:31:00Z">
            <w:rPr>
              <w:ins w:id="2034" w:author="3.0" w:date="2014-09-02T17:33:00Z"/>
              <w:rFonts w:cs="Courier New"/>
              <w:sz w:val="21"/>
              <w:szCs w:val="21"/>
            </w:rPr>
          </w:rPrChange>
        </w:rPr>
        <w:pPrChange w:id="2035" w:author="3.0" w:date="2014-09-02T17:34:00Z">
          <w:pPr>
            <w:pStyle w:val="Textebrut"/>
            <w:spacing w:after="0"/>
          </w:pPr>
        </w:pPrChange>
      </w:pPr>
      <w:ins w:id="2036" w:author="3.0" w:date="2014-09-02T17:33:00Z">
        <w:r w:rsidRPr="003340C2">
          <w:rPr>
            <w:rFonts w:cs="Courier New"/>
            <w:rPrChange w:id="2037" w:author="3.0" w:date="2014-09-02T17:34:00Z">
              <w:rPr>
                <w:rFonts w:cs="Courier New"/>
                <w:b w:val="0"/>
                <w:sz w:val="21"/>
                <w:szCs w:val="21"/>
              </w:rPr>
            </w:rPrChange>
          </w:rPr>
          <w:t xml:space="preserve">          </w:t>
        </w:r>
        <w:r w:rsidRPr="00004373">
          <w:rPr>
            <w:rFonts w:cs="Courier New"/>
            <w:lang w:val="fr-BE"/>
            <w:rPrChange w:id="2038" w:author="3.0" w:date="2014-09-04T10:31:00Z">
              <w:rPr>
                <w:rFonts w:cs="Courier New"/>
                <w:b w:val="0"/>
                <w:sz w:val="21"/>
                <w:szCs w:val="21"/>
              </w:rPr>
            </w:rPrChange>
          </w:rPr>
          <w:t>NID_APN : APN_IDENTITY_T;</w:t>
        </w:r>
      </w:ins>
    </w:p>
    <w:p w:rsidR="003340C2" w:rsidRPr="003340C2" w:rsidRDefault="003340C2">
      <w:pPr>
        <w:pStyle w:val="ADANB"/>
        <w:rPr>
          <w:ins w:id="2039" w:author="3.0" w:date="2014-09-02T17:33:00Z"/>
          <w:rFonts w:cs="Courier New"/>
          <w:rPrChange w:id="2040" w:author="3.0" w:date="2014-09-02T17:34:00Z">
            <w:rPr>
              <w:ins w:id="2041" w:author="3.0" w:date="2014-09-02T17:33:00Z"/>
              <w:rFonts w:cs="Courier New"/>
              <w:sz w:val="21"/>
              <w:szCs w:val="21"/>
              <w:lang w:val="en-GB"/>
            </w:rPr>
          </w:rPrChange>
        </w:rPr>
        <w:pPrChange w:id="2042" w:author="3.0" w:date="2014-09-02T17:34:00Z">
          <w:pPr>
            <w:pStyle w:val="Textebrut"/>
            <w:spacing w:after="0"/>
          </w:pPr>
        </w:pPrChange>
      </w:pPr>
      <w:ins w:id="2043" w:author="3.0" w:date="2014-09-02T17:33:00Z">
        <w:r w:rsidRPr="00004373">
          <w:rPr>
            <w:rFonts w:cs="Courier New"/>
            <w:lang w:val="fr-BE"/>
            <w:rPrChange w:id="2044" w:author="3.0" w:date="2014-09-04T10:31:00Z">
              <w:rPr>
                <w:rFonts w:cs="Courier New"/>
                <w:b w:val="0"/>
                <w:sz w:val="21"/>
                <w:szCs w:val="21"/>
              </w:rPr>
            </w:rPrChange>
          </w:rPr>
          <w:t xml:space="preserve">      </w:t>
        </w:r>
        <w:r w:rsidRPr="003340C2">
          <w:rPr>
            <w:rFonts w:cs="Courier New"/>
            <w:rPrChange w:id="2045" w:author="3.0" w:date="2014-09-02T17:34:00Z">
              <w:rPr>
                <w:rFonts w:cs="Courier New"/>
                <w:b w:val="0"/>
                <w:sz w:val="21"/>
                <w:szCs w:val="21"/>
              </w:rPr>
            </w:rPrChange>
          </w:rPr>
          <w:t>end case;</w:t>
        </w:r>
      </w:ins>
    </w:p>
    <w:p w:rsidR="003340C2" w:rsidRPr="003340C2" w:rsidRDefault="003340C2">
      <w:pPr>
        <w:pStyle w:val="ADANB"/>
        <w:rPr>
          <w:ins w:id="2046" w:author="3.0" w:date="2014-09-02T17:33:00Z"/>
          <w:rFonts w:cs="Courier New"/>
          <w:rPrChange w:id="2047" w:author="3.0" w:date="2014-09-02T17:34:00Z">
            <w:rPr>
              <w:ins w:id="2048" w:author="3.0" w:date="2014-09-02T17:33:00Z"/>
              <w:rFonts w:cs="Courier New"/>
              <w:sz w:val="21"/>
              <w:szCs w:val="21"/>
              <w:lang w:val="en-GB"/>
            </w:rPr>
          </w:rPrChange>
        </w:rPr>
        <w:pPrChange w:id="2049" w:author="3.0" w:date="2014-09-02T17:34:00Z">
          <w:pPr>
            <w:pStyle w:val="Textebrut"/>
            <w:spacing w:after="0"/>
          </w:pPr>
        </w:pPrChange>
      </w:pPr>
      <w:ins w:id="2050" w:author="3.0" w:date="2014-09-02T17:33:00Z">
        <w:r w:rsidRPr="003340C2">
          <w:rPr>
            <w:rFonts w:cs="Courier New"/>
            <w:rPrChange w:id="2051" w:author="3.0" w:date="2014-09-02T17:34:00Z">
              <w:rPr>
                <w:rFonts w:cs="Courier New"/>
                <w:b w:val="0"/>
                <w:sz w:val="21"/>
                <w:szCs w:val="21"/>
              </w:rPr>
            </w:rPrChange>
          </w:rPr>
          <w:t xml:space="preserve">    end record;</w:t>
        </w:r>
      </w:ins>
    </w:p>
    <w:p w:rsidR="003340C2" w:rsidRPr="003340C2" w:rsidRDefault="003340C2">
      <w:pPr>
        <w:pStyle w:val="ADANB"/>
        <w:rPr>
          <w:ins w:id="2052" w:author="3.0" w:date="2014-09-02T17:33:00Z"/>
          <w:rFonts w:cs="Courier New"/>
          <w:rPrChange w:id="2053" w:author="3.0" w:date="2014-09-02T17:34:00Z">
            <w:rPr>
              <w:ins w:id="2054" w:author="3.0" w:date="2014-09-02T17:33:00Z"/>
              <w:rFonts w:cs="Courier New"/>
              <w:sz w:val="21"/>
              <w:szCs w:val="21"/>
              <w:lang w:val="en-GB"/>
            </w:rPr>
          </w:rPrChange>
        </w:rPr>
        <w:pPrChange w:id="2055" w:author="3.0" w:date="2014-09-02T17:34:00Z">
          <w:pPr>
            <w:pStyle w:val="Textebrut"/>
            <w:spacing w:after="0"/>
          </w:pPr>
        </w:pPrChange>
      </w:pPr>
      <w:ins w:id="2056" w:author="3.0" w:date="2014-09-02T17:33:00Z">
        <w:r w:rsidRPr="003340C2">
          <w:rPr>
            <w:rFonts w:cs="Courier New"/>
            <w:rPrChange w:id="2057" w:author="3.0" w:date="2014-09-02T17:34:00Z">
              <w:rPr>
                <w:rFonts w:cs="Courier New"/>
                <w:b w:val="0"/>
                <w:sz w:val="21"/>
                <w:szCs w:val="21"/>
              </w:rPr>
            </w:rPrChange>
          </w:rPr>
          <w:t xml:space="preserve">  UNKNOWN_NETWORK_REGISTRATION_INFO_C : constant NETWORK_REGISTRATION_INFO_T := (BEARER_TYPE =&gt; GSM_R_ONLY,</w:t>
        </w:r>
      </w:ins>
    </w:p>
    <w:p w:rsidR="003340C2" w:rsidRPr="003340C2" w:rsidRDefault="003340C2">
      <w:pPr>
        <w:pStyle w:val="ADANB"/>
        <w:rPr>
          <w:ins w:id="2058" w:author="3.0" w:date="2014-09-02T17:33:00Z"/>
          <w:rFonts w:cs="Courier New"/>
          <w:rPrChange w:id="2059" w:author="3.0" w:date="2014-09-02T17:34:00Z">
            <w:rPr>
              <w:ins w:id="2060" w:author="3.0" w:date="2014-09-02T17:33:00Z"/>
              <w:rFonts w:cs="Courier New"/>
              <w:sz w:val="21"/>
              <w:szCs w:val="21"/>
              <w:lang w:val="en-GB"/>
            </w:rPr>
          </w:rPrChange>
        </w:rPr>
        <w:pPrChange w:id="2061" w:author="3.0" w:date="2014-09-02T17:34:00Z">
          <w:pPr>
            <w:pStyle w:val="Textebrut"/>
            <w:spacing w:after="0"/>
          </w:pPr>
        </w:pPrChange>
      </w:pPr>
      <w:ins w:id="2062" w:author="3.0" w:date="2014-09-02T17:33:00Z">
        <w:r w:rsidRPr="003340C2">
          <w:rPr>
            <w:rFonts w:cs="Courier New"/>
            <w:rPrChange w:id="2063" w:author="3.0" w:date="2014-09-02T17:34:00Z">
              <w:rPr>
                <w:rFonts w:cs="Courier New"/>
                <w:b w:val="0"/>
                <w:sz w:val="21"/>
                <w:szCs w:val="21"/>
              </w:rPr>
            </w:rPrChange>
          </w:rPr>
          <w:t xml:space="preserve">                                                                                 NETWORK_ID  =&gt; UNKNOWN_RADIO_NETWORK_ID_C);</w:t>
        </w:r>
      </w:ins>
    </w:p>
    <w:p w:rsidR="003340C2" w:rsidRPr="003340C2" w:rsidRDefault="003340C2">
      <w:pPr>
        <w:pStyle w:val="ADANB"/>
        <w:rPr>
          <w:ins w:id="2064" w:author="3.0" w:date="2014-09-02T17:33:00Z"/>
          <w:rFonts w:cs="Courier New"/>
          <w:rPrChange w:id="2065" w:author="3.0" w:date="2014-09-02T17:34:00Z">
            <w:rPr>
              <w:ins w:id="2066" w:author="3.0" w:date="2014-09-02T17:33:00Z"/>
              <w:rFonts w:cs="Courier New"/>
              <w:sz w:val="21"/>
              <w:szCs w:val="21"/>
              <w:lang w:val="en-GB"/>
            </w:rPr>
          </w:rPrChange>
        </w:rPr>
        <w:pPrChange w:id="2067" w:author="3.0" w:date="2014-09-02T17:34:00Z">
          <w:pPr>
            <w:pStyle w:val="Textebrut"/>
            <w:spacing w:after="0"/>
          </w:pPr>
        </w:pPrChange>
      </w:pPr>
      <w:ins w:id="2068" w:author="3.0" w:date="2014-09-02T17:33:00Z">
        <w:r w:rsidRPr="003340C2">
          <w:rPr>
            <w:rFonts w:cs="Courier New"/>
            <w:rPrChange w:id="2069" w:author="3.0" w:date="2014-09-02T17:34:00Z">
              <w:rPr>
                <w:rFonts w:cs="Courier New"/>
                <w:b w:val="0"/>
                <w:sz w:val="21"/>
                <w:szCs w:val="21"/>
              </w:rPr>
            </w:rPrChange>
          </w:rPr>
          <w:t xml:space="preserve">  type MOBILE_NETWORK_REGISTRATION_T is (NETWORK_NOT_REGISTERED, NETWORK_REGISTER_REQUEST, NETWORK_REGISTER_CONFIRM);</w:t>
        </w:r>
      </w:ins>
    </w:p>
    <w:p w:rsidR="003340C2" w:rsidRPr="003340C2" w:rsidRDefault="003340C2">
      <w:pPr>
        <w:pStyle w:val="ADANB"/>
        <w:rPr>
          <w:ins w:id="2070" w:author="3.0" w:date="2014-09-02T17:33:00Z"/>
          <w:rFonts w:cs="Courier New"/>
          <w:rPrChange w:id="2071" w:author="3.0" w:date="2014-09-02T17:34:00Z">
            <w:rPr>
              <w:ins w:id="2072" w:author="3.0" w:date="2014-09-02T17:33:00Z"/>
              <w:rFonts w:cs="Courier New"/>
              <w:sz w:val="21"/>
              <w:szCs w:val="21"/>
              <w:lang w:val="en-GB"/>
            </w:rPr>
          </w:rPrChange>
        </w:rPr>
        <w:pPrChange w:id="2073" w:author="3.0" w:date="2014-09-02T17:34:00Z">
          <w:pPr>
            <w:pStyle w:val="Textebrut"/>
            <w:spacing w:after="0"/>
          </w:pPr>
        </w:pPrChange>
      </w:pPr>
      <w:ins w:id="2074" w:author="3.0" w:date="2014-09-02T17:33:00Z">
        <w:r w:rsidRPr="003340C2">
          <w:rPr>
            <w:rFonts w:cs="Courier New"/>
            <w:rPrChange w:id="2075" w:author="3.0" w:date="2014-09-02T17:34:00Z">
              <w:rPr>
                <w:rFonts w:cs="Courier New"/>
                <w:b w:val="0"/>
                <w:sz w:val="21"/>
                <w:szCs w:val="21"/>
              </w:rPr>
            </w:rPrChange>
          </w:rPr>
          <w:t xml:space="preserve">  -- NETWORK_NOT_REGISTERED   : the mobile has no registration on-going</w:t>
        </w:r>
      </w:ins>
    </w:p>
    <w:p w:rsidR="003340C2" w:rsidRPr="003340C2" w:rsidRDefault="003340C2">
      <w:pPr>
        <w:pStyle w:val="ADANB"/>
        <w:rPr>
          <w:ins w:id="2076" w:author="3.0" w:date="2014-09-02T17:33:00Z"/>
          <w:rFonts w:cs="Courier New"/>
          <w:rPrChange w:id="2077" w:author="3.0" w:date="2014-09-02T17:34:00Z">
            <w:rPr>
              <w:ins w:id="2078" w:author="3.0" w:date="2014-09-02T17:33:00Z"/>
              <w:rFonts w:cs="Courier New"/>
              <w:sz w:val="21"/>
              <w:szCs w:val="21"/>
              <w:lang w:val="en-GB"/>
            </w:rPr>
          </w:rPrChange>
        </w:rPr>
        <w:pPrChange w:id="2079" w:author="3.0" w:date="2014-09-02T17:34:00Z">
          <w:pPr>
            <w:pStyle w:val="Textebrut"/>
            <w:spacing w:after="0"/>
          </w:pPr>
        </w:pPrChange>
      </w:pPr>
      <w:ins w:id="2080" w:author="3.0" w:date="2014-09-02T17:33:00Z">
        <w:r w:rsidRPr="003340C2">
          <w:rPr>
            <w:rFonts w:cs="Courier New"/>
            <w:rPrChange w:id="2081" w:author="3.0" w:date="2014-09-02T17:34:00Z">
              <w:rPr>
                <w:rFonts w:cs="Courier New"/>
                <w:b w:val="0"/>
                <w:sz w:val="21"/>
                <w:szCs w:val="21"/>
              </w:rPr>
            </w:rPrChange>
          </w:rPr>
          <w:t xml:space="preserve">  -- NETWORK_REGISTER_REQUEST : the mobile is under registration</w:t>
        </w:r>
      </w:ins>
    </w:p>
    <w:p w:rsidR="003340C2" w:rsidRPr="003340C2" w:rsidRDefault="003340C2">
      <w:pPr>
        <w:pStyle w:val="ADANB"/>
        <w:rPr>
          <w:ins w:id="2082" w:author="3.0" w:date="2014-09-02T17:33:00Z"/>
          <w:rFonts w:cs="Courier New"/>
          <w:rPrChange w:id="2083" w:author="3.0" w:date="2014-09-02T17:34:00Z">
            <w:rPr>
              <w:ins w:id="2084" w:author="3.0" w:date="2014-09-02T17:33:00Z"/>
              <w:rFonts w:cs="Courier New"/>
              <w:sz w:val="21"/>
              <w:szCs w:val="21"/>
              <w:lang w:val="en-GB"/>
            </w:rPr>
          </w:rPrChange>
        </w:rPr>
        <w:pPrChange w:id="2085" w:author="3.0" w:date="2014-09-02T17:34:00Z">
          <w:pPr>
            <w:pStyle w:val="Textebrut"/>
            <w:spacing w:after="0"/>
          </w:pPr>
        </w:pPrChange>
      </w:pPr>
      <w:ins w:id="2086" w:author="3.0" w:date="2014-09-02T17:33:00Z">
        <w:r w:rsidRPr="003340C2">
          <w:rPr>
            <w:rFonts w:cs="Courier New"/>
            <w:rPrChange w:id="2087" w:author="3.0" w:date="2014-09-02T17:34:00Z">
              <w:rPr>
                <w:rFonts w:cs="Courier New"/>
                <w:b w:val="0"/>
                <w:sz w:val="21"/>
                <w:szCs w:val="21"/>
              </w:rPr>
            </w:rPrChange>
          </w:rPr>
          <w:t xml:space="preserve">  -- NETWORK_REGISTER_CONFIRM : the mobile is registered to the network</w:t>
        </w:r>
      </w:ins>
    </w:p>
    <w:p w:rsidR="003340C2" w:rsidRPr="003340C2" w:rsidRDefault="003340C2">
      <w:pPr>
        <w:pStyle w:val="ADANB"/>
        <w:rPr>
          <w:ins w:id="2088" w:author="3.0" w:date="2014-09-02T17:33:00Z"/>
          <w:rFonts w:cs="Courier New"/>
          <w:rPrChange w:id="2089" w:author="3.0" w:date="2014-09-02T17:34:00Z">
            <w:rPr>
              <w:ins w:id="2090" w:author="3.0" w:date="2014-09-02T17:33:00Z"/>
              <w:rFonts w:cs="Courier New"/>
              <w:sz w:val="21"/>
              <w:szCs w:val="21"/>
              <w:lang w:val="en-GB"/>
            </w:rPr>
          </w:rPrChange>
        </w:rPr>
        <w:pPrChange w:id="2091" w:author="3.0" w:date="2014-09-02T17:34:00Z">
          <w:pPr>
            <w:pStyle w:val="Textebrut"/>
            <w:spacing w:after="0"/>
          </w:pPr>
        </w:pPrChange>
      </w:pPr>
    </w:p>
    <w:p w:rsidR="003340C2" w:rsidRPr="003340C2" w:rsidRDefault="003340C2">
      <w:pPr>
        <w:pStyle w:val="ADANB"/>
        <w:rPr>
          <w:ins w:id="2092" w:author="3.0" w:date="2014-09-02T17:33:00Z"/>
          <w:rFonts w:cs="Courier New"/>
          <w:rPrChange w:id="2093" w:author="3.0" w:date="2014-09-02T17:34:00Z">
            <w:rPr>
              <w:ins w:id="2094" w:author="3.0" w:date="2014-09-02T17:33:00Z"/>
              <w:rFonts w:cs="Courier New"/>
              <w:sz w:val="21"/>
              <w:szCs w:val="21"/>
              <w:lang w:val="en-GB"/>
            </w:rPr>
          </w:rPrChange>
        </w:rPr>
        <w:pPrChange w:id="2095" w:author="3.0" w:date="2014-09-02T17:34:00Z">
          <w:pPr>
            <w:pStyle w:val="Textebrut"/>
            <w:spacing w:after="0"/>
          </w:pPr>
        </w:pPrChange>
      </w:pPr>
      <w:ins w:id="2096" w:author="3.0" w:date="2014-09-02T17:33:00Z">
        <w:r w:rsidRPr="003340C2">
          <w:rPr>
            <w:rFonts w:cs="Courier New"/>
            <w:rPrChange w:id="2097" w:author="3.0" w:date="2014-09-02T17:34:00Z">
              <w:rPr>
                <w:rFonts w:cs="Courier New"/>
                <w:b w:val="0"/>
                <w:sz w:val="21"/>
                <w:szCs w:val="21"/>
              </w:rPr>
            </w:rPrChange>
          </w:rPr>
          <w:t xml:space="preserve">  type MOBILE_PDP_CONTEXT_T is (PDP_NOT_ACTIVATED, PDP_ACTIVATION_REQUEST, PDP_ACTIVATION_CONFIRM);</w:t>
        </w:r>
      </w:ins>
    </w:p>
    <w:p w:rsidR="003340C2" w:rsidRPr="003340C2" w:rsidRDefault="003340C2">
      <w:pPr>
        <w:pStyle w:val="ADANB"/>
        <w:rPr>
          <w:ins w:id="2098" w:author="3.0" w:date="2014-09-02T17:33:00Z"/>
          <w:rFonts w:cs="Courier New"/>
          <w:rPrChange w:id="2099" w:author="3.0" w:date="2014-09-02T17:34:00Z">
            <w:rPr>
              <w:ins w:id="2100" w:author="3.0" w:date="2014-09-02T17:33:00Z"/>
              <w:rFonts w:cs="Courier New"/>
              <w:sz w:val="21"/>
              <w:szCs w:val="21"/>
              <w:lang w:val="en-GB"/>
            </w:rPr>
          </w:rPrChange>
        </w:rPr>
        <w:pPrChange w:id="2101" w:author="3.0" w:date="2014-09-02T17:34:00Z">
          <w:pPr>
            <w:pStyle w:val="Textebrut"/>
            <w:spacing w:after="0"/>
          </w:pPr>
        </w:pPrChange>
      </w:pPr>
      <w:ins w:id="2102" w:author="3.0" w:date="2014-09-02T17:33:00Z">
        <w:r w:rsidRPr="003340C2">
          <w:rPr>
            <w:rFonts w:cs="Courier New"/>
            <w:rPrChange w:id="2103" w:author="3.0" w:date="2014-09-02T17:34:00Z">
              <w:rPr>
                <w:rFonts w:cs="Courier New"/>
                <w:b w:val="0"/>
                <w:sz w:val="21"/>
                <w:szCs w:val="21"/>
              </w:rPr>
            </w:rPrChange>
          </w:rPr>
          <w:t xml:space="preserve">  -- PDP_NOT_ACTIVATED      : the mobile has no PDP context activation on-going</w:t>
        </w:r>
      </w:ins>
    </w:p>
    <w:p w:rsidR="003340C2" w:rsidRPr="003340C2" w:rsidRDefault="003340C2">
      <w:pPr>
        <w:pStyle w:val="ADANB"/>
        <w:rPr>
          <w:ins w:id="2104" w:author="3.0" w:date="2014-09-02T17:33:00Z"/>
          <w:rFonts w:cs="Courier New"/>
          <w:rPrChange w:id="2105" w:author="3.0" w:date="2014-09-02T17:34:00Z">
            <w:rPr>
              <w:ins w:id="2106" w:author="3.0" w:date="2014-09-02T17:33:00Z"/>
              <w:rFonts w:cs="Courier New"/>
              <w:sz w:val="21"/>
              <w:szCs w:val="21"/>
              <w:lang w:val="en-GB"/>
            </w:rPr>
          </w:rPrChange>
        </w:rPr>
        <w:pPrChange w:id="2107" w:author="3.0" w:date="2014-09-02T17:34:00Z">
          <w:pPr>
            <w:pStyle w:val="Textebrut"/>
            <w:spacing w:after="0"/>
          </w:pPr>
        </w:pPrChange>
      </w:pPr>
      <w:ins w:id="2108" w:author="3.0" w:date="2014-09-02T17:33:00Z">
        <w:r w:rsidRPr="003340C2">
          <w:rPr>
            <w:rFonts w:cs="Courier New"/>
            <w:rPrChange w:id="2109" w:author="3.0" w:date="2014-09-02T17:34:00Z">
              <w:rPr>
                <w:rFonts w:cs="Courier New"/>
                <w:b w:val="0"/>
                <w:sz w:val="21"/>
                <w:szCs w:val="21"/>
              </w:rPr>
            </w:rPrChange>
          </w:rPr>
          <w:t xml:space="preserve">  -- PDP_ACTIVATION_REQUEST : the mobile is activating a PDP context</w:t>
        </w:r>
      </w:ins>
    </w:p>
    <w:p w:rsidR="003340C2" w:rsidRPr="003340C2" w:rsidRDefault="003340C2">
      <w:pPr>
        <w:pStyle w:val="ADANB"/>
        <w:rPr>
          <w:ins w:id="2110" w:author="3.0" w:date="2014-09-02T17:33:00Z"/>
          <w:rFonts w:cs="Courier New"/>
          <w:rPrChange w:id="2111" w:author="3.0" w:date="2014-09-02T17:34:00Z">
            <w:rPr>
              <w:ins w:id="2112" w:author="3.0" w:date="2014-09-02T17:33:00Z"/>
              <w:rFonts w:cs="Courier New"/>
              <w:sz w:val="21"/>
              <w:szCs w:val="21"/>
              <w:lang w:val="en-GB"/>
            </w:rPr>
          </w:rPrChange>
        </w:rPr>
        <w:pPrChange w:id="2113" w:author="3.0" w:date="2014-09-02T17:34:00Z">
          <w:pPr>
            <w:pStyle w:val="Textebrut"/>
            <w:spacing w:after="0"/>
          </w:pPr>
        </w:pPrChange>
      </w:pPr>
      <w:ins w:id="2114" w:author="3.0" w:date="2014-09-02T17:33:00Z">
        <w:r w:rsidRPr="003340C2">
          <w:rPr>
            <w:rFonts w:cs="Courier New"/>
            <w:rPrChange w:id="2115" w:author="3.0" w:date="2014-09-02T17:34:00Z">
              <w:rPr>
                <w:rFonts w:cs="Courier New"/>
                <w:b w:val="0"/>
                <w:sz w:val="21"/>
                <w:szCs w:val="21"/>
              </w:rPr>
            </w:rPrChange>
          </w:rPr>
          <w:t xml:space="preserve">  -- PDP_ACTIVATION_CONFIRM : the mobile PDP context is activated</w:t>
        </w:r>
      </w:ins>
    </w:p>
    <w:p w:rsidR="003340C2" w:rsidRPr="004E53BD" w:rsidRDefault="003340C2">
      <w:pPr>
        <w:pStyle w:val="ADANB"/>
        <w:rPr>
          <w:ins w:id="2116" w:author="3.0" w:date="2014-09-02T17:33:00Z"/>
          <w:rFonts w:cs="Courier New"/>
        </w:rPr>
        <w:pPrChange w:id="2117" w:author="3.0" w:date="2014-09-02T17:34:00Z">
          <w:pPr>
            <w:pStyle w:val="Textebrut"/>
          </w:pPr>
        </w:pPrChange>
      </w:pPr>
      <w:ins w:id="2118" w:author="3.0" w:date="2014-09-02T17:33:00Z">
        <w:r w:rsidRPr="00891185">
          <w:rPr>
            <w:rFonts w:cs="Courier New"/>
            <w:color w:val="FF0000"/>
          </w:rPr>
          <w:t xml:space="preserve">  -- OpenETCS :MOBILE_PDP_CONTEXT shall always be PDP_NOT_ACTIVATED</w:t>
        </w:r>
      </w:ins>
    </w:p>
    <w:p w:rsidR="003340C2" w:rsidRPr="003340C2" w:rsidRDefault="003340C2">
      <w:pPr>
        <w:pStyle w:val="ADANB"/>
        <w:rPr>
          <w:ins w:id="2119" w:author="3.0" w:date="2014-09-02T17:33:00Z"/>
          <w:rFonts w:cs="Courier New"/>
          <w:rPrChange w:id="2120" w:author="3.0" w:date="2014-09-02T17:34:00Z">
            <w:rPr>
              <w:ins w:id="2121" w:author="3.0" w:date="2014-09-02T17:33:00Z"/>
              <w:rFonts w:cs="Courier New"/>
              <w:sz w:val="21"/>
              <w:szCs w:val="21"/>
              <w:lang w:val="en-GB"/>
            </w:rPr>
          </w:rPrChange>
        </w:rPr>
        <w:pPrChange w:id="2122" w:author="3.0" w:date="2014-09-02T17:34:00Z">
          <w:pPr>
            <w:pStyle w:val="Textebrut"/>
            <w:spacing w:after="0"/>
          </w:pPr>
        </w:pPrChange>
      </w:pPr>
    </w:p>
    <w:p w:rsidR="003340C2" w:rsidRPr="003340C2" w:rsidRDefault="003340C2">
      <w:pPr>
        <w:pStyle w:val="ADANB"/>
        <w:rPr>
          <w:ins w:id="2123" w:author="3.0" w:date="2014-09-02T17:33:00Z"/>
          <w:rFonts w:cs="Courier New"/>
          <w:rPrChange w:id="2124" w:author="3.0" w:date="2014-09-02T17:34:00Z">
            <w:rPr>
              <w:ins w:id="2125" w:author="3.0" w:date="2014-09-02T17:33:00Z"/>
              <w:rFonts w:cs="Courier New"/>
              <w:sz w:val="21"/>
              <w:szCs w:val="21"/>
              <w:lang w:val="en-GB"/>
            </w:rPr>
          </w:rPrChange>
        </w:rPr>
        <w:pPrChange w:id="2126" w:author="3.0" w:date="2014-09-02T17:34:00Z">
          <w:pPr>
            <w:pStyle w:val="Textebrut"/>
            <w:spacing w:after="0"/>
          </w:pPr>
        </w:pPrChange>
      </w:pPr>
      <w:ins w:id="2127" w:author="3.0" w:date="2014-09-02T17:33:00Z">
        <w:r w:rsidRPr="003340C2">
          <w:rPr>
            <w:rFonts w:cs="Courier New"/>
            <w:rPrChange w:id="2128" w:author="3.0" w:date="2014-09-02T17:34:00Z">
              <w:rPr>
                <w:rFonts w:cs="Courier New"/>
                <w:b w:val="0"/>
                <w:sz w:val="21"/>
                <w:szCs w:val="21"/>
              </w:rPr>
            </w:rPrChange>
          </w:rPr>
          <w:t xml:space="preserve">  type MOBILE_COMM_STATUS_T is (MOBILE_FREE, MOBILE_IN_SAFE_COMM, MOBILE_IN_NON_SAFE_COMM);</w:t>
        </w:r>
      </w:ins>
    </w:p>
    <w:p w:rsidR="003340C2" w:rsidRPr="003340C2" w:rsidRDefault="003340C2">
      <w:pPr>
        <w:pStyle w:val="ADANB"/>
        <w:rPr>
          <w:ins w:id="2129" w:author="3.0" w:date="2014-09-02T17:33:00Z"/>
          <w:rFonts w:cs="Courier New"/>
          <w:rPrChange w:id="2130" w:author="3.0" w:date="2014-09-02T17:34:00Z">
            <w:rPr>
              <w:ins w:id="2131" w:author="3.0" w:date="2014-09-02T17:33:00Z"/>
              <w:rFonts w:cs="Courier New"/>
              <w:sz w:val="21"/>
              <w:szCs w:val="21"/>
              <w:lang w:val="en-GB"/>
            </w:rPr>
          </w:rPrChange>
        </w:rPr>
        <w:pPrChange w:id="2132" w:author="3.0" w:date="2014-09-02T17:34:00Z">
          <w:pPr>
            <w:pStyle w:val="Textebrut"/>
            <w:spacing w:after="0"/>
          </w:pPr>
        </w:pPrChange>
      </w:pPr>
      <w:ins w:id="2133" w:author="3.0" w:date="2014-09-02T17:33:00Z">
        <w:r w:rsidRPr="003340C2">
          <w:rPr>
            <w:rFonts w:cs="Courier New"/>
            <w:rPrChange w:id="2134" w:author="3.0" w:date="2014-09-02T17:34:00Z">
              <w:rPr>
                <w:rFonts w:cs="Courier New"/>
                <w:b w:val="0"/>
                <w:sz w:val="21"/>
                <w:szCs w:val="21"/>
              </w:rPr>
            </w:rPrChange>
          </w:rPr>
          <w:t xml:space="preserve">  -- MOBILE_FREE             : the mobile is free</w:t>
        </w:r>
      </w:ins>
    </w:p>
    <w:p w:rsidR="003340C2" w:rsidRPr="003340C2" w:rsidRDefault="003340C2">
      <w:pPr>
        <w:pStyle w:val="ADANB"/>
        <w:rPr>
          <w:ins w:id="2135" w:author="3.0" w:date="2014-09-02T17:33:00Z"/>
          <w:rFonts w:cs="Courier New"/>
          <w:rPrChange w:id="2136" w:author="3.0" w:date="2014-09-02T17:34:00Z">
            <w:rPr>
              <w:ins w:id="2137" w:author="3.0" w:date="2014-09-02T17:33:00Z"/>
              <w:rFonts w:cs="Courier New"/>
              <w:sz w:val="21"/>
              <w:szCs w:val="21"/>
              <w:lang w:val="en-GB"/>
            </w:rPr>
          </w:rPrChange>
        </w:rPr>
        <w:pPrChange w:id="2138" w:author="3.0" w:date="2014-09-02T17:34:00Z">
          <w:pPr>
            <w:pStyle w:val="Textebrut"/>
            <w:spacing w:after="0"/>
          </w:pPr>
        </w:pPrChange>
      </w:pPr>
      <w:ins w:id="2139" w:author="3.0" w:date="2014-09-02T17:33:00Z">
        <w:r w:rsidRPr="003340C2">
          <w:rPr>
            <w:rFonts w:cs="Courier New"/>
            <w:rPrChange w:id="2140" w:author="3.0" w:date="2014-09-02T17:34:00Z">
              <w:rPr>
                <w:rFonts w:cs="Courier New"/>
                <w:b w:val="0"/>
                <w:sz w:val="21"/>
                <w:szCs w:val="21"/>
              </w:rPr>
            </w:rPrChange>
          </w:rPr>
          <w:t xml:space="preserve">  -- MOBILE_IN_SAFE_COMM     : a safe connection (ETCS) is on-going via the mobile</w:t>
        </w:r>
      </w:ins>
    </w:p>
    <w:p w:rsidR="003340C2" w:rsidRPr="003340C2" w:rsidRDefault="003340C2">
      <w:pPr>
        <w:pStyle w:val="ADANB"/>
        <w:rPr>
          <w:ins w:id="2141" w:author="3.0" w:date="2014-09-02T17:33:00Z"/>
          <w:rFonts w:cs="Courier New"/>
          <w:rPrChange w:id="2142" w:author="3.0" w:date="2014-09-02T17:34:00Z">
            <w:rPr>
              <w:ins w:id="2143" w:author="3.0" w:date="2014-09-02T17:33:00Z"/>
              <w:rFonts w:cs="Courier New"/>
              <w:sz w:val="21"/>
              <w:szCs w:val="21"/>
              <w:lang w:val="en-GB"/>
            </w:rPr>
          </w:rPrChange>
        </w:rPr>
        <w:pPrChange w:id="2144" w:author="3.0" w:date="2014-09-02T17:34:00Z">
          <w:pPr>
            <w:pStyle w:val="Textebrut"/>
            <w:spacing w:after="0"/>
          </w:pPr>
        </w:pPrChange>
      </w:pPr>
      <w:ins w:id="2145" w:author="3.0" w:date="2014-09-02T17:33:00Z">
        <w:r w:rsidRPr="003340C2">
          <w:rPr>
            <w:rFonts w:cs="Courier New"/>
            <w:rPrChange w:id="2146" w:author="3.0" w:date="2014-09-02T17:34:00Z">
              <w:rPr>
                <w:rFonts w:cs="Courier New"/>
                <w:b w:val="0"/>
                <w:sz w:val="21"/>
                <w:szCs w:val="21"/>
              </w:rPr>
            </w:rPrChange>
          </w:rPr>
          <w:t xml:space="preserve">  -- MOBILE_IN_NON_SAFE_COMM : a non safe connection is on-going via the mobile</w:t>
        </w:r>
      </w:ins>
    </w:p>
    <w:p w:rsidR="003340C2" w:rsidRPr="004E53BD" w:rsidRDefault="003340C2">
      <w:pPr>
        <w:pStyle w:val="ADANB"/>
        <w:rPr>
          <w:ins w:id="2147" w:author="3.0" w:date="2014-09-02T17:33:00Z"/>
          <w:rFonts w:cs="Courier New"/>
        </w:rPr>
        <w:pPrChange w:id="2148" w:author="3.0" w:date="2014-09-02T17:34:00Z">
          <w:pPr>
            <w:pStyle w:val="Textebrut"/>
          </w:pPr>
        </w:pPrChange>
      </w:pPr>
      <w:ins w:id="2149" w:author="3.0" w:date="2014-09-02T17:33:00Z">
        <w:r w:rsidRPr="00891185">
          <w:rPr>
            <w:rFonts w:cs="Courier New"/>
            <w:color w:val="FF0000"/>
          </w:rPr>
          <w:t xml:space="preserve">  -- Op</w:t>
        </w:r>
        <w:r w:rsidRPr="004E53BD">
          <w:rPr>
            <w:rFonts w:cs="Courier New"/>
            <w:color w:val="FF0000"/>
          </w:rPr>
          <w:t>enETCS :MOBILE_COMM_STATUS shall always be MOBILE_FREE or MOBILE_IN_SAFE_COMM</w:t>
        </w:r>
      </w:ins>
    </w:p>
    <w:p w:rsidR="003340C2" w:rsidRPr="003340C2" w:rsidRDefault="003340C2">
      <w:pPr>
        <w:pStyle w:val="ADANB"/>
        <w:rPr>
          <w:ins w:id="2150" w:author="3.0" w:date="2014-09-02T17:33:00Z"/>
          <w:rFonts w:cs="Courier New"/>
          <w:rPrChange w:id="2151" w:author="3.0" w:date="2014-09-02T17:34:00Z">
            <w:rPr>
              <w:ins w:id="2152" w:author="3.0" w:date="2014-09-02T17:33:00Z"/>
              <w:rFonts w:cs="Courier New"/>
              <w:sz w:val="21"/>
              <w:szCs w:val="21"/>
              <w:lang w:val="en-GB"/>
            </w:rPr>
          </w:rPrChange>
        </w:rPr>
        <w:pPrChange w:id="2153" w:author="3.0" w:date="2014-09-02T17:34:00Z">
          <w:pPr>
            <w:pStyle w:val="Textebrut"/>
            <w:spacing w:after="0"/>
          </w:pPr>
        </w:pPrChange>
      </w:pPr>
    </w:p>
    <w:p w:rsidR="003340C2" w:rsidRPr="003340C2" w:rsidRDefault="003340C2">
      <w:pPr>
        <w:pStyle w:val="ADANB"/>
        <w:rPr>
          <w:ins w:id="2154" w:author="3.0" w:date="2014-09-02T17:33:00Z"/>
          <w:rFonts w:cs="Courier New"/>
          <w:rPrChange w:id="2155" w:author="3.0" w:date="2014-09-02T17:34:00Z">
            <w:rPr>
              <w:ins w:id="2156" w:author="3.0" w:date="2014-09-02T17:33:00Z"/>
              <w:rFonts w:cs="Courier New"/>
              <w:sz w:val="21"/>
              <w:szCs w:val="21"/>
              <w:lang w:val="en-GB"/>
            </w:rPr>
          </w:rPrChange>
        </w:rPr>
        <w:pPrChange w:id="2157" w:author="3.0" w:date="2014-09-02T17:34:00Z">
          <w:pPr>
            <w:pStyle w:val="Textebrut"/>
            <w:spacing w:after="0"/>
          </w:pPr>
        </w:pPrChange>
      </w:pPr>
      <w:ins w:id="2158" w:author="3.0" w:date="2014-09-02T17:33:00Z">
        <w:r w:rsidRPr="003340C2">
          <w:rPr>
            <w:rFonts w:cs="Courier New"/>
            <w:rPrChange w:id="2159" w:author="3.0" w:date="2014-09-02T17:34:00Z">
              <w:rPr>
                <w:rFonts w:cs="Courier New"/>
                <w:b w:val="0"/>
                <w:sz w:val="21"/>
                <w:szCs w:val="21"/>
              </w:rPr>
            </w:rPrChange>
          </w:rPr>
          <w:t xml:space="preserve">  type MOBILE_CALL_TYPE_T is (CSD, PSD);</w:t>
        </w:r>
      </w:ins>
    </w:p>
    <w:p w:rsidR="003340C2" w:rsidRPr="003340C2" w:rsidRDefault="003340C2">
      <w:pPr>
        <w:pStyle w:val="ADANB"/>
        <w:rPr>
          <w:ins w:id="2160" w:author="3.0" w:date="2014-09-02T17:33:00Z"/>
          <w:rFonts w:cs="Courier New"/>
          <w:rPrChange w:id="2161" w:author="3.0" w:date="2014-09-02T17:34:00Z">
            <w:rPr>
              <w:ins w:id="2162" w:author="3.0" w:date="2014-09-02T17:33:00Z"/>
              <w:rFonts w:cs="Courier New"/>
              <w:sz w:val="21"/>
              <w:szCs w:val="21"/>
              <w:lang w:val="en-GB"/>
            </w:rPr>
          </w:rPrChange>
        </w:rPr>
        <w:pPrChange w:id="2163" w:author="3.0" w:date="2014-09-02T17:34:00Z">
          <w:pPr>
            <w:pStyle w:val="Textebrut"/>
            <w:spacing w:after="0"/>
          </w:pPr>
        </w:pPrChange>
      </w:pPr>
      <w:ins w:id="2164" w:author="3.0" w:date="2014-09-02T17:33:00Z">
        <w:r w:rsidRPr="003340C2">
          <w:rPr>
            <w:rFonts w:cs="Courier New"/>
            <w:rPrChange w:id="2165" w:author="3.0" w:date="2014-09-02T17:34:00Z">
              <w:rPr>
                <w:rFonts w:cs="Courier New"/>
                <w:b w:val="0"/>
                <w:sz w:val="21"/>
                <w:szCs w:val="21"/>
              </w:rPr>
            </w:rPrChange>
          </w:rPr>
          <w:t xml:space="preserve">  -- CSD : the mobile is used in CSD mode (Circuit Switched Data)</w:t>
        </w:r>
      </w:ins>
    </w:p>
    <w:p w:rsidR="003340C2" w:rsidRPr="003340C2" w:rsidRDefault="003340C2">
      <w:pPr>
        <w:pStyle w:val="ADANB"/>
        <w:rPr>
          <w:ins w:id="2166" w:author="3.0" w:date="2014-09-02T17:33:00Z"/>
          <w:rFonts w:cs="Courier New"/>
          <w:rPrChange w:id="2167" w:author="3.0" w:date="2014-09-02T17:34:00Z">
            <w:rPr>
              <w:ins w:id="2168" w:author="3.0" w:date="2014-09-02T17:33:00Z"/>
              <w:rFonts w:cs="Courier New"/>
              <w:sz w:val="21"/>
              <w:szCs w:val="21"/>
              <w:lang w:val="en-GB"/>
            </w:rPr>
          </w:rPrChange>
        </w:rPr>
        <w:pPrChange w:id="2169" w:author="3.0" w:date="2014-09-02T17:34:00Z">
          <w:pPr>
            <w:pStyle w:val="Textebrut"/>
            <w:spacing w:after="0"/>
          </w:pPr>
        </w:pPrChange>
      </w:pPr>
      <w:ins w:id="2170" w:author="3.0" w:date="2014-09-02T17:33:00Z">
        <w:r w:rsidRPr="003340C2">
          <w:rPr>
            <w:rFonts w:cs="Courier New"/>
            <w:rPrChange w:id="2171" w:author="3.0" w:date="2014-09-02T17:34:00Z">
              <w:rPr>
                <w:rFonts w:cs="Courier New"/>
                <w:b w:val="0"/>
                <w:sz w:val="21"/>
                <w:szCs w:val="21"/>
              </w:rPr>
            </w:rPrChange>
          </w:rPr>
          <w:t xml:space="preserve">  -- PSD : the mobile is used in PSD mode (Packet Switched Data)</w:t>
        </w:r>
      </w:ins>
    </w:p>
    <w:p w:rsidR="003340C2" w:rsidRPr="004E53BD" w:rsidRDefault="003340C2">
      <w:pPr>
        <w:pStyle w:val="ADANB"/>
        <w:rPr>
          <w:ins w:id="2172" w:author="3.0" w:date="2014-09-02T17:33:00Z"/>
          <w:rFonts w:cs="Courier New"/>
        </w:rPr>
        <w:pPrChange w:id="2173" w:author="3.0" w:date="2014-09-02T17:34:00Z">
          <w:pPr>
            <w:pStyle w:val="Textebrut"/>
          </w:pPr>
        </w:pPrChange>
      </w:pPr>
      <w:ins w:id="2174" w:author="3.0" w:date="2014-09-02T17:33:00Z">
        <w:r w:rsidRPr="00891185">
          <w:rPr>
            <w:rFonts w:cs="Courier New"/>
            <w:color w:val="FF0000"/>
          </w:rPr>
          <w:t xml:space="preserve">  -- </w:t>
        </w:r>
        <w:r w:rsidRPr="004E53BD">
          <w:rPr>
            <w:rFonts w:cs="Courier New"/>
            <w:color w:val="FF0000"/>
          </w:rPr>
          <w:t>OpenETCS : MOBILE_CALL_TYPE shall always be CSD</w:t>
        </w:r>
      </w:ins>
    </w:p>
    <w:p w:rsidR="003340C2" w:rsidRPr="004E53BD" w:rsidRDefault="003340C2">
      <w:pPr>
        <w:pStyle w:val="ADANB"/>
        <w:rPr>
          <w:ins w:id="2175" w:author="3.0" w:date="2014-09-02T17:33:00Z"/>
          <w:rFonts w:cs="Courier New"/>
        </w:rPr>
        <w:pPrChange w:id="2176" w:author="3.0" w:date="2014-09-02T17:34:00Z">
          <w:pPr>
            <w:pStyle w:val="Textebrut"/>
          </w:pPr>
        </w:pPrChange>
      </w:pPr>
    </w:p>
    <w:p w:rsidR="003340C2" w:rsidRPr="003340C2" w:rsidRDefault="003340C2">
      <w:pPr>
        <w:pStyle w:val="ADANB"/>
        <w:rPr>
          <w:ins w:id="2177" w:author="3.0" w:date="2014-09-02T17:33:00Z"/>
          <w:rFonts w:cs="Courier New"/>
          <w:rPrChange w:id="2178" w:author="3.0" w:date="2014-09-02T17:34:00Z">
            <w:rPr>
              <w:ins w:id="2179" w:author="3.0" w:date="2014-09-02T17:33:00Z"/>
              <w:rFonts w:cs="Courier New"/>
              <w:sz w:val="21"/>
              <w:szCs w:val="21"/>
              <w:lang w:val="en-GB"/>
            </w:rPr>
          </w:rPrChange>
        </w:rPr>
        <w:pPrChange w:id="2180" w:author="3.0" w:date="2014-09-02T17:34:00Z">
          <w:pPr>
            <w:pStyle w:val="Textebrut"/>
            <w:spacing w:after="0"/>
          </w:pPr>
        </w:pPrChange>
      </w:pPr>
    </w:p>
    <w:p w:rsidR="003340C2" w:rsidRPr="003340C2" w:rsidRDefault="003340C2">
      <w:pPr>
        <w:pStyle w:val="ADANB"/>
        <w:rPr>
          <w:ins w:id="2181" w:author="3.0" w:date="2014-09-02T17:33:00Z"/>
          <w:rFonts w:cs="Courier New"/>
          <w:rPrChange w:id="2182" w:author="3.0" w:date="2014-09-02T17:34:00Z">
            <w:rPr>
              <w:ins w:id="2183" w:author="3.0" w:date="2014-09-02T17:33:00Z"/>
              <w:rFonts w:cs="Courier New"/>
              <w:sz w:val="21"/>
              <w:szCs w:val="21"/>
            </w:rPr>
          </w:rPrChange>
        </w:rPr>
        <w:pPrChange w:id="2184" w:author="3.0" w:date="2014-09-02T17:34:00Z">
          <w:pPr>
            <w:pStyle w:val="Textebrut"/>
            <w:spacing w:after="0"/>
          </w:pPr>
        </w:pPrChange>
      </w:pPr>
      <w:ins w:id="2185" w:author="3.0" w:date="2014-09-02T17:33:00Z">
        <w:r w:rsidRPr="003340C2">
          <w:rPr>
            <w:rFonts w:cs="Courier New"/>
            <w:rPrChange w:id="2186" w:author="3.0" w:date="2014-09-02T17:34:00Z">
              <w:rPr>
                <w:rFonts w:cs="Courier New"/>
                <w:b w:val="0"/>
                <w:sz w:val="21"/>
                <w:szCs w:val="21"/>
              </w:rPr>
            </w:rPrChange>
          </w:rPr>
          <w:t xml:space="preserve">  type MOBILE_CONTEXT_T is</w:t>
        </w:r>
      </w:ins>
    </w:p>
    <w:p w:rsidR="003340C2" w:rsidRPr="003340C2" w:rsidRDefault="003340C2">
      <w:pPr>
        <w:pStyle w:val="ADANB"/>
        <w:rPr>
          <w:ins w:id="2187" w:author="3.0" w:date="2014-09-02T17:33:00Z"/>
          <w:rFonts w:cs="Courier New"/>
          <w:rPrChange w:id="2188" w:author="3.0" w:date="2014-09-02T17:34:00Z">
            <w:rPr>
              <w:ins w:id="2189" w:author="3.0" w:date="2014-09-02T17:33:00Z"/>
              <w:rFonts w:cs="Courier New"/>
              <w:sz w:val="21"/>
              <w:szCs w:val="21"/>
              <w:lang w:val="en-GB"/>
            </w:rPr>
          </w:rPrChange>
        </w:rPr>
        <w:pPrChange w:id="2190" w:author="3.0" w:date="2014-09-02T17:34:00Z">
          <w:pPr>
            <w:pStyle w:val="Textebrut"/>
            <w:spacing w:after="0"/>
          </w:pPr>
        </w:pPrChange>
      </w:pPr>
      <w:ins w:id="2191" w:author="3.0" w:date="2014-09-02T17:33:00Z">
        <w:r w:rsidRPr="003340C2">
          <w:rPr>
            <w:rFonts w:cs="Courier New"/>
            <w:rPrChange w:id="2192" w:author="3.0" w:date="2014-09-02T17:34:00Z">
              <w:rPr>
                <w:rFonts w:cs="Courier New"/>
                <w:b w:val="0"/>
                <w:sz w:val="21"/>
                <w:szCs w:val="21"/>
              </w:rPr>
            </w:rPrChange>
          </w:rPr>
          <w:t xml:space="preserve">    record</w:t>
        </w:r>
      </w:ins>
    </w:p>
    <w:p w:rsidR="003340C2" w:rsidRPr="003340C2" w:rsidRDefault="003340C2">
      <w:pPr>
        <w:pStyle w:val="ADANB"/>
        <w:rPr>
          <w:ins w:id="2193" w:author="3.0" w:date="2014-09-02T17:33:00Z"/>
          <w:rFonts w:cs="Courier New"/>
          <w:rPrChange w:id="2194" w:author="3.0" w:date="2014-09-02T17:34:00Z">
            <w:rPr>
              <w:ins w:id="2195" w:author="3.0" w:date="2014-09-02T17:33:00Z"/>
              <w:rFonts w:cs="Courier New"/>
              <w:sz w:val="21"/>
              <w:szCs w:val="21"/>
              <w:lang w:val="en-GB"/>
            </w:rPr>
          </w:rPrChange>
        </w:rPr>
        <w:pPrChange w:id="2196" w:author="3.0" w:date="2014-09-02T17:34:00Z">
          <w:pPr>
            <w:pStyle w:val="Textebrut"/>
            <w:spacing w:after="0"/>
          </w:pPr>
        </w:pPrChange>
      </w:pPr>
      <w:ins w:id="2197" w:author="3.0" w:date="2014-09-02T17:33:00Z">
        <w:r w:rsidRPr="003340C2">
          <w:rPr>
            <w:rFonts w:cs="Courier New"/>
            <w:rPrChange w:id="2198" w:author="3.0" w:date="2014-09-02T17:34:00Z">
              <w:rPr>
                <w:rFonts w:cs="Courier New"/>
                <w:b w:val="0"/>
                <w:sz w:val="21"/>
                <w:szCs w:val="21"/>
              </w:rPr>
            </w:rPrChange>
          </w:rPr>
          <w:t xml:space="preserve">      IS_OK                : TYPES.BOOLEAN_T;</w:t>
        </w:r>
      </w:ins>
    </w:p>
    <w:p w:rsidR="003340C2" w:rsidRPr="003340C2" w:rsidRDefault="003340C2">
      <w:pPr>
        <w:pStyle w:val="ADANB"/>
        <w:rPr>
          <w:ins w:id="2199" w:author="3.0" w:date="2014-09-02T17:33:00Z"/>
          <w:rFonts w:cs="Courier New"/>
          <w:rPrChange w:id="2200" w:author="3.0" w:date="2014-09-02T17:34:00Z">
            <w:rPr>
              <w:ins w:id="2201" w:author="3.0" w:date="2014-09-02T17:33:00Z"/>
              <w:rFonts w:cs="Courier New"/>
              <w:sz w:val="21"/>
              <w:szCs w:val="21"/>
              <w:lang w:val="en-GB"/>
            </w:rPr>
          </w:rPrChange>
        </w:rPr>
        <w:pPrChange w:id="2202" w:author="3.0" w:date="2014-09-02T17:34:00Z">
          <w:pPr>
            <w:pStyle w:val="Textebrut"/>
            <w:spacing w:after="0"/>
          </w:pPr>
        </w:pPrChange>
      </w:pPr>
      <w:ins w:id="2203" w:author="3.0" w:date="2014-09-02T17:33:00Z">
        <w:r w:rsidRPr="003340C2">
          <w:rPr>
            <w:rFonts w:cs="Courier New"/>
            <w:rPrChange w:id="2204" w:author="3.0" w:date="2014-09-02T17:34:00Z">
              <w:rPr>
                <w:rFonts w:cs="Courier New"/>
                <w:b w:val="0"/>
                <w:sz w:val="21"/>
                <w:szCs w:val="21"/>
              </w:rPr>
            </w:rPrChange>
          </w:rPr>
          <w:t xml:space="preserve">      COMM_STATUS          : MOBILE_COMM_STATUS_T;</w:t>
        </w:r>
      </w:ins>
    </w:p>
    <w:p w:rsidR="003340C2" w:rsidRPr="003340C2" w:rsidRDefault="003340C2">
      <w:pPr>
        <w:pStyle w:val="ADANB"/>
        <w:rPr>
          <w:ins w:id="2205" w:author="3.0" w:date="2014-09-02T17:33:00Z"/>
          <w:rFonts w:cs="Courier New"/>
          <w:rPrChange w:id="2206" w:author="3.0" w:date="2014-09-02T17:34:00Z">
            <w:rPr>
              <w:ins w:id="2207" w:author="3.0" w:date="2014-09-02T17:33:00Z"/>
              <w:rFonts w:cs="Courier New"/>
              <w:sz w:val="21"/>
              <w:szCs w:val="21"/>
              <w:lang w:val="en-GB"/>
            </w:rPr>
          </w:rPrChange>
        </w:rPr>
        <w:pPrChange w:id="2208" w:author="3.0" w:date="2014-09-02T17:34:00Z">
          <w:pPr>
            <w:pStyle w:val="Textebrut"/>
            <w:spacing w:after="0"/>
          </w:pPr>
        </w:pPrChange>
      </w:pPr>
      <w:ins w:id="2209" w:author="3.0" w:date="2014-09-02T17:33:00Z">
        <w:r w:rsidRPr="003340C2">
          <w:rPr>
            <w:rFonts w:cs="Courier New"/>
            <w:rPrChange w:id="2210" w:author="3.0" w:date="2014-09-02T17:34:00Z">
              <w:rPr>
                <w:rFonts w:cs="Courier New"/>
                <w:b w:val="0"/>
                <w:sz w:val="21"/>
                <w:szCs w:val="21"/>
              </w:rPr>
            </w:rPrChange>
          </w:rPr>
          <w:t xml:space="preserve">      CALL_TYPE            : MOBILE_CALL_TYPE_T;</w:t>
        </w:r>
      </w:ins>
    </w:p>
    <w:p w:rsidR="003340C2" w:rsidRPr="003340C2" w:rsidRDefault="003340C2">
      <w:pPr>
        <w:pStyle w:val="ADANB"/>
        <w:rPr>
          <w:ins w:id="2211" w:author="3.0" w:date="2014-09-02T17:33:00Z"/>
          <w:rFonts w:cs="Courier New"/>
          <w:rPrChange w:id="2212" w:author="3.0" w:date="2014-09-02T17:34:00Z">
            <w:rPr>
              <w:ins w:id="2213" w:author="3.0" w:date="2014-09-02T17:33:00Z"/>
              <w:rFonts w:cs="Courier New"/>
              <w:sz w:val="21"/>
              <w:szCs w:val="21"/>
              <w:lang w:val="en-GB"/>
            </w:rPr>
          </w:rPrChange>
        </w:rPr>
        <w:pPrChange w:id="2214" w:author="3.0" w:date="2014-09-02T17:34:00Z">
          <w:pPr>
            <w:pStyle w:val="Textebrut"/>
            <w:spacing w:after="0"/>
          </w:pPr>
        </w:pPrChange>
      </w:pPr>
      <w:ins w:id="2215" w:author="3.0" w:date="2014-09-02T17:33:00Z">
        <w:r w:rsidRPr="003340C2">
          <w:rPr>
            <w:rFonts w:cs="Courier New"/>
            <w:rPrChange w:id="2216" w:author="3.0" w:date="2014-09-02T17:34:00Z">
              <w:rPr>
                <w:rFonts w:cs="Courier New"/>
                <w:b w:val="0"/>
                <w:sz w:val="21"/>
                <w:szCs w:val="21"/>
              </w:rPr>
            </w:rPrChange>
          </w:rPr>
          <w:t xml:space="preserve">      NETWORK_REGISTRATION : MOBILE_NETWORK_REGISTRATION_T;</w:t>
        </w:r>
      </w:ins>
    </w:p>
    <w:p w:rsidR="003340C2" w:rsidRPr="00004373" w:rsidRDefault="003340C2">
      <w:pPr>
        <w:pStyle w:val="ADANB"/>
        <w:rPr>
          <w:ins w:id="2217" w:author="3.0" w:date="2014-09-02T17:33:00Z"/>
          <w:rFonts w:cs="Courier New"/>
          <w:lang w:val="fr-BE"/>
          <w:rPrChange w:id="2218" w:author="3.0" w:date="2014-09-04T10:31:00Z">
            <w:rPr>
              <w:ins w:id="2219" w:author="3.0" w:date="2014-09-02T17:33:00Z"/>
              <w:rFonts w:cs="Courier New"/>
              <w:sz w:val="21"/>
              <w:szCs w:val="21"/>
              <w:lang w:val="en-GB"/>
            </w:rPr>
          </w:rPrChange>
        </w:rPr>
        <w:pPrChange w:id="2220" w:author="3.0" w:date="2014-09-02T17:34:00Z">
          <w:pPr>
            <w:pStyle w:val="Textebrut"/>
            <w:spacing w:after="0"/>
          </w:pPr>
        </w:pPrChange>
      </w:pPr>
      <w:ins w:id="2221" w:author="3.0" w:date="2014-09-02T17:33:00Z">
        <w:r w:rsidRPr="003340C2">
          <w:rPr>
            <w:rFonts w:cs="Courier New"/>
            <w:rPrChange w:id="2222" w:author="3.0" w:date="2014-09-02T17:34:00Z">
              <w:rPr>
                <w:rFonts w:cs="Courier New"/>
                <w:b w:val="0"/>
                <w:sz w:val="21"/>
                <w:szCs w:val="21"/>
              </w:rPr>
            </w:rPrChange>
          </w:rPr>
          <w:t xml:space="preserve">      </w:t>
        </w:r>
        <w:r w:rsidRPr="00004373">
          <w:rPr>
            <w:rFonts w:cs="Courier New"/>
            <w:lang w:val="fr-BE"/>
            <w:rPrChange w:id="2223" w:author="3.0" w:date="2014-09-04T10:31:00Z">
              <w:rPr>
                <w:rFonts w:cs="Courier New"/>
                <w:b w:val="0"/>
                <w:sz w:val="21"/>
                <w:szCs w:val="21"/>
              </w:rPr>
            </w:rPrChange>
          </w:rPr>
          <w:t>PDP_CONTEXT          : MOBILE_PDP_CONTEXT_T;</w:t>
        </w:r>
      </w:ins>
    </w:p>
    <w:p w:rsidR="003340C2" w:rsidRPr="003340C2" w:rsidRDefault="003340C2">
      <w:pPr>
        <w:pStyle w:val="ADANB"/>
        <w:rPr>
          <w:ins w:id="2224" w:author="3.0" w:date="2014-09-02T17:33:00Z"/>
          <w:rFonts w:cs="Courier New"/>
          <w:rPrChange w:id="2225" w:author="3.0" w:date="2014-09-02T17:34:00Z">
            <w:rPr>
              <w:ins w:id="2226" w:author="3.0" w:date="2014-09-02T17:33:00Z"/>
              <w:rFonts w:cs="Courier New"/>
              <w:sz w:val="21"/>
              <w:szCs w:val="21"/>
              <w:lang w:val="en-GB"/>
            </w:rPr>
          </w:rPrChange>
        </w:rPr>
        <w:pPrChange w:id="2227" w:author="3.0" w:date="2014-09-02T17:34:00Z">
          <w:pPr>
            <w:pStyle w:val="Textebrut"/>
            <w:spacing w:after="0"/>
          </w:pPr>
        </w:pPrChange>
      </w:pPr>
      <w:ins w:id="2228" w:author="3.0" w:date="2014-09-02T17:33:00Z">
        <w:r w:rsidRPr="00004373">
          <w:rPr>
            <w:rFonts w:cs="Courier New"/>
            <w:lang w:val="fr-BE"/>
            <w:rPrChange w:id="2229" w:author="3.0" w:date="2014-09-04T10:31:00Z">
              <w:rPr>
                <w:rFonts w:cs="Courier New"/>
                <w:b w:val="0"/>
                <w:sz w:val="21"/>
                <w:szCs w:val="21"/>
              </w:rPr>
            </w:rPrChange>
          </w:rPr>
          <w:t xml:space="preserve">      </w:t>
        </w:r>
        <w:r w:rsidRPr="003340C2">
          <w:rPr>
            <w:rFonts w:cs="Courier New"/>
            <w:rPrChange w:id="2230" w:author="3.0" w:date="2014-09-02T17:34:00Z">
              <w:rPr>
                <w:rFonts w:cs="Courier New"/>
                <w:b w:val="0"/>
                <w:sz w:val="21"/>
                <w:szCs w:val="21"/>
              </w:rPr>
            </w:rPrChange>
          </w:rPr>
          <w:t>NETWORK_ID           : RADIO_NETWORK_ID_T;</w:t>
        </w:r>
      </w:ins>
    </w:p>
    <w:p w:rsidR="003340C2" w:rsidRPr="003340C2" w:rsidRDefault="003340C2">
      <w:pPr>
        <w:pStyle w:val="ADANB"/>
        <w:rPr>
          <w:ins w:id="2231" w:author="3.0" w:date="2014-09-02T17:33:00Z"/>
          <w:rFonts w:cs="Courier New"/>
          <w:rPrChange w:id="2232" w:author="3.0" w:date="2014-09-02T17:34:00Z">
            <w:rPr>
              <w:ins w:id="2233" w:author="3.0" w:date="2014-09-02T17:33:00Z"/>
              <w:rFonts w:cs="Courier New"/>
              <w:sz w:val="21"/>
              <w:szCs w:val="21"/>
              <w:lang w:val="en-GB"/>
            </w:rPr>
          </w:rPrChange>
        </w:rPr>
        <w:pPrChange w:id="2234" w:author="3.0" w:date="2014-09-02T17:34:00Z">
          <w:pPr>
            <w:pStyle w:val="Textebrut"/>
            <w:spacing w:after="0"/>
          </w:pPr>
        </w:pPrChange>
      </w:pPr>
      <w:ins w:id="2235" w:author="3.0" w:date="2014-09-02T17:33:00Z">
        <w:r w:rsidRPr="003340C2">
          <w:rPr>
            <w:rFonts w:cs="Courier New"/>
            <w:rPrChange w:id="2236" w:author="3.0" w:date="2014-09-02T17:34:00Z">
              <w:rPr>
                <w:rFonts w:cs="Courier New"/>
                <w:b w:val="0"/>
                <w:sz w:val="21"/>
                <w:szCs w:val="21"/>
              </w:rPr>
            </w:rPrChange>
          </w:rPr>
          <w:t xml:space="preserve">    end record;</w:t>
        </w:r>
      </w:ins>
    </w:p>
    <w:p w:rsidR="003340C2" w:rsidRPr="003340C2" w:rsidRDefault="003340C2">
      <w:pPr>
        <w:pStyle w:val="ADANB"/>
        <w:rPr>
          <w:ins w:id="2237" w:author="3.0" w:date="2014-09-02T17:33:00Z"/>
          <w:rFonts w:cs="Courier New"/>
          <w:rPrChange w:id="2238" w:author="3.0" w:date="2014-09-02T17:34:00Z">
            <w:rPr>
              <w:ins w:id="2239" w:author="3.0" w:date="2014-09-02T17:33:00Z"/>
              <w:rFonts w:cs="Courier New"/>
              <w:sz w:val="21"/>
              <w:szCs w:val="21"/>
              <w:lang w:val="en-GB"/>
            </w:rPr>
          </w:rPrChange>
        </w:rPr>
        <w:pPrChange w:id="2240" w:author="3.0" w:date="2014-09-02T17:34:00Z">
          <w:pPr>
            <w:pStyle w:val="Textebrut"/>
            <w:spacing w:after="0"/>
          </w:pPr>
        </w:pPrChange>
      </w:pPr>
      <w:ins w:id="2241" w:author="3.0" w:date="2014-09-02T17:33:00Z">
        <w:r w:rsidRPr="003340C2">
          <w:rPr>
            <w:rFonts w:cs="Courier New"/>
            <w:rPrChange w:id="2242" w:author="3.0" w:date="2014-09-02T17:34:00Z">
              <w:rPr>
                <w:rFonts w:cs="Courier New"/>
                <w:b w:val="0"/>
                <w:sz w:val="21"/>
                <w:szCs w:val="21"/>
              </w:rPr>
            </w:rPrChange>
          </w:rPr>
          <w:t xml:space="preserve">  type MOBILE_T is (MOBILE_1, MOBILE_2);</w:t>
        </w:r>
      </w:ins>
    </w:p>
    <w:p w:rsidR="003340C2" w:rsidRPr="003340C2" w:rsidRDefault="003340C2">
      <w:pPr>
        <w:pStyle w:val="ADANB"/>
        <w:rPr>
          <w:ins w:id="2243" w:author="3.0" w:date="2014-09-02T17:33:00Z"/>
          <w:rFonts w:cs="Courier New"/>
          <w:rPrChange w:id="2244" w:author="3.0" w:date="2014-09-02T17:34:00Z">
            <w:rPr>
              <w:ins w:id="2245" w:author="3.0" w:date="2014-09-02T17:33:00Z"/>
              <w:rFonts w:cs="Courier New"/>
              <w:sz w:val="21"/>
              <w:szCs w:val="21"/>
              <w:lang w:val="en-GB"/>
            </w:rPr>
          </w:rPrChange>
        </w:rPr>
        <w:pPrChange w:id="2246" w:author="3.0" w:date="2014-09-02T17:34:00Z">
          <w:pPr>
            <w:pStyle w:val="Textebrut"/>
            <w:spacing w:after="0"/>
          </w:pPr>
        </w:pPrChange>
      </w:pPr>
      <w:ins w:id="2247" w:author="3.0" w:date="2014-09-02T17:33:00Z">
        <w:r w:rsidRPr="003340C2">
          <w:rPr>
            <w:rFonts w:cs="Courier New"/>
            <w:rPrChange w:id="2248" w:author="3.0" w:date="2014-09-02T17:34:00Z">
              <w:rPr>
                <w:rFonts w:cs="Courier New"/>
                <w:b w:val="0"/>
                <w:sz w:val="21"/>
                <w:szCs w:val="21"/>
              </w:rPr>
            </w:rPrChange>
          </w:rPr>
          <w:t xml:space="preserve">  type MOBILE_TABLE_T is array (MOBILE_T) of MOBILE_CONTEXT_T;</w:t>
        </w:r>
      </w:ins>
    </w:p>
    <w:p w:rsidR="003340C2" w:rsidRPr="003340C2" w:rsidRDefault="003340C2">
      <w:pPr>
        <w:pStyle w:val="ADANB"/>
        <w:rPr>
          <w:ins w:id="2249" w:author="3.0" w:date="2014-09-02T17:33:00Z"/>
          <w:rFonts w:cs="Courier New"/>
          <w:rPrChange w:id="2250" w:author="3.0" w:date="2014-09-02T17:34:00Z">
            <w:rPr>
              <w:ins w:id="2251" w:author="3.0" w:date="2014-09-02T17:33:00Z"/>
              <w:rFonts w:cs="Courier New"/>
              <w:sz w:val="21"/>
              <w:szCs w:val="21"/>
              <w:lang w:val="en-GB"/>
            </w:rPr>
          </w:rPrChange>
        </w:rPr>
        <w:pPrChange w:id="2252" w:author="3.0" w:date="2014-09-02T17:34:00Z">
          <w:pPr>
            <w:pStyle w:val="Textebrut"/>
            <w:spacing w:after="0"/>
          </w:pPr>
        </w:pPrChange>
      </w:pPr>
    </w:p>
    <w:p w:rsidR="003340C2" w:rsidRPr="003340C2" w:rsidRDefault="003340C2">
      <w:pPr>
        <w:pStyle w:val="ADANB"/>
        <w:rPr>
          <w:ins w:id="2253" w:author="3.0" w:date="2014-09-02T17:33:00Z"/>
          <w:rFonts w:cs="Courier New"/>
          <w:rPrChange w:id="2254" w:author="3.0" w:date="2014-09-02T17:34:00Z">
            <w:rPr>
              <w:ins w:id="2255" w:author="3.0" w:date="2014-09-02T17:33:00Z"/>
              <w:rFonts w:cs="Courier New"/>
              <w:sz w:val="21"/>
              <w:szCs w:val="21"/>
              <w:lang w:val="en-GB"/>
            </w:rPr>
          </w:rPrChange>
        </w:rPr>
        <w:pPrChange w:id="2256" w:author="3.0" w:date="2014-09-02T17:34:00Z">
          <w:pPr>
            <w:pStyle w:val="Textebrut"/>
            <w:spacing w:after="0"/>
          </w:pPr>
        </w:pPrChange>
      </w:pPr>
    </w:p>
    <w:p w:rsidR="003340C2" w:rsidRPr="003340C2" w:rsidRDefault="003340C2">
      <w:pPr>
        <w:pStyle w:val="ADANB"/>
        <w:rPr>
          <w:ins w:id="2257" w:author="3.0" w:date="2014-09-02T17:33:00Z"/>
          <w:rFonts w:cs="Courier New"/>
          <w:rPrChange w:id="2258" w:author="3.0" w:date="2014-09-02T17:34:00Z">
            <w:rPr>
              <w:ins w:id="2259" w:author="3.0" w:date="2014-09-02T17:33:00Z"/>
              <w:rFonts w:cs="Courier New"/>
              <w:sz w:val="21"/>
              <w:szCs w:val="21"/>
              <w:lang w:val="en-GB"/>
            </w:rPr>
          </w:rPrChange>
        </w:rPr>
        <w:pPrChange w:id="2260" w:author="3.0" w:date="2014-09-02T17:34:00Z">
          <w:pPr>
            <w:pStyle w:val="Textebrut"/>
            <w:spacing w:after="0"/>
          </w:pPr>
        </w:pPrChange>
      </w:pPr>
      <w:ins w:id="2261" w:author="3.0" w:date="2014-09-02T17:33:00Z">
        <w:r w:rsidRPr="003340C2">
          <w:rPr>
            <w:rFonts w:cs="Courier New"/>
            <w:rPrChange w:id="2262" w:author="3.0" w:date="2014-09-02T17:34:00Z">
              <w:rPr>
                <w:rFonts w:cs="Courier New"/>
                <w:b w:val="0"/>
                <w:sz w:val="21"/>
                <w:szCs w:val="21"/>
              </w:rPr>
            </w:rPrChange>
          </w:rPr>
          <w:t xml:space="preserve">  -- ETCS_ID type ( European Train Control System IDentification ).</w:t>
        </w:r>
      </w:ins>
    </w:p>
    <w:p w:rsidR="003340C2" w:rsidRPr="003340C2" w:rsidRDefault="003340C2">
      <w:pPr>
        <w:pStyle w:val="ADANB"/>
        <w:rPr>
          <w:ins w:id="2263" w:author="3.0" w:date="2014-09-02T17:33:00Z"/>
          <w:rFonts w:cs="Courier New"/>
          <w:rPrChange w:id="2264" w:author="3.0" w:date="2014-09-02T17:34:00Z">
            <w:rPr>
              <w:ins w:id="2265" w:author="3.0" w:date="2014-09-02T17:33:00Z"/>
              <w:rFonts w:cs="Courier New"/>
              <w:sz w:val="21"/>
              <w:szCs w:val="21"/>
              <w:lang w:val="en-GB"/>
            </w:rPr>
          </w:rPrChange>
        </w:rPr>
        <w:pPrChange w:id="2266" w:author="3.0" w:date="2014-09-02T17:34:00Z">
          <w:pPr>
            <w:pStyle w:val="Textebrut"/>
            <w:spacing w:after="0"/>
          </w:pPr>
        </w:pPrChange>
      </w:pPr>
      <w:ins w:id="2267" w:author="3.0" w:date="2014-09-02T17:33:00Z">
        <w:r w:rsidRPr="003340C2">
          <w:rPr>
            <w:rFonts w:cs="Courier New"/>
            <w:rPrChange w:id="2268" w:author="3.0" w:date="2014-09-02T17:34:00Z">
              <w:rPr>
                <w:rFonts w:cs="Courier New"/>
                <w:b w:val="0"/>
                <w:sz w:val="21"/>
                <w:szCs w:val="21"/>
              </w:rPr>
            </w:rPrChange>
          </w:rPr>
          <w:t xml:space="preserve">  type L_ETCS_ID_T is  range 1 .. 3;</w:t>
        </w:r>
      </w:ins>
    </w:p>
    <w:p w:rsidR="003340C2" w:rsidRPr="003340C2" w:rsidRDefault="003340C2">
      <w:pPr>
        <w:pStyle w:val="ADANB"/>
        <w:rPr>
          <w:ins w:id="2269" w:author="3.0" w:date="2014-09-02T17:33:00Z"/>
          <w:rFonts w:cs="Courier New"/>
          <w:rPrChange w:id="2270" w:author="3.0" w:date="2014-09-02T17:34:00Z">
            <w:rPr>
              <w:ins w:id="2271" w:author="3.0" w:date="2014-09-02T17:33:00Z"/>
              <w:rFonts w:cs="Courier New"/>
              <w:sz w:val="21"/>
              <w:szCs w:val="21"/>
              <w:lang w:val="en-GB"/>
            </w:rPr>
          </w:rPrChange>
        </w:rPr>
        <w:pPrChange w:id="2272" w:author="3.0" w:date="2014-09-02T17:34:00Z">
          <w:pPr>
            <w:pStyle w:val="Textebrut"/>
            <w:spacing w:after="0"/>
          </w:pPr>
        </w:pPrChange>
      </w:pPr>
      <w:ins w:id="2273" w:author="3.0" w:date="2014-09-02T17:33:00Z">
        <w:r w:rsidRPr="003340C2">
          <w:rPr>
            <w:rFonts w:cs="Courier New"/>
            <w:rPrChange w:id="2274" w:author="3.0" w:date="2014-09-02T17:34:00Z">
              <w:rPr>
                <w:rFonts w:cs="Courier New"/>
                <w:b w:val="0"/>
                <w:sz w:val="21"/>
                <w:szCs w:val="21"/>
              </w:rPr>
            </w:rPrChange>
          </w:rPr>
          <w:t xml:space="preserve">  type ETCS_ID_T is array (L_ETCS_ID_T) of TYPES.UNSIGNED_BYTE_T;</w:t>
        </w:r>
      </w:ins>
    </w:p>
    <w:p w:rsidR="003340C2" w:rsidRPr="003340C2" w:rsidRDefault="003340C2">
      <w:pPr>
        <w:pStyle w:val="ADANB"/>
        <w:rPr>
          <w:ins w:id="2275" w:author="3.0" w:date="2014-09-02T17:33:00Z"/>
          <w:rFonts w:cs="Courier New"/>
          <w:rPrChange w:id="2276" w:author="3.0" w:date="2014-09-02T17:34:00Z">
            <w:rPr>
              <w:ins w:id="2277" w:author="3.0" w:date="2014-09-02T17:33:00Z"/>
              <w:rFonts w:cs="Courier New"/>
              <w:sz w:val="21"/>
              <w:szCs w:val="21"/>
              <w:lang w:val="en-GB"/>
            </w:rPr>
          </w:rPrChange>
        </w:rPr>
        <w:pPrChange w:id="2278" w:author="3.0" w:date="2014-09-02T17:34:00Z">
          <w:pPr>
            <w:pStyle w:val="Textebrut"/>
            <w:spacing w:after="0"/>
          </w:pPr>
        </w:pPrChange>
      </w:pPr>
      <w:ins w:id="2279" w:author="3.0" w:date="2014-09-02T17:33:00Z">
        <w:r w:rsidRPr="003340C2">
          <w:rPr>
            <w:rFonts w:cs="Courier New"/>
            <w:rPrChange w:id="2280" w:author="3.0" w:date="2014-09-02T17:34:00Z">
              <w:rPr>
                <w:rFonts w:cs="Courier New"/>
                <w:b w:val="0"/>
                <w:sz w:val="21"/>
                <w:szCs w:val="21"/>
              </w:rPr>
            </w:rPrChange>
          </w:rPr>
          <w:t xml:space="preserve">  UNKNOWN_ETCS_ID_C : constant ETCS_ID_T := (others =&gt; TYPES.UNSIGNED_BYTE_T'LAST);</w:t>
        </w:r>
      </w:ins>
    </w:p>
    <w:p w:rsidR="003340C2" w:rsidRPr="003340C2" w:rsidRDefault="003340C2">
      <w:pPr>
        <w:pStyle w:val="ADANB"/>
        <w:rPr>
          <w:ins w:id="2281" w:author="3.0" w:date="2014-09-02T17:33:00Z"/>
          <w:rFonts w:cs="Courier New"/>
          <w:rPrChange w:id="2282" w:author="3.0" w:date="2014-09-02T17:34:00Z">
            <w:rPr>
              <w:ins w:id="2283" w:author="3.0" w:date="2014-09-02T17:33:00Z"/>
              <w:rFonts w:cs="Courier New"/>
              <w:sz w:val="21"/>
              <w:szCs w:val="21"/>
              <w:lang w:val="en-GB"/>
            </w:rPr>
          </w:rPrChange>
        </w:rPr>
        <w:pPrChange w:id="2284" w:author="3.0" w:date="2014-09-02T17:34:00Z">
          <w:pPr>
            <w:pStyle w:val="Textebrut"/>
            <w:spacing w:after="0"/>
          </w:pPr>
        </w:pPrChange>
      </w:pPr>
    </w:p>
    <w:p w:rsidR="003340C2" w:rsidRPr="003340C2" w:rsidRDefault="003340C2">
      <w:pPr>
        <w:pStyle w:val="ADANB"/>
        <w:rPr>
          <w:ins w:id="2285" w:author="3.0" w:date="2014-09-02T17:33:00Z"/>
          <w:rFonts w:cs="Courier New"/>
          <w:rPrChange w:id="2286" w:author="3.0" w:date="2014-09-02T17:34:00Z">
            <w:rPr>
              <w:ins w:id="2287" w:author="3.0" w:date="2014-09-02T17:33:00Z"/>
              <w:rFonts w:cs="Courier New"/>
              <w:sz w:val="21"/>
              <w:szCs w:val="21"/>
              <w:lang w:val="en-GB"/>
            </w:rPr>
          </w:rPrChange>
        </w:rPr>
        <w:pPrChange w:id="2288" w:author="3.0" w:date="2014-09-02T17:34:00Z">
          <w:pPr>
            <w:pStyle w:val="Textebrut"/>
            <w:spacing w:after="0"/>
          </w:pPr>
        </w:pPrChange>
      </w:pPr>
    </w:p>
    <w:p w:rsidR="003340C2" w:rsidRPr="003340C2" w:rsidRDefault="003340C2">
      <w:pPr>
        <w:pStyle w:val="ADANB"/>
        <w:rPr>
          <w:ins w:id="2289" w:author="3.0" w:date="2014-09-02T17:33:00Z"/>
          <w:rFonts w:cs="Courier New"/>
          <w:rPrChange w:id="2290" w:author="3.0" w:date="2014-09-02T17:34:00Z">
            <w:rPr>
              <w:ins w:id="2291" w:author="3.0" w:date="2014-09-02T17:33:00Z"/>
              <w:rFonts w:cs="Courier New"/>
              <w:sz w:val="21"/>
              <w:szCs w:val="21"/>
              <w:lang w:val="en-GB"/>
            </w:rPr>
          </w:rPrChange>
        </w:rPr>
        <w:pPrChange w:id="2292" w:author="3.0" w:date="2014-09-02T17:34:00Z">
          <w:pPr>
            <w:pStyle w:val="Textebrut"/>
            <w:spacing w:after="0"/>
          </w:pPr>
        </w:pPrChange>
      </w:pPr>
      <w:ins w:id="2293" w:author="3.0" w:date="2014-09-02T17:33:00Z">
        <w:r w:rsidRPr="003340C2">
          <w:rPr>
            <w:rFonts w:cs="Courier New"/>
            <w:rPrChange w:id="2294" w:author="3.0" w:date="2014-09-02T17:34:00Z">
              <w:rPr>
                <w:rFonts w:cs="Courier New"/>
                <w:b w:val="0"/>
                <w:sz w:val="21"/>
                <w:szCs w:val="21"/>
              </w:rPr>
            </w:rPrChange>
          </w:rPr>
          <w:t xml:space="preserve">  -- NIDRADIO types is used for radio subscriber number</w:t>
        </w:r>
      </w:ins>
    </w:p>
    <w:p w:rsidR="003340C2" w:rsidRPr="003340C2" w:rsidRDefault="003340C2">
      <w:pPr>
        <w:pStyle w:val="ADANB"/>
        <w:rPr>
          <w:ins w:id="2295" w:author="3.0" w:date="2014-09-02T17:33:00Z"/>
          <w:rFonts w:cs="Courier New"/>
          <w:rPrChange w:id="2296" w:author="3.0" w:date="2014-09-02T17:34:00Z">
            <w:rPr>
              <w:ins w:id="2297" w:author="3.0" w:date="2014-09-02T17:33:00Z"/>
              <w:rFonts w:cs="Courier New"/>
              <w:sz w:val="21"/>
              <w:szCs w:val="21"/>
              <w:lang w:val="en-GB"/>
            </w:rPr>
          </w:rPrChange>
        </w:rPr>
        <w:pPrChange w:id="2298" w:author="3.0" w:date="2014-09-02T17:34:00Z">
          <w:pPr>
            <w:pStyle w:val="Textebrut"/>
            <w:spacing w:after="0"/>
          </w:pPr>
        </w:pPrChange>
      </w:pPr>
      <w:ins w:id="2299" w:author="3.0" w:date="2014-09-02T17:33:00Z">
        <w:r w:rsidRPr="003340C2">
          <w:rPr>
            <w:rFonts w:cs="Courier New"/>
            <w:rPrChange w:id="2300" w:author="3.0" w:date="2014-09-02T17:34:00Z">
              <w:rPr>
                <w:rFonts w:cs="Courier New"/>
                <w:b w:val="0"/>
                <w:sz w:val="21"/>
                <w:szCs w:val="21"/>
              </w:rPr>
            </w:rPrChange>
          </w:rPr>
          <w:t xml:space="preserve">  type RADIO_DIGIT_T is  range 0 .. 9;</w:t>
        </w:r>
      </w:ins>
    </w:p>
    <w:p w:rsidR="003340C2" w:rsidRPr="003340C2" w:rsidRDefault="003340C2">
      <w:pPr>
        <w:pStyle w:val="ADANB"/>
        <w:rPr>
          <w:ins w:id="2301" w:author="3.0" w:date="2014-09-02T17:33:00Z"/>
          <w:rFonts w:cs="Courier New"/>
          <w:rPrChange w:id="2302" w:author="3.0" w:date="2014-09-02T17:34:00Z">
            <w:rPr>
              <w:ins w:id="2303" w:author="3.0" w:date="2014-09-02T17:33:00Z"/>
              <w:rFonts w:cs="Courier New"/>
              <w:sz w:val="21"/>
              <w:szCs w:val="21"/>
              <w:lang w:val="en-GB"/>
            </w:rPr>
          </w:rPrChange>
        </w:rPr>
        <w:pPrChange w:id="2304" w:author="3.0" w:date="2014-09-02T17:34:00Z">
          <w:pPr>
            <w:pStyle w:val="Textebrut"/>
            <w:spacing w:after="0"/>
          </w:pPr>
        </w:pPrChange>
      </w:pPr>
      <w:ins w:id="2305" w:author="3.0" w:date="2014-09-02T17:33:00Z">
        <w:r w:rsidRPr="003340C2">
          <w:rPr>
            <w:rFonts w:cs="Courier New"/>
            <w:rPrChange w:id="2306" w:author="3.0" w:date="2014-09-02T17:34:00Z">
              <w:rPr>
                <w:rFonts w:cs="Courier New"/>
                <w:b w:val="0"/>
                <w:sz w:val="21"/>
                <w:szCs w:val="21"/>
              </w:rPr>
            </w:rPrChange>
          </w:rPr>
          <w:lastRenderedPageBreak/>
          <w:t xml:space="preserve">  for RADIO_DIGIT_T'SIZE use 4 * TYPES.BITS;</w:t>
        </w:r>
      </w:ins>
    </w:p>
    <w:p w:rsidR="003340C2" w:rsidRPr="003340C2" w:rsidRDefault="003340C2">
      <w:pPr>
        <w:pStyle w:val="ADANB"/>
        <w:rPr>
          <w:ins w:id="2307" w:author="3.0" w:date="2014-09-02T17:33:00Z"/>
          <w:rFonts w:cs="Courier New"/>
          <w:rPrChange w:id="2308" w:author="3.0" w:date="2014-09-02T17:34:00Z">
            <w:rPr>
              <w:ins w:id="2309" w:author="3.0" w:date="2014-09-02T17:33:00Z"/>
              <w:rFonts w:cs="Courier New"/>
              <w:sz w:val="21"/>
              <w:szCs w:val="21"/>
              <w:lang w:val="en-GB"/>
            </w:rPr>
          </w:rPrChange>
        </w:rPr>
        <w:pPrChange w:id="2310" w:author="3.0" w:date="2014-09-02T17:34:00Z">
          <w:pPr>
            <w:pStyle w:val="Textebrut"/>
            <w:spacing w:after="0"/>
          </w:pPr>
        </w:pPrChange>
      </w:pPr>
      <w:ins w:id="2311" w:author="3.0" w:date="2014-09-02T17:33:00Z">
        <w:r w:rsidRPr="003340C2">
          <w:rPr>
            <w:rFonts w:cs="Courier New"/>
            <w:rPrChange w:id="2312" w:author="3.0" w:date="2014-09-02T17:34:00Z">
              <w:rPr>
                <w:rFonts w:cs="Courier New"/>
                <w:b w:val="0"/>
                <w:sz w:val="21"/>
                <w:szCs w:val="21"/>
              </w:rPr>
            </w:rPrChange>
          </w:rPr>
          <w:t xml:space="preserve">  type NIDRADIO_LENGTH_T is  range 0 .. 16; -- Length of the phone number.</w:t>
        </w:r>
      </w:ins>
    </w:p>
    <w:p w:rsidR="003340C2" w:rsidRPr="003340C2" w:rsidRDefault="003340C2">
      <w:pPr>
        <w:pStyle w:val="ADANB"/>
        <w:rPr>
          <w:ins w:id="2313" w:author="3.0" w:date="2014-09-02T17:33:00Z"/>
          <w:rFonts w:cs="Courier New"/>
          <w:rPrChange w:id="2314" w:author="3.0" w:date="2014-09-02T17:34:00Z">
            <w:rPr>
              <w:ins w:id="2315" w:author="3.0" w:date="2014-09-02T17:33:00Z"/>
              <w:rFonts w:cs="Courier New"/>
              <w:sz w:val="21"/>
              <w:szCs w:val="21"/>
              <w:lang w:val="en-GB"/>
            </w:rPr>
          </w:rPrChange>
        </w:rPr>
        <w:pPrChange w:id="2316" w:author="3.0" w:date="2014-09-02T17:34:00Z">
          <w:pPr>
            <w:pStyle w:val="Textebrut"/>
            <w:spacing w:after="0"/>
          </w:pPr>
        </w:pPrChange>
      </w:pPr>
      <w:ins w:id="2317" w:author="3.0" w:date="2014-09-02T17:33:00Z">
        <w:r w:rsidRPr="003340C2">
          <w:rPr>
            <w:rFonts w:cs="Courier New"/>
            <w:rPrChange w:id="2318" w:author="3.0" w:date="2014-09-02T17:34:00Z">
              <w:rPr>
                <w:rFonts w:cs="Courier New"/>
                <w:b w:val="0"/>
                <w:sz w:val="21"/>
                <w:szCs w:val="21"/>
              </w:rPr>
            </w:rPrChange>
          </w:rPr>
          <w:t xml:space="preserve">  type NIDRADIO_MAP_T is array (NIDRADIO_LENGTH_T range &lt;&gt;) of RADIO_DIGIT_T; -- Phone Number.</w:t>
        </w:r>
      </w:ins>
    </w:p>
    <w:p w:rsidR="003340C2" w:rsidRPr="003340C2" w:rsidRDefault="003340C2">
      <w:pPr>
        <w:pStyle w:val="ADANB"/>
        <w:rPr>
          <w:ins w:id="2319" w:author="3.0" w:date="2014-09-02T17:33:00Z"/>
          <w:rFonts w:cs="Courier New"/>
          <w:rPrChange w:id="2320" w:author="3.0" w:date="2014-09-02T17:34:00Z">
            <w:rPr>
              <w:ins w:id="2321" w:author="3.0" w:date="2014-09-02T17:33:00Z"/>
              <w:rFonts w:cs="Courier New"/>
              <w:sz w:val="21"/>
              <w:szCs w:val="21"/>
              <w:lang w:val="en-GB"/>
            </w:rPr>
          </w:rPrChange>
        </w:rPr>
        <w:pPrChange w:id="2322" w:author="3.0" w:date="2014-09-02T17:34:00Z">
          <w:pPr>
            <w:pStyle w:val="Textebrut"/>
            <w:spacing w:after="0"/>
          </w:pPr>
        </w:pPrChange>
      </w:pPr>
      <w:ins w:id="2323" w:author="3.0" w:date="2014-09-02T17:33:00Z">
        <w:r w:rsidRPr="003340C2">
          <w:rPr>
            <w:rFonts w:cs="Courier New"/>
            <w:rPrChange w:id="2324" w:author="3.0" w:date="2014-09-02T17:34:00Z">
              <w:rPr>
                <w:rFonts w:cs="Courier New"/>
                <w:b w:val="0"/>
                <w:sz w:val="21"/>
                <w:szCs w:val="21"/>
              </w:rPr>
            </w:rPrChange>
          </w:rPr>
          <w:t xml:space="preserve">  type NIDRADIO_T (LENGTH : NIDRADIO_LENGTH_T := NIDRADIO_LENGTH_T'FIRST) is</w:t>
        </w:r>
      </w:ins>
    </w:p>
    <w:p w:rsidR="003340C2" w:rsidRPr="003340C2" w:rsidRDefault="003340C2">
      <w:pPr>
        <w:pStyle w:val="ADANB"/>
        <w:rPr>
          <w:ins w:id="2325" w:author="3.0" w:date="2014-09-02T17:33:00Z"/>
          <w:rFonts w:cs="Courier New"/>
          <w:rPrChange w:id="2326" w:author="3.0" w:date="2014-09-02T17:34:00Z">
            <w:rPr>
              <w:ins w:id="2327" w:author="3.0" w:date="2014-09-02T17:33:00Z"/>
              <w:rFonts w:cs="Courier New"/>
              <w:sz w:val="21"/>
              <w:szCs w:val="21"/>
              <w:lang w:val="en-GB"/>
            </w:rPr>
          </w:rPrChange>
        </w:rPr>
        <w:pPrChange w:id="2328" w:author="3.0" w:date="2014-09-02T17:34:00Z">
          <w:pPr>
            <w:pStyle w:val="Textebrut"/>
            <w:spacing w:after="0"/>
          </w:pPr>
        </w:pPrChange>
      </w:pPr>
      <w:ins w:id="2329" w:author="3.0" w:date="2014-09-02T17:33:00Z">
        <w:r w:rsidRPr="003340C2">
          <w:rPr>
            <w:rFonts w:cs="Courier New"/>
            <w:rPrChange w:id="2330" w:author="3.0" w:date="2014-09-02T17:34:00Z">
              <w:rPr>
                <w:rFonts w:cs="Courier New"/>
                <w:b w:val="0"/>
                <w:sz w:val="21"/>
                <w:szCs w:val="21"/>
              </w:rPr>
            </w:rPrChange>
          </w:rPr>
          <w:t xml:space="preserve">    record</w:t>
        </w:r>
      </w:ins>
    </w:p>
    <w:p w:rsidR="003340C2" w:rsidRPr="003340C2" w:rsidRDefault="003340C2">
      <w:pPr>
        <w:pStyle w:val="ADANB"/>
        <w:rPr>
          <w:ins w:id="2331" w:author="3.0" w:date="2014-09-02T17:33:00Z"/>
          <w:rFonts w:cs="Courier New"/>
          <w:rPrChange w:id="2332" w:author="3.0" w:date="2014-09-02T17:34:00Z">
            <w:rPr>
              <w:ins w:id="2333" w:author="3.0" w:date="2014-09-02T17:33:00Z"/>
              <w:rFonts w:cs="Courier New"/>
              <w:sz w:val="21"/>
              <w:szCs w:val="21"/>
              <w:lang w:val="en-GB"/>
            </w:rPr>
          </w:rPrChange>
        </w:rPr>
        <w:pPrChange w:id="2334" w:author="3.0" w:date="2014-09-02T17:34:00Z">
          <w:pPr>
            <w:pStyle w:val="Textebrut"/>
            <w:spacing w:after="0"/>
          </w:pPr>
        </w:pPrChange>
      </w:pPr>
      <w:ins w:id="2335" w:author="3.0" w:date="2014-09-02T17:33:00Z">
        <w:r w:rsidRPr="003340C2">
          <w:rPr>
            <w:rFonts w:cs="Courier New"/>
            <w:rPrChange w:id="2336" w:author="3.0" w:date="2014-09-02T17:34:00Z">
              <w:rPr>
                <w:rFonts w:cs="Courier New"/>
                <w:b w:val="0"/>
                <w:sz w:val="21"/>
                <w:szCs w:val="21"/>
              </w:rPr>
            </w:rPrChange>
          </w:rPr>
          <w:t xml:space="preserve">      LIST : NIDRADIO_MAP_T (1 .. LENGTH) := (others =&gt; 0);</w:t>
        </w:r>
      </w:ins>
    </w:p>
    <w:p w:rsidR="003340C2" w:rsidRPr="003340C2" w:rsidRDefault="003340C2">
      <w:pPr>
        <w:pStyle w:val="ADANB"/>
        <w:rPr>
          <w:ins w:id="2337" w:author="3.0" w:date="2014-09-02T17:33:00Z"/>
          <w:rFonts w:cs="Courier New"/>
          <w:rPrChange w:id="2338" w:author="3.0" w:date="2014-09-02T17:34:00Z">
            <w:rPr>
              <w:ins w:id="2339" w:author="3.0" w:date="2014-09-02T17:33:00Z"/>
              <w:rFonts w:cs="Courier New"/>
              <w:sz w:val="21"/>
              <w:szCs w:val="21"/>
              <w:lang w:val="en-GB"/>
            </w:rPr>
          </w:rPrChange>
        </w:rPr>
        <w:pPrChange w:id="2340" w:author="3.0" w:date="2014-09-02T17:34:00Z">
          <w:pPr>
            <w:pStyle w:val="Textebrut"/>
            <w:spacing w:after="0"/>
          </w:pPr>
        </w:pPrChange>
      </w:pPr>
      <w:ins w:id="2341" w:author="3.0" w:date="2014-09-02T17:33:00Z">
        <w:r w:rsidRPr="003340C2">
          <w:rPr>
            <w:rFonts w:cs="Courier New"/>
            <w:rPrChange w:id="2342" w:author="3.0" w:date="2014-09-02T17:34:00Z">
              <w:rPr>
                <w:rFonts w:cs="Courier New"/>
                <w:b w:val="0"/>
                <w:sz w:val="21"/>
                <w:szCs w:val="21"/>
              </w:rPr>
            </w:rPrChange>
          </w:rPr>
          <w:t xml:space="preserve">    end record;</w:t>
        </w:r>
      </w:ins>
    </w:p>
    <w:p w:rsidR="003340C2" w:rsidRPr="003340C2" w:rsidRDefault="003340C2">
      <w:pPr>
        <w:pStyle w:val="ADANB"/>
        <w:rPr>
          <w:ins w:id="2343" w:author="3.0" w:date="2014-09-02T17:33:00Z"/>
          <w:rFonts w:cs="Courier New"/>
          <w:rPrChange w:id="2344" w:author="3.0" w:date="2014-09-02T17:34:00Z">
            <w:rPr>
              <w:ins w:id="2345" w:author="3.0" w:date="2014-09-02T17:33:00Z"/>
              <w:rFonts w:cs="Courier New"/>
              <w:sz w:val="21"/>
              <w:szCs w:val="21"/>
              <w:lang w:val="en-GB"/>
            </w:rPr>
          </w:rPrChange>
        </w:rPr>
        <w:pPrChange w:id="2346" w:author="3.0" w:date="2014-09-02T17:34:00Z">
          <w:pPr>
            <w:pStyle w:val="Textebrut"/>
            <w:spacing w:after="0"/>
          </w:pPr>
        </w:pPrChange>
      </w:pPr>
      <w:ins w:id="2347" w:author="3.0" w:date="2014-09-02T17:33:00Z">
        <w:r w:rsidRPr="003340C2">
          <w:rPr>
            <w:rFonts w:cs="Courier New"/>
            <w:rPrChange w:id="2348" w:author="3.0" w:date="2014-09-02T17:34:00Z">
              <w:rPr>
                <w:rFonts w:cs="Courier New"/>
                <w:b w:val="0"/>
                <w:sz w:val="21"/>
                <w:szCs w:val="21"/>
              </w:rPr>
            </w:rPrChange>
          </w:rPr>
          <w:t xml:space="preserve">  UNKNOWN_NIDRADIO_C : constant NIDRADIO_T := (LENGTH =&gt; 0, LIST =&gt; (others =&gt; 0));</w:t>
        </w:r>
      </w:ins>
    </w:p>
    <w:p w:rsidR="003340C2" w:rsidRPr="003340C2" w:rsidRDefault="003340C2">
      <w:pPr>
        <w:pStyle w:val="ADANB"/>
        <w:rPr>
          <w:ins w:id="2349" w:author="3.0" w:date="2014-09-02T17:33:00Z"/>
          <w:rFonts w:cs="Courier New"/>
          <w:rPrChange w:id="2350" w:author="3.0" w:date="2014-09-02T17:34:00Z">
            <w:rPr>
              <w:ins w:id="2351" w:author="3.0" w:date="2014-09-02T17:33:00Z"/>
              <w:rFonts w:cs="Courier New"/>
              <w:sz w:val="21"/>
              <w:szCs w:val="21"/>
              <w:lang w:val="en-GB"/>
            </w:rPr>
          </w:rPrChange>
        </w:rPr>
        <w:pPrChange w:id="2352" w:author="3.0" w:date="2014-09-02T17:34:00Z">
          <w:pPr>
            <w:pStyle w:val="Textebrut"/>
            <w:spacing w:after="0"/>
          </w:pPr>
        </w:pPrChange>
      </w:pPr>
    </w:p>
    <w:p w:rsidR="003340C2" w:rsidRPr="003340C2" w:rsidRDefault="003340C2">
      <w:pPr>
        <w:pStyle w:val="ADANB"/>
        <w:rPr>
          <w:ins w:id="2353" w:author="3.0" w:date="2014-09-02T17:33:00Z"/>
          <w:rFonts w:cs="Courier New"/>
          <w:rPrChange w:id="2354" w:author="3.0" w:date="2014-09-02T17:34:00Z">
            <w:rPr>
              <w:ins w:id="2355" w:author="3.0" w:date="2014-09-02T17:33:00Z"/>
              <w:rFonts w:cs="Courier New"/>
              <w:sz w:val="21"/>
              <w:szCs w:val="21"/>
              <w:lang w:val="en-GB"/>
            </w:rPr>
          </w:rPrChange>
        </w:rPr>
        <w:pPrChange w:id="2356" w:author="3.0" w:date="2014-09-02T17:34:00Z">
          <w:pPr>
            <w:pStyle w:val="Textebrut"/>
            <w:spacing w:after="0"/>
          </w:pPr>
        </w:pPrChange>
      </w:pPr>
      <w:ins w:id="2357" w:author="3.0" w:date="2014-09-02T17:33:00Z">
        <w:r w:rsidRPr="003340C2">
          <w:rPr>
            <w:rFonts w:cs="Courier New"/>
            <w:rPrChange w:id="2358" w:author="3.0" w:date="2014-09-02T17:34:00Z">
              <w:rPr>
                <w:rFonts w:cs="Courier New"/>
                <w:b w:val="0"/>
                <w:sz w:val="21"/>
                <w:szCs w:val="21"/>
              </w:rPr>
            </w:rPrChange>
          </w:rPr>
          <w:t xml:space="preserve">  type CALL_TYPE_T is (CSD_ONLY,</w:t>
        </w:r>
      </w:ins>
    </w:p>
    <w:p w:rsidR="003340C2" w:rsidRPr="003340C2" w:rsidRDefault="003340C2">
      <w:pPr>
        <w:pStyle w:val="ADANB"/>
        <w:rPr>
          <w:ins w:id="2359" w:author="3.0" w:date="2014-09-02T17:33:00Z"/>
          <w:rFonts w:cs="Courier New"/>
          <w:rPrChange w:id="2360" w:author="3.0" w:date="2014-09-02T17:34:00Z">
            <w:rPr>
              <w:ins w:id="2361" w:author="3.0" w:date="2014-09-02T17:33:00Z"/>
              <w:rFonts w:cs="Courier New"/>
              <w:sz w:val="21"/>
              <w:szCs w:val="21"/>
              <w:lang w:val="en-GB"/>
            </w:rPr>
          </w:rPrChange>
        </w:rPr>
        <w:pPrChange w:id="2362" w:author="3.0" w:date="2014-09-02T17:34:00Z">
          <w:pPr>
            <w:pStyle w:val="Textebrut"/>
            <w:spacing w:after="0"/>
          </w:pPr>
        </w:pPrChange>
      </w:pPr>
      <w:ins w:id="2363" w:author="3.0" w:date="2014-09-02T17:33:00Z">
        <w:r w:rsidRPr="003340C2">
          <w:rPr>
            <w:rFonts w:cs="Courier New"/>
            <w:rPrChange w:id="2364" w:author="3.0" w:date="2014-09-02T17:34:00Z">
              <w:rPr>
                <w:rFonts w:cs="Courier New"/>
                <w:b w:val="0"/>
                <w:sz w:val="21"/>
                <w:szCs w:val="21"/>
              </w:rPr>
            </w:rPrChange>
          </w:rPr>
          <w:t xml:space="preserve">                       PSD_WITH_FALLBACK,</w:t>
        </w:r>
      </w:ins>
    </w:p>
    <w:p w:rsidR="003340C2" w:rsidRPr="00891185" w:rsidRDefault="003340C2">
      <w:pPr>
        <w:pStyle w:val="ADANB"/>
        <w:rPr>
          <w:ins w:id="2365" w:author="3.0" w:date="2014-09-02T17:33:00Z"/>
          <w:rFonts w:cs="Courier New"/>
        </w:rPr>
        <w:pPrChange w:id="2366" w:author="3.0" w:date="2014-09-02T17:34:00Z">
          <w:pPr>
            <w:pStyle w:val="Textebrut"/>
          </w:pPr>
        </w:pPrChange>
      </w:pPr>
      <w:ins w:id="2367" w:author="3.0" w:date="2014-09-02T17:33:00Z">
        <w:r w:rsidRPr="003340C2">
          <w:rPr>
            <w:rFonts w:cs="Courier New"/>
            <w:rPrChange w:id="2368" w:author="3.0" w:date="2014-09-02T17:34:00Z">
              <w:rPr>
                <w:rFonts w:cs="Courier New"/>
                <w:b w:val="0"/>
                <w:sz w:val="21"/>
                <w:szCs w:val="21"/>
              </w:rPr>
            </w:rPrChange>
          </w:rPr>
          <w:t xml:space="preserve">                       PSD_ONLY); -- PSD_ONLY is only used for KMC management in the BSW layer.</w:t>
        </w:r>
      </w:ins>
    </w:p>
    <w:p w:rsidR="003340C2" w:rsidRPr="004E53BD" w:rsidRDefault="003340C2">
      <w:pPr>
        <w:pStyle w:val="ADANB"/>
        <w:rPr>
          <w:ins w:id="2369" w:author="3.0" w:date="2014-09-02T17:33:00Z"/>
          <w:rFonts w:cs="Courier New"/>
          <w:color w:val="FF0000"/>
        </w:rPr>
        <w:pPrChange w:id="2370" w:author="3.0" w:date="2014-09-02T17:34:00Z">
          <w:pPr>
            <w:pStyle w:val="Textebrut"/>
          </w:pPr>
        </w:pPrChange>
      </w:pPr>
      <w:ins w:id="2371" w:author="3.0" w:date="2014-09-02T17:33:00Z">
        <w:r w:rsidRPr="004E53BD">
          <w:rPr>
            <w:rFonts w:cs="Courier New"/>
            <w:color w:val="FF0000"/>
          </w:rPr>
          <w:t xml:space="preserve">  -- OpenETCS : CALL_TYPE_T shall always be CSD_ONLY</w:t>
        </w:r>
      </w:ins>
    </w:p>
    <w:p w:rsidR="003340C2" w:rsidRPr="004E53BD" w:rsidRDefault="003340C2">
      <w:pPr>
        <w:pStyle w:val="ADANB"/>
        <w:rPr>
          <w:ins w:id="2372" w:author="3.0" w:date="2014-09-02T17:33:00Z"/>
          <w:rFonts w:cs="Courier New"/>
        </w:rPr>
        <w:pPrChange w:id="2373" w:author="3.0" w:date="2014-09-02T17:34:00Z">
          <w:pPr>
            <w:pStyle w:val="Textebrut"/>
          </w:pPr>
        </w:pPrChange>
      </w:pPr>
    </w:p>
    <w:p w:rsidR="003340C2" w:rsidRPr="003340C2" w:rsidRDefault="003340C2">
      <w:pPr>
        <w:pStyle w:val="ADANB"/>
        <w:rPr>
          <w:ins w:id="2374" w:author="3.0" w:date="2014-09-02T17:33:00Z"/>
          <w:rFonts w:cs="Courier New"/>
          <w:rPrChange w:id="2375" w:author="3.0" w:date="2014-09-02T17:34:00Z">
            <w:rPr>
              <w:ins w:id="2376" w:author="3.0" w:date="2014-09-02T17:33:00Z"/>
              <w:rFonts w:cs="Courier New"/>
              <w:sz w:val="21"/>
              <w:szCs w:val="21"/>
              <w:lang w:val="en-GB"/>
            </w:rPr>
          </w:rPrChange>
        </w:rPr>
        <w:pPrChange w:id="2377" w:author="3.0" w:date="2014-09-02T17:34:00Z">
          <w:pPr>
            <w:pStyle w:val="Textebrut"/>
            <w:spacing w:after="0"/>
          </w:pPr>
        </w:pPrChange>
      </w:pPr>
      <w:ins w:id="2378" w:author="3.0" w:date="2014-09-02T17:33:00Z">
        <w:r w:rsidRPr="003340C2">
          <w:rPr>
            <w:rFonts w:cs="Courier New"/>
            <w:rPrChange w:id="2379" w:author="3.0" w:date="2014-09-02T17:34:00Z">
              <w:rPr>
                <w:rFonts w:cs="Courier New"/>
                <w:b w:val="0"/>
                <w:sz w:val="21"/>
                <w:szCs w:val="21"/>
              </w:rPr>
            </w:rPrChange>
          </w:rPr>
          <w:t xml:space="preserve">  type RADIO_QUALITY_OF_SERVICE_T is range 0 .. 255;</w:t>
        </w:r>
      </w:ins>
    </w:p>
    <w:p w:rsidR="003340C2" w:rsidRPr="004E53BD" w:rsidRDefault="003340C2">
      <w:pPr>
        <w:pStyle w:val="ADANB"/>
        <w:rPr>
          <w:ins w:id="2380" w:author="3.0" w:date="2014-09-02T17:33:00Z"/>
          <w:rFonts w:cs="Courier New"/>
          <w:color w:val="FF0000"/>
        </w:rPr>
        <w:pPrChange w:id="2381" w:author="3.0" w:date="2014-09-02T17:34:00Z">
          <w:pPr>
            <w:pStyle w:val="Textebrut"/>
          </w:pPr>
        </w:pPrChange>
      </w:pPr>
      <w:ins w:id="2382" w:author="3.0" w:date="2014-09-02T17:33:00Z">
        <w:r w:rsidRPr="00891185">
          <w:rPr>
            <w:rFonts w:cs="Courier New"/>
            <w:color w:val="FF0000"/>
          </w:rPr>
          <w:t xml:space="preserve">  -- OpenETCS : RADIO_QUALITY_OF_SERVICE is not applicable, it shall not be used in the API</w:t>
        </w:r>
      </w:ins>
    </w:p>
    <w:p w:rsidR="003340C2" w:rsidRPr="003340C2" w:rsidRDefault="003340C2">
      <w:pPr>
        <w:pStyle w:val="ADANB"/>
        <w:rPr>
          <w:ins w:id="2383" w:author="3.0" w:date="2014-09-02T17:33:00Z"/>
          <w:rFonts w:cs="Courier New"/>
          <w:rPrChange w:id="2384" w:author="3.0" w:date="2014-09-02T17:34:00Z">
            <w:rPr>
              <w:ins w:id="2385" w:author="3.0" w:date="2014-09-02T17:33:00Z"/>
              <w:rFonts w:cs="Courier New"/>
              <w:sz w:val="21"/>
              <w:szCs w:val="21"/>
              <w:lang w:val="en-GB"/>
            </w:rPr>
          </w:rPrChange>
        </w:rPr>
        <w:pPrChange w:id="2386" w:author="3.0" w:date="2014-09-02T17:34:00Z">
          <w:pPr>
            <w:pStyle w:val="Textebrut"/>
            <w:spacing w:after="0"/>
          </w:pPr>
        </w:pPrChange>
      </w:pPr>
    </w:p>
    <w:p w:rsidR="003340C2" w:rsidRPr="003340C2" w:rsidRDefault="003340C2">
      <w:pPr>
        <w:pStyle w:val="ADANB"/>
        <w:rPr>
          <w:ins w:id="2387" w:author="3.0" w:date="2014-09-02T17:33:00Z"/>
          <w:rFonts w:cs="Courier New"/>
          <w:rPrChange w:id="2388" w:author="3.0" w:date="2014-09-02T17:34:00Z">
            <w:rPr>
              <w:ins w:id="2389" w:author="3.0" w:date="2014-09-02T17:33:00Z"/>
              <w:rFonts w:cs="Courier New"/>
              <w:sz w:val="21"/>
              <w:szCs w:val="21"/>
              <w:lang w:val="en-GB"/>
            </w:rPr>
          </w:rPrChange>
        </w:rPr>
        <w:pPrChange w:id="2390" w:author="3.0" w:date="2014-09-02T17:34:00Z">
          <w:pPr>
            <w:pStyle w:val="Textebrut"/>
            <w:spacing w:after="0"/>
          </w:pPr>
        </w:pPrChange>
      </w:pPr>
      <w:ins w:id="2391" w:author="3.0" w:date="2014-09-02T17:33:00Z">
        <w:r w:rsidRPr="003340C2">
          <w:rPr>
            <w:rFonts w:cs="Courier New"/>
            <w:rPrChange w:id="2392" w:author="3.0" w:date="2014-09-02T17:34:00Z">
              <w:rPr>
                <w:rFonts w:cs="Courier New"/>
                <w:b w:val="0"/>
                <w:sz w:val="21"/>
                <w:szCs w:val="21"/>
              </w:rPr>
            </w:rPrChange>
          </w:rPr>
          <w:t xml:space="preserve">  type CALL_INFO_T (CALL_TYPE : CALL_TYPE_T := CSD_ONLY) is</w:t>
        </w:r>
      </w:ins>
    </w:p>
    <w:p w:rsidR="003340C2" w:rsidRPr="003340C2" w:rsidRDefault="003340C2">
      <w:pPr>
        <w:pStyle w:val="ADANB"/>
        <w:rPr>
          <w:ins w:id="2393" w:author="3.0" w:date="2014-09-02T17:33:00Z"/>
          <w:rFonts w:cs="Courier New"/>
          <w:rPrChange w:id="2394" w:author="3.0" w:date="2014-09-02T17:34:00Z">
            <w:rPr>
              <w:ins w:id="2395" w:author="3.0" w:date="2014-09-02T17:33:00Z"/>
              <w:rFonts w:cs="Courier New"/>
              <w:sz w:val="21"/>
              <w:szCs w:val="21"/>
              <w:lang w:val="en-GB"/>
            </w:rPr>
          </w:rPrChange>
        </w:rPr>
        <w:pPrChange w:id="2396" w:author="3.0" w:date="2014-09-02T17:34:00Z">
          <w:pPr>
            <w:pStyle w:val="Textebrut"/>
            <w:spacing w:after="0"/>
          </w:pPr>
        </w:pPrChange>
      </w:pPr>
      <w:ins w:id="2397" w:author="3.0" w:date="2014-09-02T17:33:00Z">
        <w:r w:rsidRPr="003340C2">
          <w:rPr>
            <w:rFonts w:cs="Courier New"/>
            <w:rPrChange w:id="2398" w:author="3.0" w:date="2014-09-02T17:34:00Z">
              <w:rPr>
                <w:rFonts w:cs="Courier New"/>
                <w:b w:val="0"/>
                <w:sz w:val="21"/>
                <w:szCs w:val="21"/>
              </w:rPr>
            </w:rPrChange>
          </w:rPr>
          <w:t xml:space="preserve">    record</w:t>
        </w:r>
      </w:ins>
    </w:p>
    <w:p w:rsidR="003340C2" w:rsidRPr="003340C2" w:rsidRDefault="003340C2">
      <w:pPr>
        <w:pStyle w:val="ADANB"/>
        <w:rPr>
          <w:ins w:id="2399" w:author="3.0" w:date="2014-09-02T17:33:00Z"/>
          <w:rFonts w:cs="Courier New"/>
          <w:rPrChange w:id="2400" w:author="3.0" w:date="2014-09-02T17:34:00Z">
            <w:rPr>
              <w:ins w:id="2401" w:author="3.0" w:date="2014-09-02T17:33:00Z"/>
              <w:rFonts w:cs="Courier New"/>
              <w:sz w:val="21"/>
              <w:szCs w:val="21"/>
              <w:lang w:val="en-GB"/>
            </w:rPr>
          </w:rPrChange>
        </w:rPr>
        <w:pPrChange w:id="2402" w:author="3.0" w:date="2014-09-02T17:34:00Z">
          <w:pPr>
            <w:pStyle w:val="Textebrut"/>
            <w:spacing w:after="0"/>
          </w:pPr>
        </w:pPrChange>
      </w:pPr>
      <w:ins w:id="2403" w:author="3.0" w:date="2014-09-02T17:33:00Z">
        <w:r w:rsidRPr="003340C2">
          <w:rPr>
            <w:rFonts w:cs="Courier New"/>
            <w:rPrChange w:id="2404" w:author="3.0" w:date="2014-09-02T17:34:00Z">
              <w:rPr>
                <w:rFonts w:cs="Courier New"/>
                <w:b w:val="0"/>
                <w:sz w:val="21"/>
                <w:szCs w:val="21"/>
              </w:rPr>
            </w:rPrChange>
          </w:rPr>
          <w:t xml:space="preserve">      NIDRADIO  : NIDRADIO_T;</w:t>
        </w:r>
      </w:ins>
    </w:p>
    <w:p w:rsidR="003340C2" w:rsidRPr="003340C2" w:rsidRDefault="003340C2">
      <w:pPr>
        <w:pStyle w:val="ADANB"/>
        <w:rPr>
          <w:ins w:id="2405" w:author="3.0" w:date="2014-09-02T17:33:00Z"/>
          <w:rFonts w:cs="Courier New"/>
          <w:rPrChange w:id="2406" w:author="3.0" w:date="2014-09-02T17:34:00Z">
            <w:rPr>
              <w:ins w:id="2407" w:author="3.0" w:date="2014-09-02T17:33:00Z"/>
              <w:rFonts w:cs="Courier New"/>
              <w:sz w:val="21"/>
              <w:szCs w:val="21"/>
              <w:lang w:val="en-GB"/>
            </w:rPr>
          </w:rPrChange>
        </w:rPr>
        <w:pPrChange w:id="2408" w:author="3.0" w:date="2014-09-02T17:34:00Z">
          <w:pPr>
            <w:pStyle w:val="Textebrut"/>
            <w:spacing w:after="0"/>
          </w:pPr>
        </w:pPrChange>
      </w:pPr>
    </w:p>
    <w:p w:rsidR="003340C2" w:rsidRPr="003340C2" w:rsidRDefault="003340C2">
      <w:pPr>
        <w:pStyle w:val="ADANB"/>
        <w:rPr>
          <w:ins w:id="2409" w:author="3.0" w:date="2014-09-02T17:33:00Z"/>
          <w:rFonts w:cs="Courier New"/>
          <w:rPrChange w:id="2410" w:author="3.0" w:date="2014-09-02T17:34:00Z">
            <w:rPr>
              <w:ins w:id="2411" w:author="3.0" w:date="2014-09-02T17:33:00Z"/>
              <w:rFonts w:cs="Courier New"/>
              <w:sz w:val="21"/>
              <w:szCs w:val="21"/>
              <w:lang w:val="en-GB"/>
            </w:rPr>
          </w:rPrChange>
        </w:rPr>
        <w:pPrChange w:id="2412" w:author="3.0" w:date="2014-09-02T17:34:00Z">
          <w:pPr>
            <w:pStyle w:val="Textebrut"/>
            <w:spacing w:after="0"/>
          </w:pPr>
        </w:pPrChange>
      </w:pPr>
      <w:ins w:id="2413" w:author="3.0" w:date="2014-09-02T17:33:00Z">
        <w:r w:rsidRPr="003340C2">
          <w:rPr>
            <w:rFonts w:cs="Courier New"/>
            <w:rPrChange w:id="2414" w:author="3.0" w:date="2014-09-02T17:34:00Z">
              <w:rPr>
                <w:rFonts w:cs="Courier New"/>
                <w:b w:val="0"/>
                <w:sz w:val="21"/>
                <w:szCs w:val="21"/>
              </w:rPr>
            </w:rPrChange>
          </w:rPr>
          <w:t xml:space="preserve">      case CALL_TYPE is</w:t>
        </w:r>
      </w:ins>
    </w:p>
    <w:p w:rsidR="003340C2" w:rsidRPr="003340C2" w:rsidRDefault="003340C2">
      <w:pPr>
        <w:pStyle w:val="ADANB"/>
        <w:rPr>
          <w:ins w:id="2415" w:author="3.0" w:date="2014-09-02T17:33:00Z"/>
          <w:rFonts w:cs="Courier New"/>
          <w:rPrChange w:id="2416" w:author="3.0" w:date="2014-09-02T17:34:00Z">
            <w:rPr>
              <w:ins w:id="2417" w:author="3.0" w:date="2014-09-02T17:33:00Z"/>
              <w:rFonts w:cs="Courier New"/>
              <w:sz w:val="21"/>
              <w:szCs w:val="21"/>
              <w:lang w:val="en-GB"/>
            </w:rPr>
          </w:rPrChange>
        </w:rPr>
        <w:pPrChange w:id="2418" w:author="3.0" w:date="2014-09-02T17:34:00Z">
          <w:pPr>
            <w:pStyle w:val="Textebrut"/>
            <w:spacing w:after="0"/>
          </w:pPr>
        </w:pPrChange>
      </w:pPr>
      <w:ins w:id="2419" w:author="3.0" w:date="2014-09-02T17:33:00Z">
        <w:r w:rsidRPr="003340C2">
          <w:rPr>
            <w:rFonts w:cs="Courier New"/>
            <w:rPrChange w:id="2420" w:author="3.0" w:date="2014-09-02T17:34:00Z">
              <w:rPr>
                <w:rFonts w:cs="Courier New"/>
                <w:b w:val="0"/>
                <w:sz w:val="21"/>
                <w:szCs w:val="21"/>
              </w:rPr>
            </w:rPrChange>
          </w:rPr>
          <w:t xml:space="preserve">        when CSD_ONLY =&gt;</w:t>
        </w:r>
      </w:ins>
    </w:p>
    <w:p w:rsidR="003340C2" w:rsidRPr="003340C2" w:rsidRDefault="003340C2">
      <w:pPr>
        <w:pStyle w:val="ADANB"/>
        <w:rPr>
          <w:ins w:id="2421" w:author="3.0" w:date="2014-09-02T17:33:00Z"/>
          <w:rFonts w:cs="Courier New"/>
          <w:rPrChange w:id="2422" w:author="3.0" w:date="2014-09-02T17:34:00Z">
            <w:rPr>
              <w:ins w:id="2423" w:author="3.0" w:date="2014-09-02T17:33:00Z"/>
              <w:rFonts w:cs="Courier New"/>
              <w:sz w:val="21"/>
              <w:szCs w:val="21"/>
              <w:lang w:val="en-GB"/>
            </w:rPr>
          </w:rPrChange>
        </w:rPr>
        <w:pPrChange w:id="2424" w:author="3.0" w:date="2014-09-02T17:34:00Z">
          <w:pPr>
            <w:pStyle w:val="Textebrut"/>
            <w:spacing w:after="0"/>
          </w:pPr>
        </w:pPrChange>
      </w:pPr>
      <w:ins w:id="2425" w:author="3.0" w:date="2014-09-02T17:33:00Z">
        <w:r w:rsidRPr="003340C2">
          <w:rPr>
            <w:rFonts w:cs="Courier New"/>
            <w:rPrChange w:id="2426" w:author="3.0" w:date="2014-09-02T17:34:00Z">
              <w:rPr>
                <w:rFonts w:cs="Courier New"/>
                <w:b w:val="0"/>
                <w:sz w:val="21"/>
                <w:szCs w:val="21"/>
              </w:rPr>
            </w:rPrChange>
          </w:rPr>
          <w:t xml:space="preserve">          null;</w:t>
        </w:r>
      </w:ins>
    </w:p>
    <w:p w:rsidR="003340C2" w:rsidRPr="003340C2" w:rsidRDefault="003340C2">
      <w:pPr>
        <w:pStyle w:val="ADANB"/>
        <w:rPr>
          <w:ins w:id="2427" w:author="3.0" w:date="2014-09-02T17:33:00Z"/>
          <w:rFonts w:cs="Courier New"/>
          <w:rPrChange w:id="2428" w:author="3.0" w:date="2014-09-02T17:34:00Z">
            <w:rPr>
              <w:ins w:id="2429" w:author="3.0" w:date="2014-09-02T17:33:00Z"/>
              <w:rFonts w:cs="Courier New"/>
              <w:sz w:val="21"/>
              <w:szCs w:val="21"/>
              <w:lang w:val="en-GB"/>
            </w:rPr>
          </w:rPrChange>
        </w:rPr>
        <w:pPrChange w:id="2430" w:author="3.0" w:date="2014-09-02T17:34:00Z">
          <w:pPr>
            <w:pStyle w:val="Textebrut"/>
            <w:spacing w:after="0"/>
          </w:pPr>
        </w:pPrChange>
      </w:pPr>
      <w:ins w:id="2431" w:author="3.0" w:date="2014-09-02T17:33:00Z">
        <w:r w:rsidRPr="003340C2">
          <w:rPr>
            <w:rFonts w:cs="Courier New"/>
            <w:rPrChange w:id="2432" w:author="3.0" w:date="2014-09-02T17:34:00Z">
              <w:rPr>
                <w:rFonts w:cs="Courier New"/>
                <w:b w:val="0"/>
                <w:sz w:val="21"/>
                <w:szCs w:val="21"/>
              </w:rPr>
            </w:rPrChange>
          </w:rPr>
          <w:t xml:space="preserve">        when PSD_WITH_FALLBACK</w:t>
        </w:r>
      </w:ins>
    </w:p>
    <w:p w:rsidR="003340C2" w:rsidRPr="003340C2" w:rsidRDefault="003340C2">
      <w:pPr>
        <w:pStyle w:val="ADANB"/>
        <w:rPr>
          <w:ins w:id="2433" w:author="3.0" w:date="2014-09-02T17:33:00Z"/>
          <w:rFonts w:cs="Courier New"/>
          <w:rPrChange w:id="2434" w:author="3.0" w:date="2014-09-02T17:34:00Z">
            <w:rPr>
              <w:ins w:id="2435" w:author="3.0" w:date="2014-09-02T17:33:00Z"/>
              <w:rFonts w:cs="Courier New"/>
              <w:sz w:val="21"/>
              <w:szCs w:val="21"/>
              <w:lang w:val="en-GB"/>
            </w:rPr>
          </w:rPrChange>
        </w:rPr>
        <w:pPrChange w:id="2436" w:author="3.0" w:date="2014-09-02T17:34:00Z">
          <w:pPr>
            <w:pStyle w:val="Textebrut"/>
            <w:spacing w:after="0"/>
          </w:pPr>
        </w:pPrChange>
      </w:pPr>
      <w:ins w:id="2437" w:author="3.0" w:date="2014-09-02T17:33:00Z">
        <w:r w:rsidRPr="003340C2">
          <w:rPr>
            <w:rFonts w:cs="Courier New"/>
            <w:rPrChange w:id="2438" w:author="3.0" w:date="2014-09-02T17:34:00Z">
              <w:rPr>
                <w:rFonts w:cs="Courier New"/>
                <w:b w:val="0"/>
                <w:sz w:val="21"/>
                <w:szCs w:val="21"/>
              </w:rPr>
            </w:rPrChange>
          </w:rPr>
          <w:t xml:space="preserve">           | PSD_ONLY =&gt;</w:t>
        </w:r>
      </w:ins>
    </w:p>
    <w:p w:rsidR="003340C2" w:rsidRPr="003340C2" w:rsidRDefault="003340C2">
      <w:pPr>
        <w:pStyle w:val="ADANB"/>
        <w:rPr>
          <w:ins w:id="2439" w:author="3.0" w:date="2014-09-02T17:33:00Z"/>
          <w:rFonts w:cs="Courier New"/>
          <w:rPrChange w:id="2440" w:author="3.0" w:date="2014-09-02T17:34:00Z">
            <w:rPr>
              <w:ins w:id="2441" w:author="3.0" w:date="2014-09-02T17:33:00Z"/>
              <w:rFonts w:cs="Courier New"/>
              <w:sz w:val="21"/>
              <w:szCs w:val="21"/>
              <w:lang w:val="en-GB"/>
            </w:rPr>
          </w:rPrChange>
        </w:rPr>
        <w:pPrChange w:id="2442" w:author="3.0" w:date="2014-09-02T17:34:00Z">
          <w:pPr>
            <w:pStyle w:val="Textebrut"/>
            <w:spacing w:after="0"/>
          </w:pPr>
        </w:pPrChange>
      </w:pPr>
      <w:ins w:id="2443" w:author="3.0" w:date="2014-09-02T17:33:00Z">
        <w:r w:rsidRPr="003340C2">
          <w:rPr>
            <w:rFonts w:cs="Courier New"/>
            <w:rPrChange w:id="2444" w:author="3.0" w:date="2014-09-02T17:34:00Z">
              <w:rPr>
                <w:rFonts w:cs="Courier New"/>
                <w:b w:val="0"/>
                <w:sz w:val="21"/>
                <w:szCs w:val="21"/>
              </w:rPr>
            </w:rPrChange>
          </w:rPr>
          <w:t xml:space="preserve">          QUALITY_OF_SERVICE : RADIO_QUALITY_OF_SERVICE_T;</w:t>
        </w:r>
      </w:ins>
    </w:p>
    <w:p w:rsidR="003340C2" w:rsidRPr="003340C2" w:rsidRDefault="003340C2">
      <w:pPr>
        <w:pStyle w:val="ADANB"/>
        <w:rPr>
          <w:ins w:id="2445" w:author="3.0" w:date="2014-09-02T17:33:00Z"/>
          <w:rFonts w:cs="Courier New"/>
          <w:rPrChange w:id="2446" w:author="3.0" w:date="2014-09-02T17:34:00Z">
            <w:rPr>
              <w:ins w:id="2447" w:author="3.0" w:date="2014-09-02T17:33:00Z"/>
              <w:rFonts w:cs="Courier New"/>
              <w:sz w:val="21"/>
              <w:szCs w:val="21"/>
              <w:lang w:val="en-GB"/>
            </w:rPr>
          </w:rPrChange>
        </w:rPr>
        <w:pPrChange w:id="2448" w:author="3.0" w:date="2014-09-02T17:34:00Z">
          <w:pPr>
            <w:pStyle w:val="Textebrut"/>
            <w:spacing w:after="0"/>
          </w:pPr>
        </w:pPrChange>
      </w:pPr>
      <w:ins w:id="2449" w:author="3.0" w:date="2014-09-02T17:33:00Z">
        <w:r w:rsidRPr="003340C2">
          <w:rPr>
            <w:rFonts w:cs="Courier New"/>
            <w:rPrChange w:id="2450" w:author="3.0" w:date="2014-09-02T17:34:00Z">
              <w:rPr>
                <w:rFonts w:cs="Courier New"/>
                <w:b w:val="0"/>
                <w:sz w:val="21"/>
                <w:szCs w:val="21"/>
              </w:rPr>
            </w:rPrChange>
          </w:rPr>
          <w:t xml:space="preserve">      end case;</w:t>
        </w:r>
      </w:ins>
    </w:p>
    <w:p w:rsidR="003340C2" w:rsidRPr="003340C2" w:rsidRDefault="003340C2">
      <w:pPr>
        <w:pStyle w:val="ADANB"/>
        <w:rPr>
          <w:ins w:id="2451" w:author="3.0" w:date="2014-09-02T17:33:00Z"/>
          <w:rFonts w:cs="Courier New"/>
          <w:rPrChange w:id="2452" w:author="3.0" w:date="2014-09-02T17:34:00Z">
            <w:rPr>
              <w:ins w:id="2453" w:author="3.0" w:date="2014-09-02T17:33:00Z"/>
              <w:rFonts w:cs="Courier New"/>
              <w:sz w:val="21"/>
              <w:szCs w:val="21"/>
              <w:lang w:val="en-GB"/>
            </w:rPr>
          </w:rPrChange>
        </w:rPr>
        <w:pPrChange w:id="2454" w:author="3.0" w:date="2014-09-02T17:34:00Z">
          <w:pPr>
            <w:pStyle w:val="Textebrut"/>
            <w:spacing w:after="0"/>
          </w:pPr>
        </w:pPrChange>
      </w:pPr>
      <w:ins w:id="2455" w:author="3.0" w:date="2014-09-02T17:33:00Z">
        <w:r w:rsidRPr="003340C2">
          <w:rPr>
            <w:rFonts w:cs="Courier New"/>
            <w:rPrChange w:id="2456" w:author="3.0" w:date="2014-09-02T17:34:00Z">
              <w:rPr>
                <w:rFonts w:cs="Courier New"/>
                <w:b w:val="0"/>
                <w:sz w:val="21"/>
                <w:szCs w:val="21"/>
              </w:rPr>
            </w:rPrChange>
          </w:rPr>
          <w:t xml:space="preserve">    end record;</w:t>
        </w:r>
      </w:ins>
    </w:p>
    <w:p w:rsidR="003340C2" w:rsidRPr="003340C2" w:rsidRDefault="003340C2">
      <w:pPr>
        <w:pStyle w:val="ADANB"/>
        <w:rPr>
          <w:ins w:id="2457" w:author="3.0" w:date="2014-09-02T17:33:00Z"/>
          <w:rFonts w:cs="Courier New"/>
          <w:rPrChange w:id="2458" w:author="3.0" w:date="2014-09-02T17:34:00Z">
            <w:rPr>
              <w:ins w:id="2459" w:author="3.0" w:date="2014-09-02T17:33:00Z"/>
              <w:rFonts w:cs="Courier New"/>
              <w:sz w:val="21"/>
              <w:szCs w:val="21"/>
              <w:lang w:val="en-GB"/>
            </w:rPr>
          </w:rPrChange>
        </w:rPr>
        <w:pPrChange w:id="2460" w:author="3.0" w:date="2014-09-02T17:34:00Z">
          <w:pPr>
            <w:pStyle w:val="Textebrut"/>
            <w:spacing w:after="0"/>
          </w:pPr>
        </w:pPrChange>
      </w:pPr>
    </w:p>
    <w:p w:rsidR="003340C2" w:rsidRPr="003340C2" w:rsidRDefault="003340C2">
      <w:pPr>
        <w:pStyle w:val="ADANB"/>
        <w:rPr>
          <w:ins w:id="2461" w:author="3.0" w:date="2014-09-02T17:33:00Z"/>
          <w:rFonts w:cs="Courier New"/>
          <w:rPrChange w:id="2462" w:author="3.0" w:date="2014-09-02T17:34:00Z">
            <w:rPr>
              <w:ins w:id="2463" w:author="3.0" w:date="2014-09-02T17:33:00Z"/>
              <w:rFonts w:cs="Courier New"/>
              <w:sz w:val="21"/>
              <w:szCs w:val="21"/>
              <w:lang w:val="en-GB"/>
            </w:rPr>
          </w:rPrChange>
        </w:rPr>
        <w:pPrChange w:id="2464" w:author="3.0" w:date="2014-09-02T17:34:00Z">
          <w:pPr>
            <w:pStyle w:val="Textebrut"/>
            <w:spacing w:after="0"/>
          </w:pPr>
        </w:pPrChange>
      </w:pPr>
      <w:ins w:id="2465" w:author="3.0" w:date="2014-09-02T17:33:00Z">
        <w:r w:rsidRPr="003340C2">
          <w:rPr>
            <w:rFonts w:cs="Courier New"/>
            <w:rPrChange w:id="2466" w:author="3.0" w:date="2014-09-02T17:34:00Z">
              <w:rPr>
                <w:rFonts w:cs="Courier New"/>
                <w:b w:val="0"/>
                <w:sz w:val="21"/>
                <w:szCs w:val="21"/>
              </w:rPr>
            </w:rPrChange>
          </w:rPr>
          <w:t xml:space="preserve">  UNKNOWN_CALL_INFO_C : constant CALL_INFO_T := (CALL_TYPE =&gt; CSD_ONLY,</w:t>
        </w:r>
      </w:ins>
    </w:p>
    <w:p w:rsidR="003340C2" w:rsidRPr="003340C2" w:rsidRDefault="003340C2">
      <w:pPr>
        <w:pStyle w:val="ADANB"/>
        <w:rPr>
          <w:ins w:id="2467" w:author="3.0" w:date="2014-09-02T17:33:00Z"/>
          <w:rFonts w:cs="Courier New"/>
          <w:rPrChange w:id="2468" w:author="3.0" w:date="2014-09-02T17:34:00Z">
            <w:rPr>
              <w:ins w:id="2469" w:author="3.0" w:date="2014-09-02T17:33:00Z"/>
              <w:rFonts w:cs="Courier New"/>
              <w:sz w:val="21"/>
              <w:szCs w:val="21"/>
              <w:lang w:val="en-GB"/>
            </w:rPr>
          </w:rPrChange>
        </w:rPr>
        <w:pPrChange w:id="2470" w:author="3.0" w:date="2014-09-02T17:34:00Z">
          <w:pPr>
            <w:pStyle w:val="Textebrut"/>
            <w:spacing w:after="0"/>
          </w:pPr>
        </w:pPrChange>
      </w:pPr>
      <w:ins w:id="2471" w:author="3.0" w:date="2014-09-02T17:33:00Z">
        <w:r w:rsidRPr="003340C2">
          <w:rPr>
            <w:rFonts w:cs="Courier New"/>
            <w:rPrChange w:id="2472" w:author="3.0" w:date="2014-09-02T17:34:00Z">
              <w:rPr>
                <w:rFonts w:cs="Courier New"/>
                <w:b w:val="0"/>
                <w:sz w:val="21"/>
                <w:szCs w:val="21"/>
              </w:rPr>
            </w:rPrChange>
          </w:rPr>
          <w:t xml:space="preserve">                                                 NIDRADIO  =&gt; UNKNOWN_NIDRADIO_C);</w:t>
        </w:r>
      </w:ins>
    </w:p>
    <w:p w:rsidR="003340C2" w:rsidRPr="003340C2" w:rsidRDefault="003340C2">
      <w:pPr>
        <w:pStyle w:val="ADANB"/>
        <w:rPr>
          <w:ins w:id="2473" w:author="3.0" w:date="2014-09-02T17:33:00Z"/>
          <w:rFonts w:cs="Courier New"/>
          <w:rPrChange w:id="2474" w:author="3.0" w:date="2014-09-02T17:34:00Z">
            <w:rPr>
              <w:ins w:id="2475" w:author="3.0" w:date="2014-09-02T17:33:00Z"/>
              <w:rFonts w:cs="Courier New"/>
              <w:sz w:val="21"/>
              <w:szCs w:val="21"/>
              <w:lang w:val="en-GB"/>
            </w:rPr>
          </w:rPrChange>
        </w:rPr>
        <w:pPrChange w:id="2476" w:author="3.0" w:date="2014-09-02T17:34:00Z">
          <w:pPr>
            <w:pStyle w:val="Textebrut"/>
            <w:spacing w:after="0"/>
          </w:pPr>
        </w:pPrChange>
      </w:pPr>
    </w:p>
    <w:p w:rsidR="003340C2" w:rsidRPr="003340C2" w:rsidRDefault="003340C2">
      <w:pPr>
        <w:pStyle w:val="ADANB"/>
        <w:rPr>
          <w:ins w:id="2477" w:author="3.0" w:date="2014-09-02T17:33:00Z"/>
          <w:rFonts w:cs="Courier New"/>
          <w:rPrChange w:id="2478" w:author="3.0" w:date="2014-09-02T17:34:00Z">
            <w:rPr>
              <w:ins w:id="2479" w:author="3.0" w:date="2014-09-02T17:33:00Z"/>
              <w:rFonts w:cs="Courier New"/>
              <w:sz w:val="21"/>
              <w:szCs w:val="21"/>
              <w:lang w:val="en-GB"/>
            </w:rPr>
          </w:rPrChange>
        </w:rPr>
        <w:pPrChange w:id="2480" w:author="3.0" w:date="2014-09-02T17:34:00Z">
          <w:pPr>
            <w:pStyle w:val="Textebrut"/>
            <w:spacing w:after="0"/>
          </w:pPr>
        </w:pPrChange>
      </w:pPr>
      <w:ins w:id="2481" w:author="3.0" w:date="2014-09-02T17:33:00Z">
        <w:r w:rsidRPr="003340C2">
          <w:rPr>
            <w:rFonts w:cs="Courier New"/>
            <w:rPrChange w:id="2482" w:author="3.0" w:date="2014-09-02T17:34:00Z">
              <w:rPr>
                <w:rFonts w:cs="Courier New"/>
                <w:b w:val="0"/>
                <w:sz w:val="21"/>
                <w:szCs w:val="21"/>
              </w:rPr>
            </w:rPrChange>
          </w:rPr>
          <w:t xml:space="preserve">  type RADIO_PRIORITY_LEVEL_T is (LOW, HIGH);</w:t>
        </w:r>
      </w:ins>
    </w:p>
    <w:p w:rsidR="003340C2" w:rsidRPr="004E53BD" w:rsidRDefault="003340C2">
      <w:pPr>
        <w:pStyle w:val="ADANB"/>
        <w:rPr>
          <w:ins w:id="2483" w:author="3.0" w:date="2014-09-02T17:33:00Z"/>
          <w:rFonts w:cs="Courier New"/>
        </w:rPr>
        <w:pPrChange w:id="2484" w:author="3.0" w:date="2014-09-02T17:34:00Z">
          <w:pPr>
            <w:pStyle w:val="Textebrut"/>
          </w:pPr>
        </w:pPrChange>
      </w:pPr>
    </w:p>
    <w:p w:rsidR="003340C2" w:rsidRPr="003340C2" w:rsidRDefault="003340C2">
      <w:pPr>
        <w:pStyle w:val="ADANB"/>
        <w:rPr>
          <w:ins w:id="2485" w:author="3.0" w:date="2014-09-02T17:33:00Z"/>
          <w:rFonts w:cs="Courier New"/>
          <w:rPrChange w:id="2486" w:author="3.0" w:date="2014-09-02T17:34:00Z">
            <w:rPr>
              <w:ins w:id="2487" w:author="3.0" w:date="2014-09-02T17:33:00Z"/>
              <w:rFonts w:cs="Courier New"/>
              <w:sz w:val="21"/>
              <w:szCs w:val="21"/>
              <w:lang w:val="en-GB"/>
            </w:rPr>
          </w:rPrChange>
        </w:rPr>
        <w:pPrChange w:id="2488" w:author="3.0" w:date="2014-09-02T17:34:00Z">
          <w:pPr>
            <w:pStyle w:val="Textebrut"/>
            <w:spacing w:after="0"/>
          </w:pPr>
        </w:pPrChange>
      </w:pPr>
    </w:p>
    <w:p w:rsidR="003340C2" w:rsidRPr="003340C2" w:rsidRDefault="003340C2">
      <w:pPr>
        <w:pStyle w:val="ADANB"/>
        <w:rPr>
          <w:ins w:id="2489" w:author="3.0" w:date="2014-09-02T17:33:00Z"/>
          <w:rFonts w:cs="Courier New"/>
          <w:rPrChange w:id="2490" w:author="3.0" w:date="2014-09-02T17:34:00Z">
            <w:rPr>
              <w:ins w:id="2491" w:author="3.0" w:date="2014-09-02T17:33:00Z"/>
              <w:rFonts w:cs="Courier New"/>
              <w:sz w:val="21"/>
              <w:szCs w:val="21"/>
              <w:lang w:val="en-GB"/>
            </w:rPr>
          </w:rPrChange>
        </w:rPr>
        <w:pPrChange w:id="2492" w:author="3.0" w:date="2014-09-02T17:34:00Z">
          <w:pPr>
            <w:pStyle w:val="Textebrut"/>
            <w:spacing w:after="0"/>
          </w:pPr>
        </w:pPrChange>
      </w:pPr>
      <w:ins w:id="2493" w:author="3.0" w:date="2014-09-02T17:33:00Z">
        <w:r w:rsidRPr="003340C2">
          <w:rPr>
            <w:rFonts w:cs="Courier New"/>
            <w:rPrChange w:id="2494" w:author="3.0" w:date="2014-09-02T17:34:00Z">
              <w:rPr>
                <w:rFonts w:cs="Courier New"/>
                <w:b w:val="0"/>
                <w:sz w:val="21"/>
                <w:szCs w:val="21"/>
              </w:rPr>
            </w:rPrChange>
          </w:rPr>
          <w:t xml:space="preserve">  type RTM_DISCONNECTION_REASON_T is range 0 .. 255;</w:t>
        </w:r>
      </w:ins>
    </w:p>
    <w:p w:rsidR="003340C2" w:rsidRPr="003340C2" w:rsidRDefault="003340C2">
      <w:pPr>
        <w:pStyle w:val="ADANB"/>
        <w:rPr>
          <w:ins w:id="2495" w:author="3.0" w:date="2014-09-02T17:33:00Z"/>
          <w:rFonts w:cs="Courier New"/>
          <w:rPrChange w:id="2496" w:author="3.0" w:date="2014-09-02T17:34:00Z">
            <w:rPr>
              <w:ins w:id="2497" w:author="3.0" w:date="2014-09-02T17:33:00Z"/>
              <w:rFonts w:cs="Courier New"/>
              <w:sz w:val="21"/>
              <w:szCs w:val="21"/>
              <w:lang w:val="en-GB"/>
            </w:rPr>
          </w:rPrChange>
        </w:rPr>
        <w:pPrChange w:id="2498" w:author="3.0" w:date="2014-09-02T17:34:00Z">
          <w:pPr>
            <w:pStyle w:val="Textebrut"/>
            <w:spacing w:after="0"/>
          </w:pPr>
        </w:pPrChange>
      </w:pPr>
      <w:ins w:id="2499" w:author="3.0" w:date="2014-09-02T17:33:00Z">
        <w:r w:rsidRPr="003340C2">
          <w:rPr>
            <w:rFonts w:cs="Courier New"/>
            <w:rPrChange w:id="2500" w:author="3.0" w:date="2014-09-02T17:34:00Z">
              <w:rPr>
                <w:rFonts w:cs="Courier New"/>
                <w:b w:val="0"/>
                <w:sz w:val="21"/>
                <w:szCs w:val="21"/>
              </w:rPr>
            </w:rPrChange>
          </w:rPr>
          <w:t xml:space="preserve">  type RTM_DIAGNOSTIC_CODE_T is</w:t>
        </w:r>
      </w:ins>
    </w:p>
    <w:p w:rsidR="003340C2" w:rsidRPr="003340C2" w:rsidRDefault="003340C2">
      <w:pPr>
        <w:pStyle w:val="ADANB"/>
        <w:rPr>
          <w:ins w:id="2501" w:author="3.0" w:date="2014-09-02T17:33:00Z"/>
          <w:rFonts w:cs="Courier New"/>
          <w:rPrChange w:id="2502" w:author="3.0" w:date="2014-09-02T17:34:00Z">
            <w:rPr>
              <w:ins w:id="2503" w:author="3.0" w:date="2014-09-02T17:33:00Z"/>
              <w:rFonts w:cs="Courier New"/>
              <w:sz w:val="21"/>
              <w:szCs w:val="21"/>
              <w:lang w:val="en-GB"/>
            </w:rPr>
          </w:rPrChange>
        </w:rPr>
        <w:pPrChange w:id="2504" w:author="3.0" w:date="2014-09-02T17:34:00Z">
          <w:pPr>
            <w:pStyle w:val="Textebrut"/>
            <w:spacing w:after="0"/>
          </w:pPr>
        </w:pPrChange>
      </w:pPr>
      <w:ins w:id="2505" w:author="3.0" w:date="2014-09-02T17:33:00Z">
        <w:r w:rsidRPr="003340C2">
          <w:rPr>
            <w:rFonts w:cs="Courier New"/>
            <w:rPrChange w:id="2506" w:author="3.0" w:date="2014-09-02T17:34:00Z">
              <w:rPr>
                <w:rFonts w:cs="Courier New"/>
                <w:b w:val="0"/>
                <w:sz w:val="21"/>
                <w:szCs w:val="21"/>
              </w:rPr>
            </w:rPrChange>
          </w:rPr>
          <w:t xml:space="preserve">    record</w:t>
        </w:r>
      </w:ins>
    </w:p>
    <w:p w:rsidR="003340C2" w:rsidRPr="003340C2" w:rsidRDefault="003340C2">
      <w:pPr>
        <w:pStyle w:val="ADANB"/>
        <w:rPr>
          <w:ins w:id="2507" w:author="3.0" w:date="2014-09-02T17:33:00Z"/>
          <w:rFonts w:cs="Courier New"/>
          <w:rPrChange w:id="2508" w:author="3.0" w:date="2014-09-02T17:34:00Z">
            <w:rPr>
              <w:ins w:id="2509" w:author="3.0" w:date="2014-09-02T17:33:00Z"/>
              <w:rFonts w:cs="Courier New"/>
              <w:sz w:val="21"/>
              <w:szCs w:val="21"/>
              <w:lang w:val="en-GB"/>
            </w:rPr>
          </w:rPrChange>
        </w:rPr>
        <w:pPrChange w:id="2510" w:author="3.0" w:date="2014-09-02T17:34:00Z">
          <w:pPr>
            <w:pStyle w:val="Textebrut"/>
            <w:spacing w:after="0"/>
          </w:pPr>
        </w:pPrChange>
      </w:pPr>
      <w:ins w:id="2511" w:author="3.0" w:date="2014-09-02T17:33:00Z">
        <w:r w:rsidRPr="003340C2">
          <w:rPr>
            <w:rFonts w:cs="Courier New"/>
            <w:rPrChange w:id="2512" w:author="3.0" w:date="2014-09-02T17:34:00Z">
              <w:rPr>
                <w:rFonts w:cs="Courier New"/>
                <w:b w:val="0"/>
                <w:sz w:val="21"/>
                <w:szCs w:val="21"/>
              </w:rPr>
            </w:rPrChange>
          </w:rPr>
          <w:t xml:space="preserve">      REASON    : RTM_DISCONNECTION_REASON_T;</w:t>
        </w:r>
      </w:ins>
    </w:p>
    <w:p w:rsidR="003340C2" w:rsidRPr="003340C2" w:rsidRDefault="003340C2">
      <w:pPr>
        <w:pStyle w:val="ADANB"/>
        <w:rPr>
          <w:ins w:id="2513" w:author="3.0" w:date="2014-09-02T17:33:00Z"/>
          <w:rFonts w:cs="Courier New"/>
          <w:rPrChange w:id="2514" w:author="3.0" w:date="2014-09-02T17:34:00Z">
            <w:rPr>
              <w:ins w:id="2515" w:author="3.0" w:date="2014-09-02T17:33:00Z"/>
              <w:rFonts w:cs="Courier New"/>
              <w:sz w:val="21"/>
              <w:szCs w:val="21"/>
              <w:lang w:val="en-GB"/>
            </w:rPr>
          </w:rPrChange>
        </w:rPr>
        <w:pPrChange w:id="2516" w:author="3.0" w:date="2014-09-02T17:34:00Z">
          <w:pPr>
            <w:pStyle w:val="Textebrut"/>
            <w:spacing w:after="0"/>
          </w:pPr>
        </w:pPrChange>
      </w:pPr>
      <w:ins w:id="2517" w:author="3.0" w:date="2014-09-02T17:33:00Z">
        <w:r w:rsidRPr="003340C2">
          <w:rPr>
            <w:rFonts w:cs="Courier New"/>
            <w:rPrChange w:id="2518" w:author="3.0" w:date="2014-09-02T17:34:00Z">
              <w:rPr>
                <w:rFonts w:cs="Courier New"/>
                <w:b w:val="0"/>
                <w:sz w:val="21"/>
                <w:szCs w:val="21"/>
              </w:rPr>
            </w:rPrChange>
          </w:rPr>
          <w:t xml:space="preserve">      SUBREASON : RTM_DISCONNECTION_REASON_T;</w:t>
        </w:r>
      </w:ins>
    </w:p>
    <w:p w:rsidR="003340C2" w:rsidRPr="003340C2" w:rsidRDefault="003340C2">
      <w:pPr>
        <w:pStyle w:val="ADANB"/>
        <w:rPr>
          <w:ins w:id="2519" w:author="3.0" w:date="2014-09-02T17:33:00Z"/>
          <w:rFonts w:cs="Courier New"/>
          <w:rPrChange w:id="2520" w:author="3.0" w:date="2014-09-02T17:34:00Z">
            <w:rPr>
              <w:ins w:id="2521" w:author="3.0" w:date="2014-09-02T17:33:00Z"/>
              <w:rFonts w:cs="Courier New"/>
              <w:sz w:val="21"/>
              <w:szCs w:val="21"/>
              <w:lang w:val="en-GB"/>
            </w:rPr>
          </w:rPrChange>
        </w:rPr>
        <w:pPrChange w:id="2522" w:author="3.0" w:date="2014-09-02T17:34:00Z">
          <w:pPr>
            <w:pStyle w:val="Textebrut"/>
            <w:spacing w:after="0"/>
          </w:pPr>
        </w:pPrChange>
      </w:pPr>
      <w:ins w:id="2523" w:author="3.0" w:date="2014-09-02T17:33:00Z">
        <w:r w:rsidRPr="003340C2">
          <w:rPr>
            <w:rFonts w:cs="Courier New"/>
            <w:rPrChange w:id="2524" w:author="3.0" w:date="2014-09-02T17:34:00Z">
              <w:rPr>
                <w:rFonts w:cs="Courier New"/>
                <w:b w:val="0"/>
                <w:sz w:val="21"/>
                <w:szCs w:val="21"/>
              </w:rPr>
            </w:rPrChange>
          </w:rPr>
          <w:t xml:space="preserve">    end record;</w:t>
        </w:r>
      </w:ins>
    </w:p>
    <w:p w:rsidR="003340C2" w:rsidRPr="003340C2" w:rsidRDefault="003340C2">
      <w:pPr>
        <w:pStyle w:val="ADANB"/>
        <w:rPr>
          <w:ins w:id="2525" w:author="3.0" w:date="2014-09-02T17:33:00Z"/>
          <w:rFonts w:cs="Courier New"/>
          <w:rPrChange w:id="2526" w:author="3.0" w:date="2014-09-02T17:34:00Z">
            <w:rPr>
              <w:ins w:id="2527" w:author="3.0" w:date="2014-09-02T17:33:00Z"/>
              <w:rFonts w:cs="Courier New"/>
              <w:sz w:val="21"/>
              <w:szCs w:val="21"/>
              <w:lang w:val="en-GB"/>
            </w:rPr>
          </w:rPrChange>
        </w:rPr>
        <w:pPrChange w:id="2528" w:author="3.0" w:date="2014-09-02T17:34:00Z">
          <w:pPr>
            <w:pStyle w:val="Textebrut"/>
            <w:spacing w:after="0"/>
          </w:pPr>
        </w:pPrChange>
      </w:pPr>
    </w:p>
    <w:p w:rsidR="003340C2" w:rsidRPr="003340C2" w:rsidRDefault="003340C2">
      <w:pPr>
        <w:pStyle w:val="ADANB"/>
        <w:rPr>
          <w:ins w:id="2529" w:author="3.0" w:date="2014-09-02T17:33:00Z"/>
          <w:rFonts w:cs="Courier New"/>
          <w:rPrChange w:id="2530" w:author="3.0" w:date="2014-09-02T17:34:00Z">
            <w:rPr>
              <w:ins w:id="2531" w:author="3.0" w:date="2014-09-02T17:33:00Z"/>
              <w:rFonts w:cs="Courier New"/>
              <w:sz w:val="21"/>
              <w:szCs w:val="21"/>
              <w:lang w:val="en-GB"/>
            </w:rPr>
          </w:rPrChange>
        </w:rPr>
        <w:pPrChange w:id="2532" w:author="3.0" w:date="2014-09-02T17:34:00Z">
          <w:pPr>
            <w:pStyle w:val="Textebrut"/>
            <w:spacing w:after="0"/>
          </w:pPr>
        </w:pPrChange>
      </w:pPr>
      <w:ins w:id="2533" w:author="3.0" w:date="2014-09-02T17:33:00Z">
        <w:r w:rsidRPr="003340C2">
          <w:rPr>
            <w:rFonts w:cs="Courier New"/>
            <w:rPrChange w:id="2534" w:author="3.0" w:date="2014-09-02T17:34:00Z">
              <w:rPr>
                <w:rFonts w:cs="Courier New"/>
                <w:b w:val="0"/>
                <w:sz w:val="21"/>
                <w:szCs w:val="21"/>
              </w:rPr>
            </w:rPrChange>
          </w:rPr>
          <w:t xml:space="preserve">  RADIO_AUTHENTIFICATION_FAILURE_REASON_C : constant RTM_DIAGNOSTIC_CODE_T := (REASON    =&gt; 4,</w:t>
        </w:r>
      </w:ins>
    </w:p>
    <w:p w:rsidR="003340C2" w:rsidRPr="003340C2" w:rsidRDefault="003340C2">
      <w:pPr>
        <w:pStyle w:val="ADANB"/>
        <w:rPr>
          <w:ins w:id="2535" w:author="3.0" w:date="2014-09-02T17:33:00Z"/>
          <w:rFonts w:cs="Courier New"/>
          <w:rPrChange w:id="2536" w:author="3.0" w:date="2014-09-02T17:34:00Z">
            <w:rPr>
              <w:ins w:id="2537" w:author="3.0" w:date="2014-09-02T17:33:00Z"/>
              <w:rFonts w:cs="Courier New"/>
              <w:sz w:val="21"/>
              <w:szCs w:val="21"/>
              <w:lang w:val="en-GB"/>
            </w:rPr>
          </w:rPrChange>
        </w:rPr>
        <w:pPrChange w:id="2538" w:author="3.0" w:date="2014-09-02T17:34:00Z">
          <w:pPr>
            <w:pStyle w:val="Textebrut"/>
            <w:spacing w:after="0"/>
          </w:pPr>
        </w:pPrChange>
      </w:pPr>
      <w:ins w:id="2539" w:author="3.0" w:date="2014-09-02T17:33:00Z">
        <w:r w:rsidRPr="003340C2">
          <w:rPr>
            <w:rFonts w:cs="Courier New"/>
            <w:rPrChange w:id="2540" w:author="3.0" w:date="2014-09-02T17:34:00Z">
              <w:rPr>
                <w:rFonts w:cs="Courier New"/>
                <w:b w:val="0"/>
                <w:sz w:val="21"/>
                <w:szCs w:val="21"/>
              </w:rPr>
            </w:rPrChange>
          </w:rPr>
          <w:t xml:space="preserve">                                                                               SUBREASON =&gt; 2);</w:t>
        </w:r>
      </w:ins>
    </w:p>
    <w:p w:rsidR="003340C2" w:rsidRPr="003340C2" w:rsidRDefault="003340C2">
      <w:pPr>
        <w:pStyle w:val="ADANB"/>
        <w:rPr>
          <w:ins w:id="2541" w:author="3.0" w:date="2014-09-02T17:33:00Z"/>
          <w:rFonts w:cs="Courier New"/>
          <w:rPrChange w:id="2542" w:author="3.0" w:date="2014-09-02T17:34:00Z">
            <w:rPr>
              <w:ins w:id="2543" w:author="3.0" w:date="2014-09-02T17:33:00Z"/>
              <w:rFonts w:cs="Courier New"/>
              <w:sz w:val="21"/>
              <w:szCs w:val="21"/>
              <w:lang w:val="en-GB"/>
            </w:rPr>
          </w:rPrChange>
        </w:rPr>
        <w:pPrChange w:id="2544" w:author="3.0" w:date="2014-09-02T17:34:00Z">
          <w:pPr>
            <w:pStyle w:val="Textebrut"/>
            <w:spacing w:after="0"/>
          </w:pPr>
        </w:pPrChange>
      </w:pPr>
      <w:ins w:id="2545" w:author="3.0" w:date="2014-09-02T17:33:00Z">
        <w:r w:rsidRPr="003340C2">
          <w:rPr>
            <w:rFonts w:cs="Courier New"/>
            <w:rPrChange w:id="2546" w:author="3.0" w:date="2014-09-02T17:34:00Z">
              <w:rPr>
                <w:rFonts w:cs="Courier New"/>
                <w:b w:val="0"/>
                <w:sz w:val="21"/>
                <w:szCs w:val="21"/>
              </w:rPr>
            </w:rPrChange>
          </w:rPr>
          <w:t xml:space="preserve">  NORMAL_REQUEST_FROM_APPLI_REASON_C      : constant RTM_DIAGNOSTIC_CODE_T := (REASON    =&gt; 0,</w:t>
        </w:r>
      </w:ins>
    </w:p>
    <w:p w:rsidR="003340C2" w:rsidRPr="003340C2" w:rsidRDefault="003340C2">
      <w:pPr>
        <w:pStyle w:val="ADANB"/>
        <w:rPr>
          <w:ins w:id="2547" w:author="3.0" w:date="2014-09-02T17:33:00Z"/>
          <w:rFonts w:cs="Courier New"/>
          <w:rPrChange w:id="2548" w:author="3.0" w:date="2014-09-02T17:34:00Z">
            <w:rPr>
              <w:ins w:id="2549" w:author="3.0" w:date="2014-09-02T17:33:00Z"/>
              <w:rFonts w:cs="Courier New"/>
              <w:sz w:val="21"/>
              <w:szCs w:val="21"/>
              <w:lang w:val="en-GB"/>
            </w:rPr>
          </w:rPrChange>
        </w:rPr>
        <w:pPrChange w:id="2550" w:author="3.0" w:date="2014-09-02T17:34:00Z">
          <w:pPr>
            <w:pStyle w:val="Textebrut"/>
            <w:spacing w:after="0"/>
          </w:pPr>
        </w:pPrChange>
      </w:pPr>
      <w:ins w:id="2551" w:author="3.0" w:date="2014-09-02T17:33:00Z">
        <w:r w:rsidRPr="003340C2">
          <w:rPr>
            <w:rFonts w:cs="Courier New"/>
            <w:rPrChange w:id="2552" w:author="3.0" w:date="2014-09-02T17:34:00Z">
              <w:rPr>
                <w:rFonts w:cs="Courier New"/>
                <w:b w:val="0"/>
                <w:sz w:val="21"/>
                <w:szCs w:val="21"/>
              </w:rPr>
            </w:rPrChange>
          </w:rPr>
          <w:t xml:space="preserve">                                                                               SUBREASON =&gt; 0);</w:t>
        </w:r>
      </w:ins>
    </w:p>
    <w:p w:rsidR="003340C2" w:rsidRPr="003340C2" w:rsidRDefault="003340C2">
      <w:pPr>
        <w:pStyle w:val="ADANB"/>
        <w:rPr>
          <w:ins w:id="2553" w:author="3.0" w:date="2014-09-02T17:33:00Z"/>
          <w:rFonts w:cs="Courier New"/>
          <w:rPrChange w:id="2554" w:author="3.0" w:date="2014-09-02T17:34:00Z">
            <w:rPr>
              <w:ins w:id="2555" w:author="3.0" w:date="2014-09-02T17:33:00Z"/>
              <w:rFonts w:cs="Courier New"/>
              <w:sz w:val="21"/>
              <w:szCs w:val="21"/>
              <w:lang w:val="en-GB"/>
            </w:rPr>
          </w:rPrChange>
        </w:rPr>
        <w:pPrChange w:id="2556" w:author="3.0" w:date="2014-09-02T17:34:00Z">
          <w:pPr>
            <w:pStyle w:val="Textebrut"/>
            <w:spacing w:after="0"/>
          </w:pPr>
        </w:pPrChange>
      </w:pPr>
    </w:p>
    <w:p w:rsidR="003340C2" w:rsidRPr="003340C2" w:rsidRDefault="003340C2">
      <w:pPr>
        <w:pStyle w:val="ADANB"/>
        <w:rPr>
          <w:ins w:id="2557" w:author="3.0" w:date="2014-09-02T17:33:00Z"/>
          <w:rFonts w:cs="Courier New"/>
          <w:rPrChange w:id="2558" w:author="3.0" w:date="2014-09-02T17:34:00Z">
            <w:rPr>
              <w:ins w:id="2559" w:author="3.0" w:date="2014-09-02T17:33:00Z"/>
              <w:rFonts w:cs="Courier New"/>
              <w:sz w:val="21"/>
              <w:szCs w:val="21"/>
              <w:lang w:val="en-GB"/>
            </w:rPr>
          </w:rPrChange>
        </w:rPr>
        <w:pPrChange w:id="2560" w:author="3.0" w:date="2014-09-02T17:34:00Z">
          <w:pPr>
            <w:pStyle w:val="Textebrut"/>
            <w:spacing w:after="0"/>
          </w:pPr>
        </w:pPrChange>
      </w:pPr>
      <w:ins w:id="2561" w:author="3.0" w:date="2014-09-02T17:33:00Z">
        <w:r w:rsidRPr="003340C2">
          <w:rPr>
            <w:rFonts w:cs="Courier New"/>
            <w:rPrChange w:id="2562" w:author="3.0" w:date="2014-09-02T17:34:00Z">
              <w:rPr>
                <w:rFonts w:cs="Courier New"/>
                <w:b w:val="0"/>
                <w:sz w:val="21"/>
                <w:szCs w:val="21"/>
              </w:rPr>
            </w:rPrChange>
          </w:rPr>
          <w:t xml:space="preserve">  -- CONNECTION_CONFIRMATION    : to send at every connection or reconnection</w:t>
        </w:r>
      </w:ins>
    </w:p>
    <w:p w:rsidR="003340C2" w:rsidRPr="003340C2" w:rsidRDefault="003340C2">
      <w:pPr>
        <w:pStyle w:val="ADANB"/>
        <w:rPr>
          <w:ins w:id="2563" w:author="3.0" w:date="2014-09-02T17:33:00Z"/>
          <w:rFonts w:cs="Courier New"/>
          <w:rPrChange w:id="2564" w:author="3.0" w:date="2014-09-02T17:34:00Z">
            <w:rPr>
              <w:ins w:id="2565" w:author="3.0" w:date="2014-09-02T17:33:00Z"/>
              <w:rFonts w:cs="Courier New"/>
              <w:sz w:val="21"/>
              <w:szCs w:val="21"/>
              <w:lang w:val="en-GB"/>
            </w:rPr>
          </w:rPrChange>
        </w:rPr>
        <w:pPrChange w:id="2566" w:author="3.0" w:date="2014-09-02T17:34:00Z">
          <w:pPr>
            <w:pStyle w:val="Textebrut"/>
            <w:spacing w:after="0"/>
          </w:pPr>
        </w:pPrChange>
      </w:pPr>
      <w:ins w:id="2567" w:author="3.0" w:date="2014-09-02T17:33:00Z">
        <w:r w:rsidRPr="003340C2">
          <w:rPr>
            <w:rFonts w:cs="Courier New"/>
            <w:rPrChange w:id="2568" w:author="3.0" w:date="2014-09-02T17:34:00Z">
              <w:rPr>
                <w:rFonts w:cs="Courier New"/>
                <w:b w:val="0"/>
                <w:sz w:val="21"/>
                <w:szCs w:val="21"/>
              </w:rPr>
            </w:rPrChange>
          </w:rPr>
          <w:t xml:space="preserve">  -- CONNECTION_LOST            : to send when the connection is lost (if it was previously established)</w:t>
        </w:r>
      </w:ins>
    </w:p>
    <w:p w:rsidR="003340C2" w:rsidRPr="003340C2" w:rsidRDefault="003340C2">
      <w:pPr>
        <w:pStyle w:val="ADANB"/>
        <w:rPr>
          <w:ins w:id="2569" w:author="3.0" w:date="2014-09-02T17:33:00Z"/>
          <w:rFonts w:cs="Courier New"/>
          <w:rPrChange w:id="2570" w:author="3.0" w:date="2014-09-02T17:34:00Z">
            <w:rPr>
              <w:ins w:id="2571" w:author="3.0" w:date="2014-09-02T17:33:00Z"/>
              <w:rFonts w:cs="Courier New"/>
              <w:sz w:val="21"/>
              <w:szCs w:val="21"/>
              <w:lang w:val="en-GB"/>
            </w:rPr>
          </w:rPrChange>
        </w:rPr>
        <w:pPrChange w:id="2572" w:author="3.0" w:date="2014-09-02T17:34:00Z">
          <w:pPr>
            <w:pStyle w:val="Textebrut"/>
            <w:spacing w:after="0"/>
          </w:pPr>
        </w:pPrChange>
      </w:pPr>
      <w:ins w:id="2573" w:author="3.0" w:date="2014-09-02T17:33:00Z">
        <w:r w:rsidRPr="003340C2">
          <w:rPr>
            <w:rFonts w:cs="Courier New"/>
            <w:rPrChange w:id="2574" w:author="3.0" w:date="2014-09-02T17:34:00Z">
              <w:rPr>
                <w:rFonts w:cs="Courier New"/>
                <w:b w:val="0"/>
                <w:sz w:val="21"/>
                <w:szCs w:val="21"/>
              </w:rPr>
            </w:rPrChange>
          </w:rPr>
          <w:t xml:space="preserve">  -- CONNECTION_FAILURE         : to send when it has not been possible to (re)establish the connection after 3 attempts (if connection attempts is not infinite)</w:t>
        </w:r>
      </w:ins>
    </w:p>
    <w:p w:rsidR="003340C2" w:rsidRPr="003340C2" w:rsidRDefault="003340C2">
      <w:pPr>
        <w:pStyle w:val="ADANB"/>
        <w:rPr>
          <w:ins w:id="2575" w:author="3.0" w:date="2014-09-02T17:33:00Z"/>
          <w:rFonts w:cs="Courier New"/>
          <w:rPrChange w:id="2576" w:author="3.0" w:date="2014-09-02T17:34:00Z">
            <w:rPr>
              <w:ins w:id="2577" w:author="3.0" w:date="2014-09-02T17:33:00Z"/>
              <w:rFonts w:cs="Courier New"/>
              <w:sz w:val="21"/>
              <w:szCs w:val="21"/>
              <w:lang w:val="en-GB"/>
            </w:rPr>
          </w:rPrChange>
        </w:rPr>
        <w:pPrChange w:id="2578" w:author="3.0" w:date="2014-09-02T17:34:00Z">
          <w:pPr>
            <w:pStyle w:val="Textebrut"/>
            <w:spacing w:after="0"/>
          </w:pPr>
        </w:pPrChange>
      </w:pPr>
      <w:ins w:id="2579" w:author="3.0" w:date="2014-09-02T17:33:00Z">
        <w:r w:rsidRPr="003340C2">
          <w:rPr>
            <w:rFonts w:cs="Courier New"/>
            <w:rPrChange w:id="2580" w:author="3.0" w:date="2014-09-02T17:34:00Z">
              <w:rPr>
                <w:rFonts w:cs="Courier New"/>
                <w:b w:val="0"/>
                <w:sz w:val="21"/>
                <w:szCs w:val="21"/>
              </w:rPr>
            </w:rPrChange>
          </w:rPr>
          <w:t xml:space="preserve">  -- CONNECTION_NOT_ESTABLISHED : to send when it has not been possible to (re)establish the connection after 3 attempts (if connection attempts is     infinite)</w:t>
        </w:r>
      </w:ins>
    </w:p>
    <w:p w:rsidR="003340C2" w:rsidRPr="003340C2" w:rsidRDefault="003340C2">
      <w:pPr>
        <w:pStyle w:val="ADANB"/>
        <w:rPr>
          <w:ins w:id="2581" w:author="3.0" w:date="2014-09-02T17:33:00Z"/>
          <w:rFonts w:cs="Courier New"/>
          <w:rPrChange w:id="2582" w:author="3.0" w:date="2014-09-02T17:34:00Z">
            <w:rPr>
              <w:ins w:id="2583" w:author="3.0" w:date="2014-09-02T17:33:00Z"/>
              <w:rFonts w:cs="Courier New"/>
              <w:sz w:val="21"/>
              <w:szCs w:val="21"/>
              <w:lang w:val="en-GB"/>
            </w:rPr>
          </w:rPrChange>
        </w:rPr>
        <w:pPrChange w:id="2584" w:author="3.0" w:date="2014-09-02T17:34:00Z">
          <w:pPr>
            <w:pStyle w:val="Textebrut"/>
            <w:spacing w:after="0"/>
          </w:pPr>
        </w:pPrChange>
      </w:pPr>
      <w:ins w:id="2585" w:author="3.0" w:date="2014-09-02T17:33:00Z">
        <w:r w:rsidRPr="003340C2">
          <w:rPr>
            <w:rFonts w:cs="Courier New"/>
            <w:rPrChange w:id="2586" w:author="3.0" w:date="2014-09-02T17:34:00Z">
              <w:rPr>
                <w:rFonts w:cs="Courier New"/>
                <w:b w:val="0"/>
                <w:sz w:val="21"/>
                <w:szCs w:val="21"/>
              </w:rPr>
            </w:rPrChange>
          </w:rPr>
          <w:t xml:space="preserve">  -- DATA                       : euroradio data message from trackside</w:t>
        </w:r>
      </w:ins>
    </w:p>
    <w:p w:rsidR="003340C2" w:rsidRPr="003340C2" w:rsidRDefault="003340C2">
      <w:pPr>
        <w:pStyle w:val="ADANB"/>
        <w:rPr>
          <w:ins w:id="2587" w:author="3.0" w:date="2014-09-02T17:33:00Z"/>
          <w:rFonts w:cs="Courier New"/>
          <w:rPrChange w:id="2588" w:author="3.0" w:date="2014-09-02T17:34:00Z">
            <w:rPr>
              <w:ins w:id="2589" w:author="3.0" w:date="2014-09-02T17:33:00Z"/>
              <w:rFonts w:cs="Courier New"/>
              <w:sz w:val="21"/>
              <w:szCs w:val="21"/>
              <w:lang w:val="en-GB"/>
            </w:rPr>
          </w:rPrChange>
        </w:rPr>
        <w:pPrChange w:id="2590" w:author="3.0" w:date="2014-09-02T17:34:00Z">
          <w:pPr>
            <w:pStyle w:val="Textebrut"/>
            <w:spacing w:after="0"/>
          </w:pPr>
        </w:pPrChange>
      </w:pPr>
      <w:ins w:id="2591" w:author="3.0" w:date="2014-09-02T17:33:00Z">
        <w:r w:rsidRPr="003340C2">
          <w:rPr>
            <w:rFonts w:cs="Courier New"/>
            <w:rPrChange w:id="2592" w:author="3.0" w:date="2014-09-02T17:34:00Z">
              <w:rPr>
                <w:rFonts w:cs="Courier New"/>
                <w:b w:val="0"/>
                <w:sz w:val="21"/>
                <w:szCs w:val="21"/>
              </w:rPr>
            </w:rPrChange>
          </w:rPr>
          <w:t xml:space="preserve">  type RTM_IN_MESSAGE_KIND_T is (CONNECTION_CONFIRMATION,</w:t>
        </w:r>
      </w:ins>
    </w:p>
    <w:p w:rsidR="003340C2" w:rsidRPr="003340C2" w:rsidRDefault="003340C2">
      <w:pPr>
        <w:pStyle w:val="ADANB"/>
        <w:rPr>
          <w:ins w:id="2593" w:author="3.0" w:date="2014-09-02T17:33:00Z"/>
          <w:rFonts w:cs="Courier New"/>
          <w:rPrChange w:id="2594" w:author="3.0" w:date="2014-09-02T17:34:00Z">
            <w:rPr>
              <w:ins w:id="2595" w:author="3.0" w:date="2014-09-02T17:33:00Z"/>
              <w:rFonts w:cs="Courier New"/>
              <w:sz w:val="21"/>
              <w:szCs w:val="21"/>
              <w:lang w:val="en-GB"/>
            </w:rPr>
          </w:rPrChange>
        </w:rPr>
        <w:pPrChange w:id="2596" w:author="3.0" w:date="2014-09-02T17:34:00Z">
          <w:pPr>
            <w:pStyle w:val="Textebrut"/>
            <w:spacing w:after="0"/>
          </w:pPr>
        </w:pPrChange>
      </w:pPr>
      <w:ins w:id="2597" w:author="3.0" w:date="2014-09-02T17:33:00Z">
        <w:r w:rsidRPr="003340C2">
          <w:rPr>
            <w:rFonts w:cs="Courier New"/>
            <w:rPrChange w:id="2598" w:author="3.0" w:date="2014-09-02T17:34:00Z">
              <w:rPr>
                <w:rFonts w:cs="Courier New"/>
                <w:b w:val="0"/>
                <w:sz w:val="21"/>
                <w:szCs w:val="21"/>
              </w:rPr>
            </w:rPrChange>
          </w:rPr>
          <w:t xml:space="preserve">                                 CONNECTION_LOST,</w:t>
        </w:r>
      </w:ins>
    </w:p>
    <w:p w:rsidR="003340C2" w:rsidRPr="003340C2" w:rsidRDefault="003340C2">
      <w:pPr>
        <w:pStyle w:val="ADANB"/>
        <w:rPr>
          <w:ins w:id="2599" w:author="3.0" w:date="2014-09-02T17:33:00Z"/>
          <w:rFonts w:cs="Courier New"/>
          <w:rPrChange w:id="2600" w:author="3.0" w:date="2014-09-02T17:34:00Z">
            <w:rPr>
              <w:ins w:id="2601" w:author="3.0" w:date="2014-09-02T17:33:00Z"/>
              <w:rFonts w:cs="Courier New"/>
              <w:sz w:val="21"/>
              <w:szCs w:val="21"/>
              <w:lang w:val="en-GB"/>
            </w:rPr>
          </w:rPrChange>
        </w:rPr>
        <w:pPrChange w:id="2602" w:author="3.0" w:date="2014-09-02T17:34:00Z">
          <w:pPr>
            <w:pStyle w:val="Textebrut"/>
            <w:spacing w:after="0"/>
          </w:pPr>
        </w:pPrChange>
      </w:pPr>
      <w:ins w:id="2603" w:author="3.0" w:date="2014-09-02T17:33:00Z">
        <w:r w:rsidRPr="003340C2">
          <w:rPr>
            <w:rFonts w:cs="Courier New"/>
            <w:rPrChange w:id="2604" w:author="3.0" w:date="2014-09-02T17:34:00Z">
              <w:rPr>
                <w:rFonts w:cs="Courier New"/>
                <w:b w:val="0"/>
                <w:sz w:val="21"/>
                <w:szCs w:val="21"/>
              </w:rPr>
            </w:rPrChange>
          </w:rPr>
          <w:t xml:space="preserve">                                 CONNECTION_FAILURE,</w:t>
        </w:r>
      </w:ins>
    </w:p>
    <w:p w:rsidR="003340C2" w:rsidRPr="003340C2" w:rsidRDefault="003340C2">
      <w:pPr>
        <w:pStyle w:val="ADANB"/>
        <w:rPr>
          <w:ins w:id="2605" w:author="3.0" w:date="2014-09-02T17:33:00Z"/>
          <w:rFonts w:cs="Courier New"/>
          <w:rPrChange w:id="2606" w:author="3.0" w:date="2014-09-02T17:34:00Z">
            <w:rPr>
              <w:ins w:id="2607" w:author="3.0" w:date="2014-09-02T17:33:00Z"/>
              <w:rFonts w:cs="Courier New"/>
              <w:sz w:val="21"/>
              <w:szCs w:val="21"/>
              <w:lang w:val="en-GB"/>
            </w:rPr>
          </w:rPrChange>
        </w:rPr>
        <w:pPrChange w:id="2608" w:author="3.0" w:date="2014-09-02T17:34:00Z">
          <w:pPr>
            <w:pStyle w:val="Textebrut"/>
            <w:spacing w:after="0"/>
          </w:pPr>
        </w:pPrChange>
      </w:pPr>
      <w:ins w:id="2609" w:author="3.0" w:date="2014-09-02T17:33:00Z">
        <w:r w:rsidRPr="003340C2">
          <w:rPr>
            <w:rFonts w:cs="Courier New"/>
            <w:rPrChange w:id="2610" w:author="3.0" w:date="2014-09-02T17:34:00Z">
              <w:rPr>
                <w:rFonts w:cs="Courier New"/>
                <w:b w:val="0"/>
                <w:sz w:val="21"/>
                <w:szCs w:val="21"/>
              </w:rPr>
            </w:rPrChange>
          </w:rPr>
          <w:t xml:space="preserve">                                 CONNECTION_NOT_ESTABLISHED,</w:t>
        </w:r>
      </w:ins>
    </w:p>
    <w:p w:rsidR="003340C2" w:rsidRPr="003340C2" w:rsidRDefault="003340C2">
      <w:pPr>
        <w:pStyle w:val="ADANB"/>
        <w:rPr>
          <w:ins w:id="2611" w:author="3.0" w:date="2014-09-02T17:33:00Z"/>
          <w:rFonts w:cs="Courier New"/>
          <w:rPrChange w:id="2612" w:author="3.0" w:date="2014-09-02T17:34:00Z">
            <w:rPr>
              <w:ins w:id="2613" w:author="3.0" w:date="2014-09-02T17:33:00Z"/>
              <w:rFonts w:cs="Courier New"/>
              <w:sz w:val="21"/>
              <w:szCs w:val="21"/>
              <w:lang w:val="en-GB"/>
            </w:rPr>
          </w:rPrChange>
        </w:rPr>
        <w:pPrChange w:id="2614" w:author="3.0" w:date="2014-09-02T17:34:00Z">
          <w:pPr>
            <w:pStyle w:val="Textebrut"/>
            <w:spacing w:after="0"/>
          </w:pPr>
        </w:pPrChange>
      </w:pPr>
      <w:ins w:id="2615" w:author="3.0" w:date="2014-09-02T17:33:00Z">
        <w:r w:rsidRPr="003340C2">
          <w:rPr>
            <w:rFonts w:cs="Courier New"/>
            <w:rPrChange w:id="2616" w:author="3.0" w:date="2014-09-02T17:34:00Z">
              <w:rPr>
                <w:rFonts w:cs="Courier New"/>
                <w:b w:val="0"/>
                <w:sz w:val="21"/>
                <w:szCs w:val="21"/>
              </w:rPr>
            </w:rPrChange>
          </w:rPr>
          <w:t xml:space="preserve">                                 DATA);</w:t>
        </w:r>
      </w:ins>
    </w:p>
    <w:p w:rsidR="003340C2" w:rsidRPr="003340C2" w:rsidRDefault="003340C2">
      <w:pPr>
        <w:pStyle w:val="ADANB"/>
        <w:rPr>
          <w:ins w:id="2617" w:author="3.0" w:date="2014-09-02T17:33:00Z"/>
          <w:rFonts w:cs="Courier New"/>
          <w:rPrChange w:id="2618" w:author="3.0" w:date="2014-09-02T17:34:00Z">
            <w:rPr>
              <w:ins w:id="2619" w:author="3.0" w:date="2014-09-02T17:33:00Z"/>
              <w:rFonts w:cs="Courier New"/>
              <w:sz w:val="21"/>
              <w:szCs w:val="21"/>
              <w:lang w:val="en-GB"/>
            </w:rPr>
          </w:rPrChange>
        </w:rPr>
        <w:pPrChange w:id="2620" w:author="3.0" w:date="2014-09-02T17:34:00Z">
          <w:pPr>
            <w:pStyle w:val="Textebrut"/>
            <w:spacing w:after="0"/>
          </w:pPr>
        </w:pPrChange>
      </w:pPr>
    </w:p>
    <w:p w:rsidR="003340C2" w:rsidRPr="003340C2" w:rsidRDefault="003340C2">
      <w:pPr>
        <w:pStyle w:val="ADANB"/>
        <w:rPr>
          <w:ins w:id="2621" w:author="3.0" w:date="2014-09-02T17:33:00Z"/>
          <w:rFonts w:cs="Courier New"/>
          <w:rPrChange w:id="2622" w:author="3.0" w:date="2014-09-02T17:34:00Z">
            <w:rPr>
              <w:ins w:id="2623" w:author="3.0" w:date="2014-09-02T17:33:00Z"/>
              <w:rFonts w:cs="Courier New"/>
              <w:sz w:val="21"/>
              <w:szCs w:val="21"/>
              <w:lang w:val="en-GB"/>
            </w:rPr>
          </w:rPrChange>
        </w:rPr>
        <w:pPrChange w:id="2624" w:author="3.0" w:date="2014-09-02T17:34:00Z">
          <w:pPr>
            <w:pStyle w:val="Textebrut"/>
            <w:spacing w:after="0"/>
          </w:pPr>
        </w:pPrChange>
      </w:pPr>
      <w:ins w:id="2625" w:author="3.0" w:date="2014-09-02T17:33:00Z">
        <w:r w:rsidRPr="003340C2">
          <w:rPr>
            <w:rFonts w:cs="Courier New"/>
            <w:rPrChange w:id="2626" w:author="3.0" w:date="2014-09-02T17:34:00Z">
              <w:rPr>
                <w:rFonts w:cs="Courier New"/>
                <w:b w:val="0"/>
                <w:sz w:val="21"/>
                <w:szCs w:val="21"/>
              </w:rPr>
            </w:rPrChange>
          </w:rPr>
          <w:lastRenderedPageBreak/>
          <w:t xml:space="preserve">  -- NETWORK_REQUEST              : order to register the mobiles to a network</w:t>
        </w:r>
      </w:ins>
    </w:p>
    <w:p w:rsidR="003340C2" w:rsidRPr="003340C2" w:rsidRDefault="003340C2">
      <w:pPr>
        <w:pStyle w:val="ADANB"/>
        <w:rPr>
          <w:ins w:id="2627" w:author="3.0" w:date="2014-09-02T17:33:00Z"/>
          <w:rFonts w:cs="Courier New"/>
          <w:rPrChange w:id="2628" w:author="3.0" w:date="2014-09-02T17:34:00Z">
            <w:rPr>
              <w:ins w:id="2629" w:author="3.0" w:date="2014-09-02T17:33:00Z"/>
              <w:rFonts w:cs="Courier New"/>
              <w:sz w:val="21"/>
              <w:szCs w:val="21"/>
              <w:lang w:val="en-GB"/>
            </w:rPr>
          </w:rPrChange>
        </w:rPr>
        <w:pPrChange w:id="2630" w:author="3.0" w:date="2014-09-02T17:34:00Z">
          <w:pPr>
            <w:pStyle w:val="Textebrut"/>
            <w:spacing w:after="0"/>
          </w:pPr>
        </w:pPrChange>
      </w:pPr>
      <w:ins w:id="2631" w:author="3.0" w:date="2014-09-02T17:33:00Z">
        <w:r w:rsidRPr="003340C2">
          <w:rPr>
            <w:rFonts w:cs="Courier New"/>
            <w:rPrChange w:id="2632" w:author="3.0" w:date="2014-09-02T17:34:00Z">
              <w:rPr>
                <w:rFonts w:cs="Courier New"/>
                <w:b w:val="0"/>
                <w:sz w:val="21"/>
                <w:szCs w:val="21"/>
              </w:rPr>
            </w:rPrChange>
          </w:rPr>
          <w:t xml:space="preserve">  -- CONNECTION_REQUEST           : order to connect</w:t>
        </w:r>
      </w:ins>
    </w:p>
    <w:p w:rsidR="003340C2" w:rsidRPr="003340C2" w:rsidRDefault="003340C2">
      <w:pPr>
        <w:pStyle w:val="ADANB"/>
        <w:rPr>
          <w:ins w:id="2633" w:author="3.0" w:date="2014-09-02T17:33:00Z"/>
          <w:rFonts w:cs="Courier New"/>
          <w:rPrChange w:id="2634" w:author="3.0" w:date="2014-09-02T17:34:00Z">
            <w:rPr>
              <w:ins w:id="2635" w:author="3.0" w:date="2014-09-02T17:33:00Z"/>
              <w:rFonts w:cs="Courier New"/>
              <w:sz w:val="21"/>
              <w:szCs w:val="21"/>
              <w:lang w:val="en-GB"/>
            </w:rPr>
          </w:rPrChange>
        </w:rPr>
        <w:pPrChange w:id="2636" w:author="3.0" w:date="2014-09-02T17:34:00Z">
          <w:pPr>
            <w:pStyle w:val="Textebrut"/>
            <w:spacing w:after="0"/>
          </w:pPr>
        </w:pPrChange>
      </w:pPr>
      <w:ins w:id="2637" w:author="3.0" w:date="2014-09-02T17:33:00Z">
        <w:r w:rsidRPr="003340C2">
          <w:rPr>
            <w:rFonts w:cs="Courier New"/>
            <w:rPrChange w:id="2638" w:author="3.0" w:date="2014-09-02T17:34:00Z">
              <w:rPr>
                <w:rFonts w:cs="Courier New"/>
                <w:b w:val="0"/>
                <w:sz w:val="21"/>
                <w:szCs w:val="21"/>
              </w:rPr>
            </w:rPrChange>
          </w:rPr>
          <w:t xml:space="preserve">  -- DISCONNECTION_REQUEST        : order to disconnect</w:t>
        </w:r>
      </w:ins>
    </w:p>
    <w:p w:rsidR="003340C2" w:rsidRPr="003340C2" w:rsidRDefault="003340C2">
      <w:pPr>
        <w:pStyle w:val="ADANB"/>
        <w:rPr>
          <w:ins w:id="2639" w:author="3.0" w:date="2014-09-02T17:33:00Z"/>
          <w:rFonts w:cs="Courier New"/>
          <w:rPrChange w:id="2640" w:author="3.0" w:date="2014-09-02T17:34:00Z">
            <w:rPr>
              <w:ins w:id="2641" w:author="3.0" w:date="2014-09-02T17:33:00Z"/>
              <w:rFonts w:cs="Courier New"/>
              <w:sz w:val="21"/>
              <w:szCs w:val="21"/>
              <w:lang w:val="en-GB"/>
            </w:rPr>
          </w:rPrChange>
        </w:rPr>
        <w:pPrChange w:id="2642" w:author="3.0" w:date="2014-09-02T17:34:00Z">
          <w:pPr>
            <w:pStyle w:val="Textebrut"/>
            <w:spacing w:after="0"/>
          </w:pPr>
        </w:pPrChange>
      </w:pPr>
      <w:ins w:id="2643" w:author="3.0" w:date="2014-09-02T17:33:00Z">
        <w:r w:rsidRPr="003340C2">
          <w:rPr>
            <w:rFonts w:cs="Courier New"/>
            <w:rPrChange w:id="2644" w:author="3.0" w:date="2014-09-02T17:34:00Z">
              <w:rPr>
                <w:rFonts w:cs="Courier New"/>
                <w:b w:val="0"/>
                <w:sz w:val="21"/>
                <w:szCs w:val="21"/>
              </w:rPr>
            </w:rPrChange>
          </w:rPr>
          <w:t xml:space="preserve">  -- RESET_CONNECTION             : order to disconnect and then reconnect</w:t>
        </w:r>
      </w:ins>
    </w:p>
    <w:p w:rsidR="003340C2" w:rsidRPr="003340C2" w:rsidRDefault="003340C2">
      <w:pPr>
        <w:pStyle w:val="ADANB"/>
        <w:rPr>
          <w:ins w:id="2645" w:author="3.0" w:date="2014-09-02T17:33:00Z"/>
          <w:rFonts w:cs="Courier New"/>
          <w:rPrChange w:id="2646" w:author="3.0" w:date="2014-09-02T17:34:00Z">
            <w:rPr>
              <w:ins w:id="2647" w:author="3.0" w:date="2014-09-02T17:33:00Z"/>
              <w:rFonts w:cs="Courier New"/>
              <w:sz w:val="21"/>
              <w:szCs w:val="21"/>
              <w:lang w:val="en-GB"/>
            </w:rPr>
          </w:rPrChange>
        </w:rPr>
        <w:pPrChange w:id="2648" w:author="3.0" w:date="2014-09-02T17:34:00Z">
          <w:pPr>
            <w:pStyle w:val="Textebrut"/>
            <w:spacing w:after="0"/>
          </w:pPr>
        </w:pPrChange>
      </w:pPr>
      <w:ins w:id="2649" w:author="3.0" w:date="2014-09-02T17:33:00Z">
        <w:r w:rsidRPr="003340C2">
          <w:rPr>
            <w:rFonts w:cs="Courier New"/>
            <w:rPrChange w:id="2650" w:author="3.0" w:date="2014-09-02T17:34:00Z">
              <w:rPr>
                <w:rFonts w:cs="Courier New"/>
                <w:b w:val="0"/>
                <w:sz w:val="21"/>
                <w:szCs w:val="21"/>
              </w:rPr>
            </w:rPrChange>
          </w:rPr>
          <w:t xml:space="preserve">  -- INFINITE_CONNECTION_ATTEMPTS : order to try to connect infinitely</w:t>
        </w:r>
      </w:ins>
    </w:p>
    <w:p w:rsidR="003340C2" w:rsidRPr="00891185" w:rsidRDefault="003340C2">
      <w:pPr>
        <w:pStyle w:val="ADANB"/>
        <w:rPr>
          <w:ins w:id="2651" w:author="3.0" w:date="2014-09-02T17:33:00Z"/>
          <w:rFonts w:cs="Courier New"/>
        </w:rPr>
        <w:pPrChange w:id="2652" w:author="3.0" w:date="2014-09-02T17:34:00Z">
          <w:pPr>
            <w:pStyle w:val="Textebrut"/>
          </w:pPr>
        </w:pPrChange>
      </w:pPr>
      <w:ins w:id="2653" w:author="3.0" w:date="2014-09-02T17:33:00Z">
        <w:r w:rsidRPr="003340C2">
          <w:rPr>
            <w:rFonts w:cs="Courier New"/>
            <w:rPrChange w:id="2654" w:author="3.0" w:date="2014-09-02T17:34:00Z">
              <w:rPr>
                <w:rFonts w:cs="Courier New"/>
                <w:b w:val="0"/>
                <w:sz w:val="21"/>
                <w:szCs w:val="21"/>
              </w:rPr>
            </w:rPrChange>
          </w:rPr>
          <w:t xml:space="preserve">  -- CHANGE_OF_PRIORITY           : order to modify the priority management of a radio connection.</w:t>
        </w:r>
      </w:ins>
    </w:p>
    <w:p w:rsidR="003340C2" w:rsidRPr="003340C2" w:rsidRDefault="003340C2">
      <w:pPr>
        <w:pStyle w:val="ADANB"/>
        <w:rPr>
          <w:ins w:id="2655" w:author="3.0" w:date="2014-09-02T17:33:00Z"/>
          <w:rFonts w:cs="Courier New"/>
          <w:rPrChange w:id="2656" w:author="3.0" w:date="2014-09-02T17:34:00Z">
            <w:rPr>
              <w:ins w:id="2657" w:author="3.0" w:date="2014-09-02T17:33:00Z"/>
              <w:rFonts w:cs="Courier New"/>
              <w:sz w:val="21"/>
              <w:szCs w:val="21"/>
              <w:lang w:val="en-GB"/>
            </w:rPr>
          </w:rPrChange>
        </w:rPr>
        <w:pPrChange w:id="2658" w:author="3.0" w:date="2014-09-02T17:34:00Z">
          <w:pPr>
            <w:pStyle w:val="Textebrut"/>
            <w:spacing w:after="0"/>
          </w:pPr>
        </w:pPrChange>
      </w:pPr>
      <w:ins w:id="2659" w:author="3.0" w:date="2014-09-02T17:33:00Z">
        <w:r w:rsidRPr="003340C2">
          <w:rPr>
            <w:rFonts w:cs="Courier New"/>
            <w:rPrChange w:id="2660" w:author="3.0" w:date="2014-09-02T17:34:00Z">
              <w:rPr>
                <w:rFonts w:cs="Courier New"/>
                <w:b w:val="0"/>
                <w:sz w:val="21"/>
                <w:szCs w:val="21"/>
              </w:rPr>
            </w:rPrChange>
          </w:rPr>
          <w:t xml:space="preserve">  -- DATA                         : euroradio data message from trainborn</w:t>
        </w:r>
      </w:ins>
    </w:p>
    <w:p w:rsidR="003340C2" w:rsidRPr="003340C2" w:rsidRDefault="003340C2">
      <w:pPr>
        <w:pStyle w:val="ADANB"/>
        <w:rPr>
          <w:ins w:id="2661" w:author="3.0" w:date="2014-09-02T17:33:00Z"/>
          <w:rFonts w:cs="Courier New"/>
          <w:rPrChange w:id="2662" w:author="3.0" w:date="2014-09-02T17:34:00Z">
            <w:rPr>
              <w:ins w:id="2663" w:author="3.0" w:date="2014-09-02T17:33:00Z"/>
              <w:rFonts w:cs="Courier New"/>
              <w:sz w:val="21"/>
              <w:szCs w:val="21"/>
              <w:lang w:val="en-GB"/>
            </w:rPr>
          </w:rPrChange>
        </w:rPr>
        <w:pPrChange w:id="2664" w:author="3.0" w:date="2014-09-02T17:34:00Z">
          <w:pPr>
            <w:pStyle w:val="Textebrut"/>
            <w:spacing w:after="0"/>
          </w:pPr>
        </w:pPrChange>
      </w:pPr>
      <w:ins w:id="2665" w:author="3.0" w:date="2014-09-02T17:33:00Z">
        <w:r w:rsidRPr="003340C2">
          <w:rPr>
            <w:rFonts w:cs="Courier New"/>
            <w:rPrChange w:id="2666" w:author="3.0" w:date="2014-09-02T17:34:00Z">
              <w:rPr>
                <w:rFonts w:cs="Courier New"/>
                <w:b w:val="0"/>
                <w:sz w:val="21"/>
                <w:szCs w:val="21"/>
              </w:rPr>
            </w:rPrChange>
          </w:rPr>
          <w:t xml:space="preserve">  type RTM_OUT_MESSAGE_KIND_T is (NETWORK_REQUEST,</w:t>
        </w:r>
      </w:ins>
    </w:p>
    <w:p w:rsidR="003340C2" w:rsidRPr="003340C2" w:rsidRDefault="003340C2">
      <w:pPr>
        <w:pStyle w:val="ADANB"/>
        <w:rPr>
          <w:ins w:id="2667" w:author="3.0" w:date="2014-09-02T17:33:00Z"/>
          <w:rFonts w:cs="Courier New"/>
          <w:rPrChange w:id="2668" w:author="3.0" w:date="2014-09-02T17:34:00Z">
            <w:rPr>
              <w:ins w:id="2669" w:author="3.0" w:date="2014-09-02T17:33:00Z"/>
              <w:rFonts w:cs="Courier New"/>
              <w:sz w:val="21"/>
              <w:szCs w:val="21"/>
              <w:lang w:val="en-GB"/>
            </w:rPr>
          </w:rPrChange>
        </w:rPr>
        <w:pPrChange w:id="2670" w:author="3.0" w:date="2014-09-02T17:34:00Z">
          <w:pPr>
            <w:pStyle w:val="Textebrut"/>
            <w:spacing w:after="0"/>
          </w:pPr>
        </w:pPrChange>
      </w:pPr>
      <w:ins w:id="2671" w:author="3.0" w:date="2014-09-02T17:33:00Z">
        <w:r w:rsidRPr="003340C2">
          <w:rPr>
            <w:rFonts w:cs="Courier New"/>
            <w:rPrChange w:id="2672" w:author="3.0" w:date="2014-09-02T17:34:00Z">
              <w:rPr>
                <w:rFonts w:cs="Courier New"/>
                <w:b w:val="0"/>
                <w:sz w:val="21"/>
                <w:szCs w:val="21"/>
              </w:rPr>
            </w:rPrChange>
          </w:rPr>
          <w:t xml:space="preserve">                                  CONNECTION_REQUEST,</w:t>
        </w:r>
      </w:ins>
    </w:p>
    <w:p w:rsidR="003340C2" w:rsidRPr="003340C2" w:rsidRDefault="003340C2">
      <w:pPr>
        <w:pStyle w:val="ADANB"/>
        <w:rPr>
          <w:ins w:id="2673" w:author="3.0" w:date="2014-09-02T17:33:00Z"/>
          <w:rFonts w:cs="Courier New"/>
          <w:rPrChange w:id="2674" w:author="3.0" w:date="2014-09-02T17:34:00Z">
            <w:rPr>
              <w:ins w:id="2675" w:author="3.0" w:date="2014-09-02T17:33:00Z"/>
              <w:rFonts w:cs="Courier New"/>
              <w:sz w:val="21"/>
              <w:szCs w:val="21"/>
              <w:lang w:val="en-GB"/>
            </w:rPr>
          </w:rPrChange>
        </w:rPr>
        <w:pPrChange w:id="2676" w:author="3.0" w:date="2014-09-02T17:34:00Z">
          <w:pPr>
            <w:pStyle w:val="Textebrut"/>
            <w:spacing w:after="0"/>
          </w:pPr>
        </w:pPrChange>
      </w:pPr>
      <w:ins w:id="2677" w:author="3.0" w:date="2014-09-02T17:33:00Z">
        <w:r w:rsidRPr="003340C2">
          <w:rPr>
            <w:rFonts w:cs="Courier New"/>
            <w:rPrChange w:id="2678" w:author="3.0" w:date="2014-09-02T17:34:00Z">
              <w:rPr>
                <w:rFonts w:cs="Courier New"/>
                <w:b w:val="0"/>
                <w:sz w:val="21"/>
                <w:szCs w:val="21"/>
              </w:rPr>
            </w:rPrChange>
          </w:rPr>
          <w:t xml:space="preserve">                                  DISCONNECTION_REQUEST,</w:t>
        </w:r>
      </w:ins>
    </w:p>
    <w:p w:rsidR="003340C2" w:rsidRPr="003340C2" w:rsidRDefault="003340C2">
      <w:pPr>
        <w:pStyle w:val="ADANB"/>
        <w:rPr>
          <w:ins w:id="2679" w:author="3.0" w:date="2014-09-02T17:33:00Z"/>
          <w:rFonts w:cs="Courier New"/>
          <w:rPrChange w:id="2680" w:author="3.0" w:date="2014-09-02T17:34:00Z">
            <w:rPr>
              <w:ins w:id="2681" w:author="3.0" w:date="2014-09-02T17:33:00Z"/>
              <w:rFonts w:cs="Courier New"/>
              <w:sz w:val="21"/>
              <w:szCs w:val="21"/>
              <w:lang w:val="en-GB"/>
            </w:rPr>
          </w:rPrChange>
        </w:rPr>
        <w:pPrChange w:id="2682" w:author="3.0" w:date="2014-09-02T17:34:00Z">
          <w:pPr>
            <w:pStyle w:val="Textebrut"/>
            <w:spacing w:after="0"/>
          </w:pPr>
        </w:pPrChange>
      </w:pPr>
      <w:ins w:id="2683" w:author="3.0" w:date="2014-09-02T17:33:00Z">
        <w:r w:rsidRPr="003340C2">
          <w:rPr>
            <w:rFonts w:cs="Courier New"/>
            <w:rPrChange w:id="2684" w:author="3.0" w:date="2014-09-02T17:34:00Z">
              <w:rPr>
                <w:rFonts w:cs="Courier New"/>
                <w:b w:val="0"/>
                <w:sz w:val="21"/>
                <w:szCs w:val="21"/>
              </w:rPr>
            </w:rPrChange>
          </w:rPr>
          <w:t xml:space="preserve">                                  RESET_CONNECTION,</w:t>
        </w:r>
      </w:ins>
    </w:p>
    <w:p w:rsidR="003340C2" w:rsidRPr="003340C2" w:rsidRDefault="003340C2">
      <w:pPr>
        <w:pStyle w:val="ADANB"/>
        <w:rPr>
          <w:ins w:id="2685" w:author="3.0" w:date="2014-09-02T17:33:00Z"/>
          <w:rFonts w:cs="Courier New"/>
          <w:rPrChange w:id="2686" w:author="3.0" w:date="2014-09-02T17:34:00Z">
            <w:rPr>
              <w:ins w:id="2687" w:author="3.0" w:date="2014-09-02T17:33:00Z"/>
              <w:rFonts w:cs="Courier New"/>
              <w:sz w:val="21"/>
              <w:szCs w:val="21"/>
              <w:lang w:val="en-GB"/>
            </w:rPr>
          </w:rPrChange>
        </w:rPr>
        <w:pPrChange w:id="2688" w:author="3.0" w:date="2014-09-02T17:34:00Z">
          <w:pPr>
            <w:pStyle w:val="Textebrut"/>
            <w:spacing w:after="0"/>
          </w:pPr>
        </w:pPrChange>
      </w:pPr>
      <w:ins w:id="2689" w:author="3.0" w:date="2014-09-02T17:33:00Z">
        <w:r w:rsidRPr="003340C2">
          <w:rPr>
            <w:rFonts w:cs="Courier New"/>
            <w:rPrChange w:id="2690" w:author="3.0" w:date="2014-09-02T17:34:00Z">
              <w:rPr>
                <w:rFonts w:cs="Courier New"/>
                <w:b w:val="0"/>
                <w:sz w:val="21"/>
                <w:szCs w:val="21"/>
              </w:rPr>
            </w:rPrChange>
          </w:rPr>
          <w:t xml:space="preserve">                                  INFINITE_CONNECTION_ATTEMPTS,</w:t>
        </w:r>
      </w:ins>
    </w:p>
    <w:p w:rsidR="003340C2" w:rsidRPr="003340C2" w:rsidRDefault="003340C2">
      <w:pPr>
        <w:pStyle w:val="ADANB"/>
        <w:rPr>
          <w:ins w:id="2691" w:author="3.0" w:date="2014-09-02T17:33:00Z"/>
          <w:rFonts w:cs="Courier New"/>
          <w:rPrChange w:id="2692" w:author="3.0" w:date="2014-09-02T17:34:00Z">
            <w:rPr>
              <w:ins w:id="2693" w:author="3.0" w:date="2014-09-02T17:33:00Z"/>
              <w:rFonts w:cs="Courier New"/>
              <w:sz w:val="21"/>
              <w:szCs w:val="21"/>
              <w:lang w:val="en-GB"/>
            </w:rPr>
          </w:rPrChange>
        </w:rPr>
        <w:pPrChange w:id="2694" w:author="3.0" w:date="2014-09-02T17:34:00Z">
          <w:pPr>
            <w:pStyle w:val="Textebrut"/>
            <w:spacing w:after="0"/>
          </w:pPr>
        </w:pPrChange>
      </w:pPr>
      <w:ins w:id="2695" w:author="3.0" w:date="2014-09-02T17:33:00Z">
        <w:r w:rsidRPr="003340C2">
          <w:rPr>
            <w:rFonts w:cs="Courier New"/>
            <w:rPrChange w:id="2696" w:author="3.0" w:date="2014-09-02T17:34:00Z">
              <w:rPr>
                <w:rFonts w:cs="Courier New"/>
                <w:b w:val="0"/>
                <w:sz w:val="21"/>
                <w:szCs w:val="21"/>
              </w:rPr>
            </w:rPrChange>
          </w:rPr>
          <w:t xml:space="preserve">                                  CHANGE_OF_PRIORITY,</w:t>
        </w:r>
      </w:ins>
    </w:p>
    <w:p w:rsidR="003340C2" w:rsidRPr="003340C2" w:rsidRDefault="003340C2">
      <w:pPr>
        <w:pStyle w:val="ADANB"/>
        <w:rPr>
          <w:ins w:id="2697" w:author="3.0" w:date="2014-09-02T17:33:00Z"/>
          <w:rFonts w:cs="Courier New"/>
          <w:rPrChange w:id="2698" w:author="3.0" w:date="2014-09-02T17:34:00Z">
            <w:rPr>
              <w:ins w:id="2699" w:author="3.0" w:date="2014-09-02T17:33:00Z"/>
              <w:rFonts w:cs="Courier New"/>
              <w:sz w:val="21"/>
              <w:szCs w:val="21"/>
              <w:lang w:val="en-GB"/>
            </w:rPr>
          </w:rPrChange>
        </w:rPr>
        <w:pPrChange w:id="2700" w:author="3.0" w:date="2014-09-02T17:34:00Z">
          <w:pPr>
            <w:pStyle w:val="Textebrut"/>
            <w:spacing w:after="0"/>
          </w:pPr>
        </w:pPrChange>
      </w:pPr>
      <w:ins w:id="2701" w:author="3.0" w:date="2014-09-02T17:33:00Z">
        <w:r w:rsidRPr="003340C2">
          <w:rPr>
            <w:rFonts w:cs="Courier New"/>
            <w:rPrChange w:id="2702" w:author="3.0" w:date="2014-09-02T17:34:00Z">
              <w:rPr>
                <w:rFonts w:cs="Courier New"/>
                <w:b w:val="0"/>
                <w:sz w:val="21"/>
                <w:szCs w:val="21"/>
              </w:rPr>
            </w:rPrChange>
          </w:rPr>
          <w:t xml:space="preserve">                                  DATA);</w:t>
        </w:r>
      </w:ins>
    </w:p>
    <w:p w:rsidR="003340C2" w:rsidRPr="003340C2" w:rsidRDefault="003340C2">
      <w:pPr>
        <w:pStyle w:val="ADANB"/>
        <w:rPr>
          <w:ins w:id="2703" w:author="3.0" w:date="2014-09-02T17:33:00Z"/>
          <w:rFonts w:cs="Courier New"/>
          <w:rPrChange w:id="2704" w:author="3.0" w:date="2014-09-02T17:34:00Z">
            <w:rPr>
              <w:ins w:id="2705" w:author="3.0" w:date="2014-09-02T17:33:00Z"/>
              <w:rFonts w:cs="Courier New"/>
              <w:sz w:val="21"/>
              <w:szCs w:val="21"/>
              <w:lang w:val="en-GB"/>
            </w:rPr>
          </w:rPrChange>
        </w:rPr>
        <w:pPrChange w:id="2706" w:author="3.0" w:date="2014-09-02T17:34:00Z">
          <w:pPr>
            <w:pStyle w:val="Textebrut"/>
            <w:spacing w:after="0"/>
          </w:pPr>
        </w:pPrChange>
      </w:pPr>
    </w:p>
    <w:p w:rsidR="003340C2" w:rsidRPr="003340C2" w:rsidRDefault="003340C2">
      <w:pPr>
        <w:pStyle w:val="ADANB"/>
        <w:rPr>
          <w:ins w:id="2707" w:author="3.0" w:date="2014-09-02T17:33:00Z"/>
          <w:rFonts w:cs="Courier New"/>
          <w:rPrChange w:id="2708" w:author="3.0" w:date="2014-09-02T17:34:00Z">
            <w:rPr>
              <w:ins w:id="2709" w:author="3.0" w:date="2014-09-02T17:33:00Z"/>
              <w:rFonts w:cs="Courier New"/>
              <w:sz w:val="21"/>
              <w:szCs w:val="21"/>
              <w:lang w:val="en-GB"/>
            </w:rPr>
          </w:rPrChange>
        </w:rPr>
        <w:pPrChange w:id="2710" w:author="3.0" w:date="2014-09-02T17:34:00Z">
          <w:pPr>
            <w:pStyle w:val="Textebrut"/>
            <w:spacing w:after="0"/>
          </w:pPr>
        </w:pPrChange>
      </w:pPr>
      <w:ins w:id="2711" w:author="3.0" w:date="2014-09-02T17:33:00Z">
        <w:r w:rsidRPr="003340C2">
          <w:rPr>
            <w:rFonts w:cs="Courier New"/>
            <w:rPrChange w:id="2712" w:author="3.0" w:date="2014-09-02T17:34:00Z">
              <w:rPr>
                <w:rFonts w:cs="Courier New"/>
                <w:b w:val="0"/>
                <w:sz w:val="21"/>
                <w:szCs w:val="21"/>
              </w:rPr>
            </w:rPrChange>
          </w:rPr>
          <w:t xml:space="preserve">  type RTM_IN_MESSAGE_T (KIND : RTM_IN_MESSAGE_KIND_T := RTM_IN_MESSAGE_KIND_T'FIRST) is</w:t>
        </w:r>
      </w:ins>
    </w:p>
    <w:p w:rsidR="003340C2" w:rsidRPr="00004373" w:rsidRDefault="003340C2">
      <w:pPr>
        <w:pStyle w:val="ADANB"/>
        <w:rPr>
          <w:ins w:id="2713" w:author="3.0" w:date="2014-09-02T17:33:00Z"/>
          <w:rFonts w:cs="Courier New"/>
          <w:lang w:val="fr-BE"/>
          <w:rPrChange w:id="2714" w:author="3.0" w:date="2014-09-04T10:31:00Z">
            <w:rPr>
              <w:ins w:id="2715" w:author="3.0" w:date="2014-09-02T17:33:00Z"/>
              <w:rFonts w:cs="Courier New"/>
              <w:sz w:val="21"/>
              <w:szCs w:val="21"/>
            </w:rPr>
          </w:rPrChange>
        </w:rPr>
        <w:pPrChange w:id="2716" w:author="3.0" w:date="2014-09-02T17:34:00Z">
          <w:pPr>
            <w:pStyle w:val="Textebrut"/>
            <w:spacing w:after="0"/>
          </w:pPr>
        </w:pPrChange>
      </w:pPr>
      <w:ins w:id="2717" w:author="3.0" w:date="2014-09-02T17:33:00Z">
        <w:r w:rsidRPr="003340C2">
          <w:rPr>
            <w:rFonts w:cs="Courier New"/>
            <w:rPrChange w:id="2718" w:author="3.0" w:date="2014-09-02T17:34:00Z">
              <w:rPr>
                <w:rFonts w:cs="Courier New"/>
                <w:b w:val="0"/>
                <w:sz w:val="21"/>
                <w:szCs w:val="21"/>
              </w:rPr>
            </w:rPrChange>
          </w:rPr>
          <w:t xml:space="preserve">    </w:t>
        </w:r>
        <w:r w:rsidRPr="00004373">
          <w:rPr>
            <w:rFonts w:cs="Courier New"/>
            <w:lang w:val="fr-BE"/>
            <w:rPrChange w:id="2719" w:author="3.0" w:date="2014-09-04T10:31:00Z">
              <w:rPr>
                <w:rFonts w:cs="Courier New"/>
                <w:b w:val="0"/>
                <w:sz w:val="21"/>
                <w:szCs w:val="21"/>
              </w:rPr>
            </w:rPrChange>
          </w:rPr>
          <w:t>record</w:t>
        </w:r>
      </w:ins>
    </w:p>
    <w:p w:rsidR="003340C2" w:rsidRPr="00004373" w:rsidRDefault="003340C2">
      <w:pPr>
        <w:pStyle w:val="ADANB"/>
        <w:rPr>
          <w:ins w:id="2720" w:author="3.0" w:date="2014-09-02T17:33:00Z"/>
          <w:rFonts w:cs="Courier New"/>
          <w:lang w:val="fr-BE"/>
          <w:rPrChange w:id="2721" w:author="3.0" w:date="2014-09-04T10:31:00Z">
            <w:rPr>
              <w:ins w:id="2722" w:author="3.0" w:date="2014-09-02T17:33:00Z"/>
              <w:rFonts w:cs="Courier New"/>
              <w:sz w:val="21"/>
              <w:szCs w:val="21"/>
            </w:rPr>
          </w:rPrChange>
        </w:rPr>
        <w:pPrChange w:id="2723" w:author="3.0" w:date="2014-09-02T17:34:00Z">
          <w:pPr>
            <w:pStyle w:val="Textebrut"/>
            <w:spacing w:after="0"/>
          </w:pPr>
        </w:pPrChange>
      </w:pPr>
      <w:ins w:id="2724" w:author="3.0" w:date="2014-09-02T17:33:00Z">
        <w:r w:rsidRPr="00004373">
          <w:rPr>
            <w:rFonts w:cs="Courier New"/>
            <w:lang w:val="fr-BE"/>
            <w:rPrChange w:id="2725" w:author="3.0" w:date="2014-09-04T10:31:00Z">
              <w:rPr>
                <w:rFonts w:cs="Courier New"/>
                <w:b w:val="0"/>
                <w:sz w:val="21"/>
                <w:szCs w:val="21"/>
              </w:rPr>
            </w:rPrChange>
          </w:rPr>
          <w:t xml:space="preserve">      RADIO_DEVICE : ETCS_ID_T;</w:t>
        </w:r>
      </w:ins>
    </w:p>
    <w:p w:rsidR="003340C2" w:rsidRPr="003340C2" w:rsidRDefault="003340C2">
      <w:pPr>
        <w:pStyle w:val="ADANB"/>
        <w:rPr>
          <w:ins w:id="2726" w:author="3.0" w:date="2014-09-02T17:33:00Z"/>
          <w:rFonts w:cs="Courier New"/>
          <w:rPrChange w:id="2727" w:author="3.0" w:date="2014-09-02T17:34:00Z">
            <w:rPr>
              <w:ins w:id="2728" w:author="3.0" w:date="2014-09-02T17:33:00Z"/>
              <w:rFonts w:cs="Courier New"/>
              <w:sz w:val="21"/>
              <w:szCs w:val="21"/>
              <w:lang w:val="en-GB"/>
            </w:rPr>
          </w:rPrChange>
        </w:rPr>
        <w:pPrChange w:id="2729" w:author="3.0" w:date="2014-09-02T17:34:00Z">
          <w:pPr>
            <w:pStyle w:val="Textebrut"/>
            <w:spacing w:after="0"/>
          </w:pPr>
        </w:pPrChange>
      </w:pPr>
      <w:ins w:id="2730" w:author="3.0" w:date="2014-09-02T17:33:00Z">
        <w:r w:rsidRPr="00004373">
          <w:rPr>
            <w:rFonts w:cs="Courier New"/>
            <w:lang w:val="fr-BE"/>
            <w:rPrChange w:id="2731" w:author="3.0" w:date="2014-09-04T10:31:00Z">
              <w:rPr>
                <w:rFonts w:cs="Courier New"/>
                <w:b w:val="0"/>
                <w:sz w:val="21"/>
                <w:szCs w:val="21"/>
              </w:rPr>
            </w:rPrChange>
          </w:rPr>
          <w:t xml:space="preserve">      </w:t>
        </w:r>
        <w:r w:rsidRPr="003340C2">
          <w:rPr>
            <w:rFonts w:cs="Courier New"/>
            <w:rPrChange w:id="2732" w:author="3.0" w:date="2014-09-02T17:34:00Z">
              <w:rPr>
                <w:rFonts w:cs="Courier New"/>
                <w:b w:val="0"/>
                <w:sz w:val="21"/>
                <w:szCs w:val="21"/>
              </w:rPr>
            </w:rPrChange>
          </w:rPr>
          <w:t>case KIND is</w:t>
        </w:r>
      </w:ins>
    </w:p>
    <w:p w:rsidR="003340C2" w:rsidRPr="003340C2" w:rsidRDefault="003340C2">
      <w:pPr>
        <w:pStyle w:val="ADANB"/>
        <w:rPr>
          <w:ins w:id="2733" w:author="3.0" w:date="2014-09-02T17:33:00Z"/>
          <w:rFonts w:cs="Courier New"/>
          <w:rPrChange w:id="2734" w:author="3.0" w:date="2014-09-02T17:34:00Z">
            <w:rPr>
              <w:ins w:id="2735" w:author="3.0" w:date="2014-09-02T17:33:00Z"/>
              <w:rFonts w:cs="Courier New"/>
              <w:sz w:val="21"/>
              <w:szCs w:val="21"/>
              <w:lang w:val="en-GB"/>
            </w:rPr>
          </w:rPrChange>
        </w:rPr>
        <w:pPrChange w:id="2736" w:author="3.0" w:date="2014-09-02T17:34:00Z">
          <w:pPr>
            <w:pStyle w:val="Textebrut"/>
            <w:spacing w:after="0"/>
          </w:pPr>
        </w:pPrChange>
      </w:pPr>
      <w:ins w:id="2737" w:author="3.0" w:date="2014-09-02T17:33:00Z">
        <w:r w:rsidRPr="003340C2">
          <w:rPr>
            <w:rFonts w:cs="Courier New"/>
            <w:rPrChange w:id="2738" w:author="3.0" w:date="2014-09-02T17:34:00Z">
              <w:rPr>
                <w:rFonts w:cs="Courier New"/>
                <w:b w:val="0"/>
                <w:sz w:val="21"/>
                <w:szCs w:val="21"/>
              </w:rPr>
            </w:rPrChange>
          </w:rPr>
          <w:t xml:space="preserve">        when CONNECTION_CONFIRMATION =&gt;</w:t>
        </w:r>
      </w:ins>
    </w:p>
    <w:p w:rsidR="003340C2" w:rsidRPr="003340C2" w:rsidRDefault="003340C2">
      <w:pPr>
        <w:pStyle w:val="ADANB"/>
        <w:rPr>
          <w:ins w:id="2739" w:author="3.0" w:date="2014-09-02T17:33:00Z"/>
          <w:rFonts w:cs="Courier New"/>
          <w:rPrChange w:id="2740" w:author="3.0" w:date="2014-09-02T17:34:00Z">
            <w:rPr>
              <w:ins w:id="2741" w:author="3.0" w:date="2014-09-02T17:33:00Z"/>
              <w:rFonts w:cs="Courier New"/>
              <w:sz w:val="21"/>
              <w:szCs w:val="21"/>
              <w:lang w:val="en-GB"/>
            </w:rPr>
          </w:rPrChange>
        </w:rPr>
        <w:pPrChange w:id="2742" w:author="3.0" w:date="2014-09-02T17:34:00Z">
          <w:pPr>
            <w:pStyle w:val="Textebrut"/>
            <w:spacing w:after="0"/>
          </w:pPr>
        </w:pPrChange>
      </w:pPr>
      <w:ins w:id="2743" w:author="3.0" w:date="2014-09-02T17:33:00Z">
        <w:r w:rsidRPr="003340C2">
          <w:rPr>
            <w:rFonts w:cs="Courier New"/>
            <w:rPrChange w:id="2744" w:author="3.0" w:date="2014-09-02T17:34:00Z">
              <w:rPr>
                <w:rFonts w:cs="Courier New"/>
                <w:b w:val="0"/>
                <w:sz w:val="21"/>
                <w:szCs w:val="21"/>
              </w:rPr>
            </w:rPrChange>
          </w:rPr>
          <w:t xml:space="preserve">          null;</w:t>
        </w:r>
      </w:ins>
    </w:p>
    <w:p w:rsidR="003340C2" w:rsidRPr="003340C2" w:rsidRDefault="003340C2">
      <w:pPr>
        <w:pStyle w:val="ADANB"/>
        <w:rPr>
          <w:ins w:id="2745" w:author="3.0" w:date="2014-09-02T17:33:00Z"/>
          <w:rFonts w:cs="Courier New"/>
          <w:rPrChange w:id="2746" w:author="3.0" w:date="2014-09-02T17:34:00Z">
            <w:rPr>
              <w:ins w:id="2747" w:author="3.0" w:date="2014-09-02T17:33:00Z"/>
              <w:rFonts w:cs="Courier New"/>
              <w:sz w:val="21"/>
              <w:szCs w:val="21"/>
              <w:lang w:val="en-GB"/>
            </w:rPr>
          </w:rPrChange>
        </w:rPr>
        <w:pPrChange w:id="2748" w:author="3.0" w:date="2014-09-02T17:34:00Z">
          <w:pPr>
            <w:pStyle w:val="Textebrut"/>
            <w:spacing w:after="0"/>
          </w:pPr>
        </w:pPrChange>
      </w:pPr>
    </w:p>
    <w:p w:rsidR="003340C2" w:rsidRPr="003340C2" w:rsidRDefault="003340C2">
      <w:pPr>
        <w:pStyle w:val="ADANB"/>
        <w:rPr>
          <w:ins w:id="2749" w:author="3.0" w:date="2014-09-02T17:33:00Z"/>
          <w:rFonts w:cs="Courier New"/>
          <w:rPrChange w:id="2750" w:author="3.0" w:date="2014-09-02T17:34:00Z">
            <w:rPr>
              <w:ins w:id="2751" w:author="3.0" w:date="2014-09-02T17:33:00Z"/>
              <w:rFonts w:cs="Courier New"/>
              <w:sz w:val="21"/>
              <w:szCs w:val="21"/>
              <w:lang w:val="en-GB"/>
            </w:rPr>
          </w:rPrChange>
        </w:rPr>
        <w:pPrChange w:id="2752" w:author="3.0" w:date="2014-09-02T17:34:00Z">
          <w:pPr>
            <w:pStyle w:val="Textebrut"/>
            <w:spacing w:after="0"/>
          </w:pPr>
        </w:pPrChange>
      </w:pPr>
      <w:ins w:id="2753" w:author="3.0" w:date="2014-09-02T17:33:00Z">
        <w:r w:rsidRPr="003340C2">
          <w:rPr>
            <w:rFonts w:cs="Courier New"/>
            <w:rPrChange w:id="2754" w:author="3.0" w:date="2014-09-02T17:34:00Z">
              <w:rPr>
                <w:rFonts w:cs="Courier New"/>
                <w:b w:val="0"/>
                <w:sz w:val="21"/>
                <w:szCs w:val="21"/>
              </w:rPr>
            </w:rPrChange>
          </w:rPr>
          <w:t xml:space="preserve">        when CONNECTION_LOST</w:t>
        </w:r>
      </w:ins>
    </w:p>
    <w:p w:rsidR="003340C2" w:rsidRPr="003340C2" w:rsidRDefault="003340C2">
      <w:pPr>
        <w:pStyle w:val="ADANB"/>
        <w:rPr>
          <w:ins w:id="2755" w:author="3.0" w:date="2014-09-02T17:33:00Z"/>
          <w:rFonts w:cs="Courier New"/>
          <w:rPrChange w:id="2756" w:author="3.0" w:date="2014-09-02T17:34:00Z">
            <w:rPr>
              <w:ins w:id="2757" w:author="3.0" w:date="2014-09-02T17:33:00Z"/>
              <w:rFonts w:cs="Courier New"/>
              <w:sz w:val="21"/>
              <w:szCs w:val="21"/>
              <w:lang w:val="en-GB"/>
            </w:rPr>
          </w:rPrChange>
        </w:rPr>
        <w:pPrChange w:id="2758" w:author="3.0" w:date="2014-09-02T17:34:00Z">
          <w:pPr>
            <w:pStyle w:val="Textebrut"/>
            <w:spacing w:after="0"/>
          </w:pPr>
        </w:pPrChange>
      </w:pPr>
      <w:ins w:id="2759" w:author="3.0" w:date="2014-09-02T17:33:00Z">
        <w:r w:rsidRPr="003340C2">
          <w:rPr>
            <w:rFonts w:cs="Courier New"/>
            <w:rPrChange w:id="2760" w:author="3.0" w:date="2014-09-02T17:34:00Z">
              <w:rPr>
                <w:rFonts w:cs="Courier New"/>
                <w:b w:val="0"/>
                <w:sz w:val="21"/>
                <w:szCs w:val="21"/>
              </w:rPr>
            </w:rPrChange>
          </w:rPr>
          <w:t xml:space="preserve">           | CONNECTION_FAILURE</w:t>
        </w:r>
      </w:ins>
    </w:p>
    <w:p w:rsidR="003340C2" w:rsidRPr="003340C2" w:rsidRDefault="003340C2">
      <w:pPr>
        <w:pStyle w:val="ADANB"/>
        <w:rPr>
          <w:ins w:id="2761" w:author="3.0" w:date="2014-09-02T17:33:00Z"/>
          <w:rFonts w:cs="Courier New"/>
          <w:rPrChange w:id="2762" w:author="3.0" w:date="2014-09-02T17:34:00Z">
            <w:rPr>
              <w:ins w:id="2763" w:author="3.0" w:date="2014-09-02T17:33:00Z"/>
              <w:rFonts w:cs="Courier New"/>
              <w:sz w:val="21"/>
              <w:szCs w:val="21"/>
              <w:lang w:val="en-GB"/>
            </w:rPr>
          </w:rPrChange>
        </w:rPr>
        <w:pPrChange w:id="2764" w:author="3.0" w:date="2014-09-02T17:34:00Z">
          <w:pPr>
            <w:pStyle w:val="Textebrut"/>
            <w:spacing w:after="0"/>
          </w:pPr>
        </w:pPrChange>
      </w:pPr>
      <w:ins w:id="2765" w:author="3.0" w:date="2014-09-02T17:33:00Z">
        <w:r w:rsidRPr="003340C2">
          <w:rPr>
            <w:rFonts w:cs="Courier New"/>
            <w:rPrChange w:id="2766" w:author="3.0" w:date="2014-09-02T17:34:00Z">
              <w:rPr>
                <w:rFonts w:cs="Courier New"/>
                <w:b w:val="0"/>
                <w:sz w:val="21"/>
                <w:szCs w:val="21"/>
              </w:rPr>
            </w:rPrChange>
          </w:rPr>
          <w:t xml:space="preserve">           | CONNECTION_NOT_ESTABLISHED =&gt;</w:t>
        </w:r>
      </w:ins>
    </w:p>
    <w:p w:rsidR="003340C2" w:rsidRPr="003340C2" w:rsidRDefault="003340C2">
      <w:pPr>
        <w:pStyle w:val="ADANB"/>
        <w:rPr>
          <w:ins w:id="2767" w:author="3.0" w:date="2014-09-02T17:33:00Z"/>
          <w:rFonts w:cs="Courier New"/>
          <w:rPrChange w:id="2768" w:author="3.0" w:date="2014-09-02T17:34:00Z">
            <w:rPr>
              <w:ins w:id="2769" w:author="3.0" w:date="2014-09-02T17:33:00Z"/>
              <w:rFonts w:cs="Courier New"/>
              <w:sz w:val="21"/>
              <w:szCs w:val="21"/>
              <w:lang w:val="en-GB"/>
            </w:rPr>
          </w:rPrChange>
        </w:rPr>
        <w:pPrChange w:id="2770" w:author="3.0" w:date="2014-09-02T17:34:00Z">
          <w:pPr>
            <w:pStyle w:val="Textebrut"/>
            <w:spacing w:after="0"/>
          </w:pPr>
        </w:pPrChange>
      </w:pPr>
      <w:ins w:id="2771" w:author="3.0" w:date="2014-09-02T17:33:00Z">
        <w:r w:rsidRPr="003340C2">
          <w:rPr>
            <w:rFonts w:cs="Courier New"/>
            <w:rPrChange w:id="2772" w:author="3.0" w:date="2014-09-02T17:34:00Z">
              <w:rPr>
                <w:rFonts w:cs="Courier New"/>
                <w:b w:val="0"/>
                <w:sz w:val="21"/>
                <w:szCs w:val="21"/>
              </w:rPr>
            </w:rPrChange>
          </w:rPr>
          <w:t xml:space="preserve">          REASON : RTM_DIAGNOSTIC_CODE_T;</w:t>
        </w:r>
      </w:ins>
    </w:p>
    <w:p w:rsidR="003340C2" w:rsidRPr="003340C2" w:rsidRDefault="003340C2">
      <w:pPr>
        <w:pStyle w:val="ADANB"/>
        <w:rPr>
          <w:ins w:id="2773" w:author="3.0" w:date="2014-09-02T17:33:00Z"/>
          <w:rFonts w:cs="Courier New"/>
          <w:rPrChange w:id="2774" w:author="3.0" w:date="2014-09-02T17:34:00Z">
            <w:rPr>
              <w:ins w:id="2775" w:author="3.0" w:date="2014-09-02T17:33:00Z"/>
              <w:rFonts w:cs="Courier New"/>
              <w:sz w:val="21"/>
              <w:szCs w:val="21"/>
              <w:lang w:val="en-GB"/>
            </w:rPr>
          </w:rPrChange>
        </w:rPr>
        <w:pPrChange w:id="2776" w:author="3.0" w:date="2014-09-02T17:34:00Z">
          <w:pPr>
            <w:pStyle w:val="Textebrut"/>
            <w:spacing w:after="0"/>
          </w:pPr>
        </w:pPrChange>
      </w:pPr>
    </w:p>
    <w:p w:rsidR="003340C2" w:rsidRPr="003340C2" w:rsidRDefault="003340C2">
      <w:pPr>
        <w:pStyle w:val="ADANB"/>
        <w:rPr>
          <w:ins w:id="2777" w:author="3.0" w:date="2014-09-02T17:33:00Z"/>
          <w:rFonts w:cs="Courier New"/>
          <w:rPrChange w:id="2778" w:author="3.0" w:date="2014-09-02T17:34:00Z">
            <w:rPr>
              <w:ins w:id="2779" w:author="3.0" w:date="2014-09-02T17:33:00Z"/>
              <w:rFonts w:cs="Courier New"/>
              <w:sz w:val="21"/>
              <w:szCs w:val="21"/>
              <w:lang w:val="en-GB"/>
            </w:rPr>
          </w:rPrChange>
        </w:rPr>
        <w:pPrChange w:id="2780" w:author="3.0" w:date="2014-09-02T17:34:00Z">
          <w:pPr>
            <w:pStyle w:val="Textebrut"/>
            <w:spacing w:after="0"/>
          </w:pPr>
        </w:pPrChange>
      </w:pPr>
      <w:ins w:id="2781" w:author="3.0" w:date="2014-09-02T17:33:00Z">
        <w:r w:rsidRPr="003340C2">
          <w:rPr>
            <w:rFonts w:cs="Courier New"/>
            <w:rPrChange w:id="2782" w:author="3.0" w:date="2014-09-02T17:34:00Z">
              <w:rPr>
                <w:rFonts w:cs="Courier New"/>
                <w:b w:val="0"/>
                <w:sz w:val="21"/>
                <w:szCs w:val="21"/>
              </w:rPr>
            </w:rPrChange>
          </w:rPr>
          <w:t xml:space="preserve">        when DATA =&gt;</w:t>
        </w:r>
      </w:ins>
    </w:p>
    <w:p w:rsidR="003340C2" w:rsidRPr="003340C2" w:rsidRDefault="003340C2">
      <w:pPr>
        <w:pStyle w:val="ADANB"/>
        <w:rPr>
          <w:ins w:id="2783" w:author="3.0" w:date="2014-09-02T17:33:00Z"/>
          <w:rFonts w:cs="Courier New"/>
          <w:rPrChange w:id="2784" w:author="3.0" w:date="2014-09-02T17:34:00Z">
            <w:rPr>
              <w:ins w:id="2785" w:author="3.0" w:date="2014-09-02T17:33:00Z"/>
              <w:rFonts w:cs="Courier New"/>
              <w:sz w:val="21"/>
              <w:szCs w:val="21"/>
              <w:lang w:val="en-GB"/>
            </w:rPr>
          </w:rPrChange>
        </w:rPr>
        <w:pPrChange w:id="2786" w:author="3.0" w:date="2014-09-02T17:34:00Z">
          <w:pPr>
            <w:pStyle w:val="Textebrut"/>
            <w:spacing w:after="0"/>
          </w:pPr>
        </w:pPrChange>
      </w:pPr>
      <w:ins w:id="2787" w:author="3.0" w:date="2014-09-02T17:33:00Z">
        <w:r w:rsidRPr="003340C2">
          <w:rPr>
            <w:rFonts w:cs="Courier New"/>
            <w:rPrChange w:id="2788" w:author="3.0" w:date="2014-09-02T17:34:00Z">
              <w:rPr>
                <w:rFonts w:cs="Courier New"/>
                <w:b w:val="0"/>
                <w:sz w:val="21"/>
                <w:szCs w:val="21"/>
              </w:rPr>
            </w:rPrChange>
          </w:rPr>
          <w:t xml:space="preserve">          DATA : INTERFACE_LANGUAGE_TYPES.RTM_MESSAGE_T;</w:t>
        </w:r>
      </w:ins>
    </w:p>
    <w:p w:rsidR="003340C2" w:rsidRPr="003340C2" w:rsidRDefault="003340C2">
      <w:pPr>
        <w:pStyle w:val="ADANB"/>
        <w:rPr>
          <w:ins w:id="2789" w:author="3.0" w:date="2014-09-02T17:33:00Z"/>
          <w:rFonts w:cs="Courier New"/>
          <w:rPrChange w:id="2790" w:author="3.0" w:date="2014-09-02T17:34:00Z">
            <w:rPr>
              <w:ins w:id="2791" w:author="3.0" w:date="2014-09-02T17:33:00Z"/>
              <w:rFonts w:cs="Courier New"/>
              <w:sz w:val="21"/>
              <w:szCs w:val="21"/>
              <w:lang w:val="en-GB"/>
            </w:rPr>
          </w:rPrChange>
        </w:rPr>
        <w:pPrChange w:id="2792" w:author="3.0" w:date="2014-09-02T17:34:00Z">
          <w:pPr>
            <w:pStyle w:val="Textebrut"/>
            <w:spacing w:after="0"/>
          </w:pPr>
        </w:pPrChange>
      </w:pPr>
    </w:p>
    <w:p w:rsidR="003340C2" w:rsidRPr="003340C2" w:rsidRDefault="003340C2">
      <w:pPr>
        <w:pStyle w:val="ADANB"/>
        <w:rPr>
          <w:ins w:id="2793" w:author="3.0" w:date="2014-09-02T17:33:00Z"/>
          <w:rFonts w:cs="Courier New"/>
          <w:rPrChange w:id="2794" w:author="3.0" w:date="2014-09-02T17:34:00Z">
            <w:rPr>
              <w:ins w:id="2795" w:author="3.0" w:date="2014-09-02T17:33:00Z"/>
              <w:rFonts w:cs="Courier New"/>
              <w:sz w:val="21"/>
              <w:szCs w:val="21"/>
              <w:lang w:val="en-GB"/>
            </w:rPr>
          </w:rPrChange>
        </w:rPr>
        <w:pPrChange w:id="2796" w:author="3.0" w:date="2014-09-02T17:34:00Z">
          <w:pPr>
            <w:pStyle w:val="Textebrut"/>
            <w:spacing w:after="0"/>
          </w:pPr>
        </w:pPrChange>
      </w:pPr>
      <w:ins w:id="2797" w:author="3.0" w:date="2014-09-02T17:33:00Z">
        <w:r w:rsidRPr="003340C2">
          <w:rPr>
            <w:rFonts w:cs="Courier New"/>
            <w:rPrChange w:id="2798" w:author="3.0" w:date="2014-09-02T17:34:00Z">
              <w:rPr>
                <w:rFonts w:cs="Courier New"/>
                <w:b w:val="0"/>
                <w:sz w:val="21"/>
                <w:szCs w:val="21"/>
              </w:rPr>
            </w:rPrChange>
          </w:rPr>
          <w:t xml:space="preserve">      end case;</w:t>
        </w:r>
      </w:ins>
    </w:p>
    <w:p w:rsidR="003340C2" w:rsidRPr="003340C2" w:rsidRDefault="003340C2">
      <w:pPr>
        <w:pStyle w:val="ADANB"/>
        <w:rPr>
          <w:ins w:id="2799" w:author="3.0" w:date="2014-09-02T17:33:00Z"/>
          <w:rFonts w:cs="Courier New"/>
          <w:rPrChange w:id="2800" w:author="3.0" w:date="2014-09-02T17:34:00Z">
            <w:rPr>
              <w:ins w:id="2801" w:author="3.0" w:date="2014-09-02T17:33:00Z"/>
              <w:rFonts w:cs="Courier New"/>
              <w:sz w:val="21"/>
              <w:szCs w:val="21"/>
              <w:lang w:val="en-GB"/>
            </w:rPr>
          </w:rPrChange>
        </w:rPr>
        <w:pPrChange w:id="2802" w:author="3.0" w:date="2014-09-02T17:34:00Z">
          <w:pPr>
            <w:pStyle w:val="Textebrut"/>
            <w:spacing w:after="0"/>
          </w:pPr>
        </w:pPrChange>
      </w:pPr>
      <w:ins w:id="2803" w:author="3.0" w:date="2014-09-02T17:33:00Z">
        <w:r w:rsidRPr="003340C2">
          <w:rPr>
            <w:rFonts w:cs="Courier New"/>
            <w:rPrChange w:id="2804" w:author="3.0" w:date="2014-09-02T17:34:00Z">
              <w:rPr>
                <w:rFonts w:cs="Courier New"/>
                <w:b w:val="0"/>
                <w:sz w:val="21"/>
                <w:szCs w:val="21"/>
              </w:rPr>
            </w:rPrChange>
          </w:rPr>
          <w:t xml:space="preserve">    end record;</w:t>
        </w:r>
      </w:ins>
    </w:p>
    <w:p w:rsidR="003340C2" w:rsidRPr="003340C2" w:rsidRDefault="003340C2">
      <w:pPr>
        <w:pStyle w:val="ADANB"/>
        <w:rPr>
          <w:ins w:id="2805" w:author="3.0" w:date="2014-09-02T17:33:00Z"/>
          <w:rFonts w:cs="Courier New"/>
          <w:rPrChange w:id="2806" w:author="3.0" w:date="2014-09-02T17:34:00Z">
            <w:rPr>
              <w:ins w:id="2807" w:author="3.0" w:date="2014-09-02T17:33:00Z"/>
              <w:rFonts w:cs="Courier New"/>
              <w:sz w:val="21"/>
              <w:szCs w:val="21"/>
              <w:lang w:val="en-GB"/>
            </w:rPr>
          </w:rPrChange>
        </w:rPr>
        <w:pPrChange w:id="2808" w:author="3.0" w:date="2014-09-02T17:34:00Z">
          <w:pPr>
            <w:pStyle w:val="Textebrut"/>
            <w:spacing w:after="0"/>
          </w:pPr>
        </w:pPrChange>
      </w:pPr>
    </w:p>
    <w:p w:rsidR="003340C2" w:rsidRPr="003340C2" w:rsidRDefault="003340C2">
      <w:pPr>
        <w:pStyle w:val="ADANB"/>
        <w:rPr>
          <w:ins w:id="2809" w:author="3.0" w:date="2014-09-02T17:33:00Z"/>
          <w:rFonts w:cs="Courier New"/>
          <w:rPrChange w:id="2810" w:author="3.0" w:date="2014-09-02T17:34:00Z">
            <w:rPr>
              <w:ins w:id="2811" w:author="3.0" w:date="2014-09-02T17:33:00Z"/>
              <w:rFonts w:cs="Courier New"/>
              <w:sz w:val="21"/>
              <w:szCs w:val="21"/>
              <w:lang w:val="en-GB"/>
            </w:rPr>
          </w:rPrChange>
        </w:rPr>
        <w:pPrChange w:id="2812" w:author="3.0" w:date="2014-09-02T17:34:00Z">
          <w:pPr>
            <w:pStyle w:val="Textebrut"/>
            <w:spacing w:after="0"/>
          </w:pPr>
        </w:pPrChange>
      </w:pPr>
    </w:p>
    <w:p w:rsidR="003340C2" w:rsidRPr="003340C2" w:rsidRDefault="003340C2">
      <w:pPr>
        <w:pStyle w:val="ADANB"/>
        <w:rPr>
          <w:ins w:id="2813" w:author="3.0" w:date="2014-09-02T17:33:00Z"/>
          <w:rFonts w:cs="Courier New"/>
          <w:rPrChange w:id="2814" w:author="3.0" w:date="2014-09-02T17:34:00Z">
            <w:rPr>
              <w:ins w:id="2815" w:author="3.0" w:date="2014-09-02T17:33:00Z"/>
              <w:rFonts w:cs="Courier New"/>
              <w:sz w:val="21"/>
              <w:szCs w:val="21"/>
              <w:lang w:val="en-GB"/>
            </w:rPr>
          </w:rPrChange>
        </w:rPr>
        <w:pPrChange w:id="2816" w:author="3.0" w:date="2014-09-02T17:34:00Z">
          <w:pPr>
            <w:pStyle w:val="Textebrut"/>
            <w:spacing w:after="0"/>
          </w:pPr>
        </w:pPrChange>
      </w:pPr>
      <w:ins w:id="2817" w:author="3.0" w:date="2014-09-02T17:33:00Z">
        <w:r w:rsidRPr="003340C2">
          <w:rPr>
            <w:rFonts w:cs="Courier New"/>
            <w:rPrChange w:id="2818" w:author="3.0" w:date="2014-09-02T17:34:00Z">
              <w:rPr>
                <w:rFonts w:cs="Courier New"/>
                <w:b w:val="0"/>
                <w:sz w:val="21"/>
                <w:szCs w:val="21"/>
              </w:rPr>
            </w:rPrChange>
          </w:rPr>
          <w:t xml:space="preserve">  type RTM_IN_EMERGENCY_MESSAGE_T is</w:t>
        </w:r>
      </w:ins>
    </w:p>
    <w:p w:rsidR="003340C2" w:rsidRPr="00004373" w:rsidRDefault="003340C2">
      <w:pPr>
        <w:pStyle w:val="ADANB"/>
        <w:rPr>
          <w:ins w:id="2819" w:author="3.0" w:date="2014-09-02T17:33:00Z"/>
          <w:rFonts w:cs="Courier New"/>
          <w:lang w:val="fr-BE"/>
          <w:rPrChange w:id="2820" w:author="3.0" w:date="2014-09-04T10:31:00Z">
            <w:rPr>
              <w:ins w:id="2821" w:author="3.0" w:date="2014-09-02T17:33:00Z"/>
              <w:rFonts w:cs="Courier New"/>
              <w:sz w:val="21"/>
              <w:szCs w:val="21"/>
            </w:rPr>
          </w:rPrChange>
        </w:rPr>
        <w:pPrChange w:id="2822" w:author="3.0" w:date="2014-09-02T17:34:00Z">
          <w:pPr>
            <w:pStyle w:val="Textebrut"/>
            <w:spacing w:after="0"/>
          </w:pPr>
        </w:pPrChange>
      </w:pPr>
      <w:ins w:id="2823" w:author="3.0" w:date="2014-09-02T17:33:00Z">
        <w:r w:rsidRPr="003340C2">
          <w:rPr>
            <w:rFonts w:cs="Courier New"/>
            <w:rPrChange w:id="2824" w:author="3.0" w:date="2014-09-02T17:34:00Z">
              <w:rPr>
                <w:rFonts w:cs="Courier New"/>
                <w:b w:val="0"/>
                <w:sz w:val="21"/>
                <w:szCs w:val="21"/>
              </w:rPr>
            </w:rPrChange>
          </w:rPr>
          <w:t xml:space="preserve">    </w:t>
        </w:r>
        <w:r w:rsidRPr="00004373">
          <w:rPr>
            <w:rFonts w:cs="Courier New"/>
            <w:lang w:val="fr-BE"/>
            <w:rPrChange w:id="2825" w:author="3.0" w:date="2014-09-04T10:31:00Z">
              <w:rPr>
                <w:rFonts w:cs="Courier New"/>
                <w:b w:val="0"/>
                <w:sz w:val="21"/>
                <w:szCs w:val="21"/>
              </w:rPr>
            </w:rPrChange>
          </w:rPr>
          <w:t>record</w:t>
        </w:r>
      </w:ins>
    </w:p>
    <w:p w:rsidR="003340C2" w:rsidRPr="00004373" w:rsidRDefault="003340C2">
      <w:pPr>
        <w:pStyle w:val="ADANB"/>
        <w:rPr>
          <w:ins w:id="2826" w:author="3.0" w:date="2014-09-02T17:33:00Z"/>
          <w:rFonts w:cs="Courier New"/>
          <w:lang w:val="fr-BE"/>
          <w:rPrChange w:id="2827" w:author="3.0" w:date="2014-09-04T10:31:00Z">
            <w:rPr>
              <w:ins w:id="2828" w:author="3.0" w:date="2014-09-02T17:33:00Z"/>
              <w:rFonts w:cs="Courier New"/>
              <w:sz w:val="21"/>
              <w:szCs w:val="21"/>
            </w:rPr>
          </w:rPrChange>
        </w:rPr>
        <w:pPrChange w:id="2829" w:author="3.0" w:date="2014-09-02T17:34:00Z">
          <w:pPr>
            <w:pStyle w:val="Textebrut"/>
            <w:spacing w:after="0"/>
          </w:pPr>
        </w:pPrChange>
      </w:pPr>
      <w:ins w:id="2830" w:author="3.0" w:date="2014-09-02T17:33:00Z">
        <w:r w:rsidRPr="00004373">
          <w:rPr>
            <w:rFonts w:cs="Courier New"/>
            <w:lang w:val="fr-BE"/>
            <w:rPrChange w:id="2831" w:author="3.0" w:date="2014-09-04T10:31:00Z">
              <w:rPr>
                <w:rFonts w:cs="Courier New"/>
                <w:b w:val="0"/>
                <w:sz w:val="21"/>
                <w:szCs w:val="21"/>
              </w:rPr>
            </w:rPrChange>
          </w:rPr>
          <w:t xml:space="preserve">      RADIO_DEVICE : ETCS_ID_T;</w:t>
        </w:r>
      </w:ins>
    </w:p>
    <w:p w:rsidR="003340C2" w:rsidRPr="003340C2" w:rsidRDefault="003340C2">
      <w:pPr>
        <w:pStyle w:val="ADANB"/>
        <w:rPr>
          <w:ins w:id="2832" w:author="3.0" w:date="2014-09-02T17:33:00Z"/>
          <w:rFonts w:cs="Courier New"/>
          <w:rPrChange w:id="2833" w:author="3.0" w:date="2014-09-02T17:34:00Z">
            <w:rPr>
              <w:ins w:id="2834" w:author="3.0" w:date="2014-09-02T17:33:00Z"/>
              <w:rFonts w:cs="Courier New"/>
              <w:sz w:val="21"/>
              <w:szCs w:val="21"/>
              <w:lang w:val="en-GB"/>
            </w:rPr>
          </w:rPrChange>
        </w:rPr>
        <w:pPrChange w:id="2835" w:author="3.0" w:date="2014-09-02T17:34:00Z">
          <w:pPr>
            <w:pStyle w:val="Textebrut"/>
            <w:spacing w:after="0"/>
          </w:pPr>
        </w:pPrChange>
      </w:pPr>
      <w:ins w:id="2836" w:author="3.0" w:date="2014-09-02T17:33:00Z">
        <w:r w:rsidRPr="00004373">
          <w:rPr>
            <w:rFonts w:cs="Courier New"/>
            <w:lang w:val="fr-BE"/>
            <w:rPrChange w:id="2837" w:author="3.0" w:date="2014-09-04T10:31:00Z">
              <w:rPr>
                <w:rFonts w:cs="Courier New"/>
                <w:b w:val="0"/>
                <w:sz w:val="21"/>
                <w:szCs w:val="21"/>
              </w:rPr>
            </w:rPrChange>
          </w:rPr>
          <w:t xml:space="preserve">      </w:t>
        </w:r>
        <w:r w:rsidRPr="003340C2">
          <w:rPr>
            <w:rFonts w:cs="Courier New"/>
            <w:rPrChange w:id="2838" w:author="3.0" w:date="2014-09-02T17:34:00Z">
              <w:rPr>
                <w:rFonts w:cs="Courier New"/>
                <w:b w:val="0"/>
                <w:sz w:val="21"/>
                <w:szCs w:val="21"/>
              </w:rPr>
            </w:rPrChange>
          </w:rPr>
          <w:t>DATA         : INTERFACE_LANGUAGE_TYPES.RTM_EMERGENCY_MESSAGE_T;</w:t>
        </w:r>
      </w:ins>
    </w:p>
    <w:p w:rsidR="003340C2" w:rsidRPr="003340C2" w:rsidRDefault="003340C2">
      <w:pPr>
        <w:pStyle w:val="ADANB"/>
        <w:rPr>
          <w:ins w:id="2839" w:author="3.0" w:date="2014-09-02T17:33:00Z"/>
          <w:rFonts w:cs="Courier New"/>
          <w:rPrChange w:id="2840" w:author="3.0" w:date="2014-09-02T17:34:00Z">
            <w:rPr>
              <w:ins w:id="2841" w:author="3.0" w:date="2014-09-02T17:33:00Z"/>
              <w:rFonts w:cs="Courier New"/>
              <w:sz w:val="21"/>
              <w:szCs w:val="21"/>
              <w:lang w:val="en-GB"/>
            </w:rPr>
          </w:rPrChange>
        </w:rPr>
        <w:pPrChange w:id="2842" w:author="3.0" w:date="2014-09-02T17:34:00Z">
          <w:pPr>
            <w:pStyle w:val="Textebrut"/>
            <w:spacing w:after="0"/>
          </w:pPr>
        </w:pPrChange>
      </w:pPr>
      <w:ins w:id="2843" w:author="3.0" w:date="2014-09-02T17:33:00Z">
        <w:r w:rsidRPr="003340C2">
          <w:rPr>
            <w:rFonts w:cs="Courier New"/>
            <w:rPrChange w:id="2844" w:author="3.0" w:date="2014-09-02T17:34:00Z">
              <w:rPr>
                <w:rFonts w:cs="Courier New"/>
                <w:b w:val="0"/>
                <w:sz w:val="21"/>
                <w:szCs w:val="21"/>
              </w:rPr>
            </w:rPrChange>
          </w:rPr>
          <w:t xml:space="preserve">    end record;</w:t>
        </w:r>
      </w:ins>
    </w:p>
    <w:p w:rsidR="003340C2" w:rsidRPr="003340C2" w:rsidRDefault="003340C2">
      <w:pPr>
        <w:pStyle w:val="ADANB"/>
        <w:rPr>
          <w:ins w:id="2845" w:author="3.0" w:date="2014-09-02T17:33:00Z"/>
          <w:rFonts w:cs="Courier New"/>
          <w:rPrChange w:id="2846" w:author="3.0" w:date="2014-09-02T17:34:00Z">
            <w:rPr>
              <w:ins w:id="2847" w:author="3.0" w:date="2014-09-02T17:33:00Z"/>
              <w:rFonts w:cs="Courier New"/>
              <w:sz w:val="21"/>
              <w:szCs w:val="21"/>
              <w:lang w:val="en-GB"/>
            </w:rPr>
          </w:rPrChange>
        </w:rPr>
        <w:pPrChange w:id="2848" w:author="3.0" w:date="2014-09-02T17:34:00Z">
          <w:pPr>
            <w:pStyle w:val="Textebrut"/>
            <w:spacing w:after="0"/>
          </w:pPr>
        </w:pPrChange>
      </w:pPr>
    </w:p>
    <w:p w:rsidR="003340C2" w:rsidRPr="003340C2" w:rsidRDefault="003340C2">
      <w:pPr>
        <w:pStyle w:val="ADANB"/>
        <w:rPr>
          <w:ins w:id="2849" w:author="3.0" w:date="2014-09-02T17:33:00Z"/>
          <w:rFonts w:cs="Courier New"/>
          <w:rPrChange w:id="2850" w:author="3.0" w:date="2014-09-02T17:34:00Z">
            <w:rPr>
              <w:ins w:id="2851" w:author="3.0" w:date="2014-09-02T17:33:00Z"/>
              <w:rFonts w:cs="Courier New"/>
              <w:sz w:val="21"/>
              <w:szCs w:val="21"/>
              <w:lang w:val="en-GB"/>
            </w:rPr>
          </w:rPrChange>
        </w:rPr>
        <w:pPrChange w:id="2852" w:author="3.0" w:date="2014-09-02T17:34:00Z">
          <w:pPr>
            <w:pStyle w:val="Textebrut"/>
            <w:spacing w:after="0"/>
          </w:pPr>
        </w:pPrChange>
      </w:pPr>
    </w:p>
    <w:p w:rsidR="003340C2" w:rsidRPr="003340C2" w:rsidRDefault="003340C2">
      <w:pPr>
        <w:pStyle w:val="ADANB"/>
        <w:rPr>
          <w:ins w:id="2853" w:author="3.0" w:date="2014-09-02T17:33:00Z"/>
          <w:rFonts w:cs="Courier New"/>
          <w:rPrChange w:id="2854" w:author="3.0" w:date="2014-09-02T17:34:00Z">
            <w:rPr>
              <w:ins w:id="2855" w:author="3.0" w:date="2014-09-02T17:33:00Z"/>
              <w:rFonts w:cs="Courier New"/>
              <w:sz w:val="21"/>
              <w:szCs w:val="21"/>
              <w:lang w:val="en-GB"/>
            </w:rPr>
          </w:rPrChange>
        </w:rPr>
        <w:pPrChange w:id="2856" w:author="3.0" w:date="2014-09-02T17:34:00Z">
          <w:pPr>
            <w:pStyle w:val="Textebrut"/>
            <w:spacing w:after="0"/>
          </w:pPr>
        </w:pPrChange>
      </w:pPr>
      <w:ins w:id="2857" w:author="3.0" w:date="2014-09-02T17:33:00Z">
        <w:r w:rsidRPr="003340C2">
          <w:rPr>
            <w:rFonts w:cs="Courier New"/>
            <w:rPrChange w:id="2858" w:author="3.0" w:date="2014-09-02T17:34:00Z">
              <w:rPr>
                <w:rFonts w:cs="Courier New"/>
                <w:b w:val="0"/>
                <w:sz w:val="21"/>
                <w:szCs w:val="21"/>
              </w:rPr>
            </w:rPrChange>
          </w:rPr>
          <w:t xml:space="preserve">  type RTM_OUT_MESSAGE_T (KIND : RTM_OUT_MESSAGE_KIND_T := RTM_OUT_MESSAGE_KIND_T'FIRST) is</w:t>
        </w:r>
      </w:ins>
    </w:p>
    <w:p w:rsidR="003340C2" w:rsidRPr="00004373" w:rsidRDefault="003340C2">
      <w:pPr>
        <w:pStyle w:val="ADANB"/>
        <w:rPr>
          <w:ins w:id="2859" w:author="3.0" w:date="2014-09-02T17:33:00Z"/>
          <w:rFonts w:cs="Courier New"/>
          <w:lang w:val="fr-BE"/>
          <w:rPrChange w:id="2860" w:author="3.0" w:date="2014-09-04T10:31:00Z">
            <w:rPr>
              <w:ins w:id="2861" w:author="3.0" w:date="2014-09-02T17:33:00Z"/>
              <w:rFonts w:cs="Courier New"/>
              <w:sz w:val="21"/>
              <w:szCs w:val="21"/>
            </w:rPr>
          </w:rPrChange>
        </w:rPr>
        <w:pPrChange w:id="2862" w:author="3.0" w:date="2014-09-02T17:34:00Z">
          <w:pPr>
            <w:pStyle w:val="Textebrut"/>
            <w:spacing w:after="0"/>
          </w:pPr>
        </w:pPrChange>
      </w:pPr>
      <w:ins w:id="2863" w:author="3.0" w:date="2014-09-02T17:33:00Z">
        <w:r w:rsidRPr="003340C2">
          <w:rPr>
            <w:rFonts w:cs="Courier New"/>
            <w:rPrChange w:id="2864" w:author="3.0" w:date="2014-09-02T17:34:00Z">
              <w:rPr>
                <w:rFonts w:cs="Courier New"/>
                <w:b w:val="0"/>
                <w:sz w:val="21"/>
                <w:szCs w:val="21"/>
              </w:rPr>
            </w:rPrChange>
          </w:rPr>
          <w:t xml:space="preserve">    </w:t>
        </w:r>
        <w:r w:rsidRPr="00004373">
          <w:rPr>
            <w:rFonts w:cs="Courier New"/>
            <w:lang w:val="fr-BE"/>
            <w:rPrChange w:id="2865" w:author="3.0" w:date="2014-09-04T10:31:00Z">
              <w:rPr>
                <w:rFonts w:cs="Courier New"/>
                <w:b w:val="0"/>
                <w:sz w:val="21"/>
                <w:szCs w:val="21"/>
              </w:rPr>
            </w:rPrChange>
          </w:rPr>
          <w:t>record</w:t>
        </w:r>
      </w:ins>
    </w:p>
    <w:p w:rsidR="003340C2" w:rsidRPr="00004373" w:rsidRDefault="003340C2">
      <w:pPr>
        <w:pStyle w:val="ADANB"/>
        <w:rPr>
          <w:ins w:id="2866" w:author="3.0" w:date="2014-09-02T17:33:00Z"/>
          <w:rFonts w:cs="Courier New"/>
          <w:lang w:val="fr-BE"/>
          <w:rPrChange w:id="2867" w:author="3.0" w:date="2014-09-04T10:31:00Z">
            <w:rPr>
              <w:ins w:id="2868" w:author="3.0" w:date="2014-09-02T17:33:00Z"/>
              <w:rFonts w:cs="Courier New"/>
              <w:sz w:val="21"/>
              <w:szCs w:val="21"/>
            </w:rPr>
          </w:rPrChange>
        </w:rPr>
        <w:pPrChange w:id="2869" w:author="3.0" w:date="2014-09-02T17:34:00Z">
          <w:pPr>
            <w:pStyle w:val="Textebrut"/>
            <w:spacing w:after="0"/>
          </w:pPr>
        </w:pPrChange>
      </w:pPr>
      <w:ins w:id="2870" w:author="3.0" w:date="2014-09-02T17:33:00Z">
        <w:r w:rsidRPr="00004373">
          <w:rPr>
            <w:rFonts w:cs="Courier New"/>
            <w:lang w:val="fr-BE"/>
            <w:rPrChange w:id="2871" w:author="3.0" w:date="2014-09-04T10:31:00Z">
              <w:rPr>
                <w:rFonts w:cs="Courier New"/>
                <w:b w:val="0"/>
                <w:sz w:val="21"/>
                <w:szCs w:val="21"/>
              </w:rPr>
            </w:rPrChange>
          </w:rPr>
          <w:t xml:space="preserve">      RADIO_DEVICE : ETCS_ID_T;</w:t>
        </w:r>
      </w:ins>
    </w:p>
    <w:p w:rsidR="003340C2" w:rsidRPr="003340C2" w:rsidRDefault="003340C2">
      <w:pPr>
        <w:pStyle w:val="ADANB"/>
        <w:rPr>
          <w:ins w:id="2872" w:author="3.0" w:date="2014-09-02T17:33:00Z"/>
          <w:rFonts w:cs="Courier New"/>
          <w:rPrChange w:id="2873" w:author="3.0" w:date="2014-09-02T17:34:00Z">
            <w:rPr>
              <w:ins w:id="2874" w:author="3.0" w:date="2014-09-02T17:33:00Z"/>
              <w:rFonts w:cs="Courier New"/>
              <w:sz w:val="21"/>
              <w:szCs w:val="21"/>
              <w:lang w:val="en-GB"/>
            </w:rPr>
          </w:rPrChange>
        </w:rPr>
        <w:pPrChange w:id="2875" w:author="3.0" w:date="2014-09-02T17:34:00Z">
          <w:pPr>
            <w:pStyle w:val="Textebrut"/>
            <w:spacing w:after="0"/>
          </w:pPr>
        </w:pPrChange>
      </w:pPr>
      <w:ins w:id="2876" w:author="3.0" w:date="2014-09-02T17:33:00Z">
        <w:r w:rsidRPr="00004373">
          <w:rPr>
            <w:rFonts w:cs="Courier New"/>
            <w:lang w:val="fr-BE"/>
            <w:rPrChange w:id="2877" w:author="3.0" w:date="2014-09-04T10:31:00Z">
              <w:rPr>
                <w:rFonts w:cs="Courier New"/>
                <w:b w:val="0"/>
                <w:sz w:val="21"/>
                <w:szCs w:val="21"/>
              </w:rPr>
            </w:rPrChange>
          </w:rPr>
          <w:t xml:space="preserve">      </w:t>
        </w:r>
        <w:r w:rsidRPr="003340C2">
          <w:rPr>
            <w:rFonts w:cs="Courier New"/>
            <w:rPrChange w:id="2878" w:author="3.0" w:date="2014-09-02T17:34:00Z">
              <w:rPr>
                <w:rFonts w:cs="Courier New"/>
                <w:b w:val="0"/>
                <w:sz w:val="21"/>
                <w:szCs w:val="21"/>
              </w:rPr>
            </w:rPrChange>
          </w:rPr>
          <w:t>case KIND is</w:t>
        </w:r>
      </w:ins>
    </w:p>
    <w:p w:rsidR="003340C2" w:rsidRPr="003340C2" w:rsidRDefault="003340C2">
      <w:pPr>
        <w:pStyle w:val="ADANB"/>
        <w:rPr>
          <w:ins w:id="2879" w:author="3.0" w:date="2014-09-02T17:33:00Z"/>
          <w:rFonts w:cs="Courier New"/>
          <w:rPrChange w:id="2880" w:author="3.0" w:date="2014-09-02T17:34:00Z">
            <w:rPr>
              <w:ins w:id="2881" w:author="3.0" w:date="2014-09-02T17:33:00Z"/>
              <w:rFonts w:cs="Courier New"/>
              <w:sz w:val="21"/>
              <w:szCs w:val="21"/>
              <w:lang w:val="en-GB"/>
            </w:rPr>
          </w:rPrChange>
        </w:rPr>
        <w:pPrChange w:id="2882" w:author="3.0" w:date="2014-09-02T17:34:00Z">
          <w:pPr>
            <w:pStyle w:val="Textebrut"/>
            <w:spacing w:after="0"/>
          </w:pPr>
        </w:pPrChange>
      </w:pPr>
      <w:ins w:id="2883" w:author="3.0" w:date="2014-09-02T17:33:00Z">
        <w:r w:rsidRPr="003340C2">
          <w:rPr>
            <w:rFonts w:cs="Courier New"/>
            <w:rPrChange w:id="2884" w:author="3.0" w:date="2014-09-02T17:34:00Z">
              <w:rPr>
                <w:rFonts w:cs="Courier New"/>
                <w:b w:val="0"/>
                <w:sz w:val="21"/>
                <w:szCs w:val="21"/>
              </w:rPr>
            </w:rPrChange>
          </w:rPr>
          <w:t xml:space="preserve">        when NETWORK_REQUEST =&gt;</w:t>
        </w:r>
      </w:ins>
    </w:p>
    <w:p w:rsidR="003340C2" w:rsidRPr="003340C2" w:rsidRDefault="003340C2">
      <w:pPr>
        <w:pStyle w:val="ADANB"/>
        <w:rPr>
          <w:ins w:id="2885" w:author="3.0" w:date="2014-09-02T17:33:00Z"/>
          <w:rFonts w:cs="Courier New"/>
          <w:rPrChange w:id="2886" w:author="3.0" w:date="2014-09-02T17:34:00Z">
            <w:rPr>
              <w:ins w:id="2887" w:author="3.0" w:date="2014-09-02T17:33:00Z"/>
              <w:rFonts w:cs="Courier New"/>
              <w:sz w:val="21"/>
              <w:szCs w:val="21"/>
              <w:lang w:val="en-GB"/>
            </w:rPr>
          </w:rPrChange>
        </w:rPr>
        <w:pPrChange w:id="2888" w:author="3.0" w:date="2014-09-02T17:34:00Z">
          <w:pPr>
            <w:pStyle w:val="Textebrut"/>
            <w:spacing w:after="0"/>
          </w:pPr>
        </w:pPrChange>
      </w:pPr>
      <w:ins w:id="2889" w:author="3.0" w:date="2014-09-02T17:33:00Z">
        <w:r w:rsidRPr="003340C2">
          <w:rPr>
            <w:rFonts w:cs="Courier New"/>
            <w:rPrChange w:id="2890" w:author="3.0" w:date="2014-09-02T17:34:00Z">
              <w:rPr>
                <w:rFonts w:cs="Courier New"/>
                <w:b w:val="0"/>
                <w:sz w:val="21"/>
                <w:szCs w:val="21"/>
              </w:rPr>
            </w:rPrChange>
          </w:rPr>
          <w:t xml:space="preserve">          NETWORK_INFO : NETWORK_REGISTRATION_INFO_T;</w:t>
        </w:r>
      </w:ins>
    </w:p>
    <w:p w:rsidR="003340C2" w:rsidRPr="003340C2" w:rsidRDefault="003340C2">
      <w:pPr>
        <w:pStyle w:val="ADANB"/>
        <w:rPr>
          <w:ins w:id="2891" w:author="3.0" w:date="2014-09-02T17:33:00Z"/>
          <w:rFonts w:cs="Courier New"/>
          <w:rPrChange w:id="2892" w:author="3.0" w:date="2014-09-02T17:34:00Z">
            <w:rPr>
              <w:ins w:id="2893" w:author="3.0" w:date="2014-09-02T17:33:00Z"/>
              <w:rFonts w:cs="Courier New"/>
              <w:sz w:val="21"/>
              <w:szCs w:val="21"/>
              <w:lang w:val="en-GB"/>
            </w:rPr>
          </w:rPrChange>
        </w:rPr>
        <w:pPrChange w:id="2894" w:author="3.0" w:date="2014-09-02T17:34:00Z">
          <w:pPr>
            <w:pStyle w:val="Textebrut"/>
            <w:spacing w:after="0"/>
          </w:pPr>
        </w:pPrChange>
      </w:pPr>
    </w:p>
    <w:p w:rsidR="003340C2" w:rsidRPr="003340C2" w:rsidRDefault="003340C2">
      <w:pPr>
        <w:pStyle w:val="ADANB"/>
        <w:rPr>
          <w:ins w:id="2895" w:author="3.0" w:date="2014-09-02T17:33:00Z"/>
          <w:rFonts w:cs="Courier New"/>
          <w:rPrChange w:id="2896" w:author="3.0" w:date="2014-09-02T17:34:00Z">
            <w:rPr>
              <w:ins w:id="2897" w:author="3.0" w:date="2014-09-02T17:33:00Z"/>
              <w:rFonts w:cs="Courier New"/>
              <w:sz w:val="21"/>
              <w:szCs w:val="21"/>
              <w:lang w:val="en-GB"/>
            </w:rPr>
          </w:rPrChange>
        </w:rPr>
        <w:pPrChange w:id="2898" w:author="3.0" w:date="2014-09-02T17:34:00Z">
          <w:pPr>
            <w:pStyle w:val="Textebrut"/>
            <w:spacing w:after="0"/>
          </w:pPr>
        </w:pPrChange>
      </w:pPr>
      <w:ins w:id="2899" w:author="3.0" w:date="2014-09-02T17:33:00Z">
        <w:r w:rsidRPr="003340C2">
          <w:rPr>
            <w:rFonts w:cs="Courier New"/>
            <w:rPrChange w:id="2900" w:author="3.0" w:date="2014-09-02T17:34:00Z">
              <w:rPr>
                <w:rFonts w:cs="Courier New"/>
                <w:b w:val="0"/>
                <w:sz w:val="21"/>
                <w:szCs w:val="21"/>
              </w:rPr>
            </w:rPrChange>
          </w:rPr>
          <w:t xml:space="preserve">        when CONNECTION_REQUEST =&gt;</w:t>
        </w:r>
      </w:ins>
    </w:p>
    <w:p w:rsidR="003340C2" w:rsidRPr="003340C2" w:rsidRDefault="003340C2">
      <w:pPr>
        <w:pStyle w:val="ADANB"/>
        <w:rPr>
          <w:ins w:id="2901" w:author="3.0" w:date="2014-09-02T17:33:00Z"/>
          <w:rFonts w:cs="Courier New"/>
          <w:rPrChange w:id="2902" w:author="3.0" w:date="2014-09-02T17:34:00Z">
            <w:rPr>
              <w:ins w:id="2903" w:author="3.0" w:date="2014-09-02T17:33:00Z"/>
              <w:rFonts w:cs="Courier New"/>
              <w:sz w:val="21"/>
              <w:szCs w:val="21"/>
              <w:lang w:val="en-GB"/>
            </w:rPr>
          </w:rPrChange>
        </w:rPr>
        <w:pPrChange w:id="2904" w:author="3.0" w:date="2014-09-02T17:34:00Z">
          <w:pPr>
            <w:pStyle w:val="Textebrut"/>
            <w:spacing w:after="0"/>
          </w:pPr>
        </w:pPrChange>
      </w:pPr>
      <w:ins w:id="2905" w:author="3.0" w:date="2014-09-02T17:33:00Z">
        <w:r w:rsidRPr="003340C2">
          <w:rPr>
            <w:rFonts w:cs="Courier New"/>
            <w:rPrChange w:id="2906" w:author="3.0" w:date="2014-09-02T17:34:00Z">
              <w:rPr>
                <w:rFonts w:cs="Courier New"/>
                <w:b w:val="0"/>
                <w:sz w:val="21"/>
                <w:szCs w:val="21"/>
              </w:rPr>
            </w:rPrChange>
          </w:rPr>
          <w:t xml:space="preserve">          CALL_INFO : CALL_INFO_T;</w:t>
        </w:r>
      </w:ins>
    </w:p>
    <w:p w:rsidR="003340C2" w:rsidRPr="003340C2" w:rsidRDefault="003340C2">
      <w:pPr>
        <w:pStyle w:val="ADANB"/>
        <w:rPr>
          <w:ins w:id="2907" w:author="3.0" w:date="2014-09-02T17:33:00Z"/>
          <w:rFonts w:cs="Courier New"/>
          <w:rPrChange w:id="2908" w:author="3.0" w:date="2014-09-02T17:34:00Z">
            <w:rPr>
              <w:ins w:id="2909" w:author="3.0" w:date="2014-09-02T17:33:00Z"/>
              <w:rFonts w:cs="Courier New"/>
              <w:sz w:val="21"/>
              <w:szCs w:val="21"/>
              <w:lang w:val="en-GB"/>
            </w:rPr>
          </w:rPrChange>
        </w:rPr>
        <w:pPrChange w:id="2910" w:author="3.0" w:date="2014-09-02T17:34:00Z">
          <w:pPr>
            <w:pStyle w:val="Textebrut"/>
            <w:spacing w:after="0"/>
          </w:pPr>
        </w:pPrChange>
      </w:pPr>
      <w:ins w:id="2911" w:author="3.0" w:date="2014-09-02T17:33:00Z">
        <w:r w:rsidRPr="003340C2">
          <w:rPr>
            <w:rFonts w:cs="Courier New"/>
            <w:rPrChange w:id="2912" w:author="3.0" w:date="2014-09-02T17:34:00Z">
              <w:rPr>
                <w:rFonts w:cs="Courier New"/>
                <w:b w:val="0"/>
                <w:sz w:val="21"/>
                <w:szCs w:val="21"/>
              </w:rPr>
            </w:rPrChange>
          </w:rPr>
          <w:t xml:space="preserve">          PRIORITY  : RADIO_PRIORITY_LEVEL_T;</w:t>
        </w:r>
      </w:ins>
    </w:p>
    <w:p w:rsidR="003340C2" w:rsidRPr="003340C2" w:rsidRDefault="003340C2">
      <w:pPr>
        <w:pStyle w:val="ADANB"/>
        <w:rPr>
          <w:ins w:id="2913" w:author="3.0" w:date="2014-09-02T17:33:00Z"/>
          <w:rFonts w:cs="Courier New"/>
          <w:rPrChange w:id="2914" w:author="3.0" w:date="2014-09-02T17:34:00Z">
            <w:rPr>
              <w:ins w:id="2915" w:author="3.0" w:date="2014-09-02T17:33:00Z"/>
              <w:rFonts w:cs="Courier New"/>
              <w:sz w:val="21"/>
              <w:szCs w:val="21"/>
              <w:lang w:val="en-GB"/>
            </w:rPr>
          </w:rPrChange>
        </w:rPr>
        <w:pPrChange w:id="2916" w:author="3.0" w:date="2014-09-02T17:34:00Z">
          <w:pPr>
            <w:pStyle w:val="Textebrut"/>
            <w:spacing w:after="0"/>
          </w:pPr>
        </w:pPrChange>
      </w:pPr>
    </w:p>
    <w:p w:rsidR="003340C2" w:rsidRPr="003340C2" w:rsidRDefault="003340C2">
      <w:pPr>
        <w:pStyle w:val="ADANB"/>
        <w:rPr>
          <w:ins w:id="2917" w:author="3.0" w:date="2014-09-02T17:33:00Z"/>
          <w:rFonts w:cs="Courier New"/>
          <w:rPrChange w:id="2918" w:author="3.0" w:date="2014-09-02T17:34:00Z">
            <w:rPr>
              <w:ins w:id="2919" w:author="3.0" w:date="2014-09-02T17:33:00Z"/>
              <w:rFonts w:cs="Courier New"/>
              <w:sz w:val="21"/>
              <w:szCs w:val="21"/>
              <w:lang w:val="en-GB"/>
            </w:rPr>
          </w:rPrChange>
        </w:rPr>
        <w:pPrChange w:id="2920" w:author="3.0" w:date="2014-09-02T17:34:00Z">
          <w:pPr>
            <w:pStyle w:val="Textebrut"/>
            <w:spacing w:after="0"/>
          </w:pPr>
        </w:pPrChange>
      </w:pPr>
      <w:ins w:id="2921" w:author="3.0" w:date="2014-09-02T17:33:00Z">
        <w:r w:rsidRPr="003340C2">
          <w:rPr>
            <w:rFonts w:cs="Courier New"/>
            <w:rPrChange w:id="2922" w:author="3.0" w:date="2014-09-02T17:34:00Z">
              <w:rPr>
                <w:rFonts w:cs="Courier New"/>
                <w:b w:val="0"/>
                <w:sz w:val="21"/>
                <w:szCs w:val="21"/>
              </w:rPr>
            </w:rPrChange>
          </w:rPr>
          <w:t xml:space="preserve">        when DISCONNECTION_REQUEST</w:t>
        </w:r>
      </w:ins>
    </w:p>
    <w:p w:rsidR="003340C2" w:rsidRPr="003340C2" w:rsidRDefault="003340C2">
      <w:pPr>
        <w:pStyle w:val="ADANB"/>
        <w:rPr>
          <w:ins w:id="2923" w:author="3.0" w:date="2014-09-02T17:33:00Z"/>
          <w:rFonts w:cs="Courier New"/>
          <w:rPrChange w:id="2924" w:author="3.0" w:date="2014-09-02T17:34:00Z">
            <w:rPr>
              <w:ins w:id="2925" w:author="3.0" w:date="2014-09-02T17:33:00Z"/>
              <w:rFonts w:cs="Courier New"/>
              <w:sz w:val="21"/>
              <w:szCs w:val="21"/>
              <w:lang w:val="en-GB"/>
            </w:rPr>
          </w:rPrChange>
        </w:rPr>
        <w:pPrChange w:id="2926" w:author="3.0" w:date="2014-09-02T17:34:00Z">
          <w:pPr>
            <w:pStyle w:val="Textebrut"/>
            <w:spacing w:after="0"/>
          </w:pPr>
        </w:pPrChange>
      </w:pPr>
      <w:ins w:id="2927" w:author="3.0" w:date="2014-09-02T17:33:00Z">
        <w:r w:rsidRPr="003340C2">
          <w:rPr>
            <w:rFonts w:cs="Courier New"/>
            <w:rPrChange w:id="2928" w:author="3.0" w:date="2014-09-02T17:34:00Z">
              <w:rPr>
                <w:rFonts w:cs="Courier New"/>
                <w:b w:val="0"/>
                <w:sz w:val="21"/>
                <w:szCs w:val="21"/>
              </w:rPr>
            </w:rPrChange>
          </w:rPr>
          <w:t xml:space="preserve">           | RESET_CONNECTION =&gt;</w:t>
        </w:r>
      </w:ins>
    </w:p>
    <w:p w:rsidR="003340C2" w:rsidRPr="003340C2" w:rsidRDefault="003340C2">
      <w:pPr>
        <w:pStyle w:val="ADANB"/>
        <w:rPr>
          <w:ins w:id="2929" w:author="3.0" w:date="2014-09-02T17:33:00Z"/>
          <w:rFonts w:cs="Courier New"/>
          <w:rPrChange w:id="2930" w:author="3.0" w:date="2014-09-02T17:34:00Z">
            <w:rPr>
              <w:ins w:id="2931" w:author="3.0" w:date="2014-09-02T17:33:00Z"/>
              <w:rFonts w:cs="Courier New"/>
              <w:sz w:val="21"/>
              <w:szCs w:val="21"/>
              <w:lang w:val="en-GB"/>
            </w:rPr>
          </w:rPrChange>
        </w:rPr>
        <w:pPrChange w:id="2932" w:author="3.0" w:date="2014-09-02T17:34:00Z">
          <w:pPr>
            <w:pStyle w:val="Textebrut"/>
            <w:spacing w:after="0"/>
          </w:pPr>
        </w:pPrChange>
      </w:pPr>
      <w:ins w:id="2933" w:author="3.0" w:date="2014-09-02T17:33:00Z">
        <w:r w:rsidRPr="003340C2">
          <w:rPr>
            <w:rFonts w:cs="Courier New"/>
            <w:rPrChange w:id="2934" w:author="3.0" w:date="2014-09-02T17:34:00Z">
              <w:rPr>
                <w:rFonts w:cs="Courier New"/>
                <w:b w:val="0"/>
                <w:sz w:val="21"/>
                <w:szCs w:val="21"/>
              </w:rPr>
            </w:rPrChange>
          </w:rPr>
          <w:t xml:space="preserve">          REASON : RTM_DIAGNOSTIC_CODE_T;</w:t>
        </w:r>
      </w:ins>
    </w:p>
    <w:p w:rsidR="003340C2" w:rsidRPr="003340C2" w:rsidRDefault="003340C2">
      <w:pPr>
        <w:pStyle w:val="ADANB"/>
        <w:rPr>
          <w:ins w:id="2935" w:author="3.0" w:date="2014-09-02T17:33:00Z"/>
          <w:rFonts w:cs="Courier New"/>
          <w:rPrChange w:id="2936" w:author="3.0" w:date="2014-09-02T17:34:00Z">
            <w:rPr>
              <w:ins w:id="2937" w:author="3.0" w:date="2014-09-02T17:33:00Z"/>
              <w:rFonts w:cs="Courier New"/>
              <w:sz w:val="21"/>
              <w:szCs w:val="21"/>
              <w:lang w:val="en-GB"/>
            </w:rPr>
          </w:rPrChange>
        </w:rPr>
        <w:pPrChange w:id="2938" w:author="3.0" w:date="2014-09-02T17:34:00Z">
          <w:pPr>
            <w:pStyle w:val="Textebrut"/>
            <w:spacing w:after="0"/>
          </w:pPr>
        </w:pPrChange>
      </w:pPr>
    </w:p>
    <w:p w:rsidR="003340C2" w:rsidRPr="003340C2" w:rsidRDefault="003340C2">
      <w:pPr>
        <w:pStyle w:val="ADANB"/>
        <w:rPr>
          <w:ins w:id="2939" w:author="3.0" w:date="2014-09-02T17:33:00Z"/>
          <w:rFonts w:cs="Courier New"/>
          <w:rPrChange w:id="2940" w:author="3.0" w:date="2014-09-02T17:34:00Z">
            <w:rPr>
              <w:ins w:id="2941" w:author="3.0" w:date="2014-09-02T17:33:00Z"/>
              <w:rFonts w:cs="Courier New"/>
              <w:sz w:val="21"/>
              <w:szCs w:val="21"/>
              <w:lang w:val="en-GB"/>
            </w:rPr>
          </w:rPrChange>
        </w:rPr>
        <w:pPrChange w:id="2942" w:author="3.0" w:date="2014-09-02T17:34:00Z">
          <w:pPr>
            <w:pStyle w:val="Textebrut"/>
            <w:spacing w:after="0"/>
          </w:pPr>
        </w:pPrChange>
      </w:pPr>
      <w:ins w:id="2943" w:author="3.0" w:date="2014-09-02T17:33:00Z">
        <w:r w:rsidRPr="003340C2">
          <w:rPr>
            <w:rFonts w:cs="Courier New"/>
            <w:rPrChange w:id="2944" w:author="3.0" w:date="2014-09-02T17:34:00Z">
              <w:rPr>
                <w:rFonts w:cs="Courier New"/>
                <w:b w:val="0"/>
                <w:sz w:val="21"/>
                <w:szCs w:val="21"/>
              </w:rPr>
            </w:rPrChange>
          </w:rPr>
          <w:t xml:space="preserve">        when INFINITE_CONNECTION_ATTEMPTS =&gt;</w:t>
        </w:r>
      </w:ins>
    </w:p>
    <w:p w:rsidR="003340C2" w:rsidRPr="003340C2" w:rsidRDefault="003340C2">
      <w:pPr>
        <w:pStyle w:val="ADANB"/>
        <w:rPr>
          <w:ins w:id="2945" w:author="3.0" w:date="2014-09-02T17:33:00Z"/>
          <w:rFonts w:cs="Courier New"/>
          <w:rPrChange w:id="2946" w:author="3.0" w:date="2014-09-02T17:34:00Z">
            <w:rPr>
              <w:ins w:id="2947" w:author="3.0" w:date="2014-09-02T17:33:00Z"/>
              <w:rFonts w:cs="Courier New"/>
              <w:sz w:val="21"/>
              <w:szCs w:val="21"/>
              <w:lang w:val="en-GB"/>
            </w:rPr>
          </w:rPrChange>
        </w:rPr>
        <w:pPrChange w:id="2948" w:author="3.0" w:date="2014-09-02T17:34:00Z">
          <w:pPr>
            <w:pStyle w:val="Textebrut"/>
            <w:spacing w:after="0"/>
          </w:pPr>
        </w:pPrChange>
      </w:pPr>
      <w:ins w:id="2949" w:author="3.0" w:date="2014-09-02T17:33:00Z">
        <w:r w:rsidRPr="003340C2">
          <w:rPr>
            <w:rFonts w:cs="Courier New"/>
            <w:rPrChange w:id="2950" w:author="3.0" w:date="2014-09-02T17:34:00Z">
              <w:rPr>
                <w:rFonts w:cs="Courier New"/>
                <w:b w:val="0"/>
                <w:sz w:val="21"/>
                <w:szCs w:val="21"/>
              </w:rPr>
            </w:rPrChange>
          </w:rPr>
          <w:t xml:space="preserve">          null;</w:t>
        </w:r>
      </w:ins>
    </w:p>
    <w:p w:rsidR="003340C2" w:rsidRPr="003340C2" w:rsidRDefault="003340C2">
      <w:pPr>
        <w:pStyle w:val="ADANB"/>
        <w:rPr>
          <w:ins w:id="2951" w:author="3.0" w:date="2014-09-02T17:33:00Z"/>
          <w:rFonts w:cs="Courier New"/>
          <w:rPrChange w:id="2952" w:author="3.0" w:date="2014-09-02T17:34:00Z">
            <w:rPr>
              <w:ins w:id="2953" w:author="3.0" w:date="2014-09-02T17:33:00Z"/>
              <w:rFonts w:cs="Courier New"/>
              <w:sz w:val="21"/>
              <w:szCs w:val="21"/>
              <w:lang w:val="en-GB"/>
            </w:rPr>
          </w:rPrChange>
        </w:rPr>
        <w:pPrChange w:id="2954" w:author="3.0" w:date="2014-09-02T17:34:00Z">
          <w:pPr>
            <w:pStyle w:val="Textebrut"/>
            <w:spacing w:after="0"/>
          </w:pPr>
        </w:pPrChange>
      </w:pPr>
    </w:p>
    <w:p w:rsidR="003340C2" w:rsidRPr="003340C2" w:rsidRDefault="003340C2">
      <w:pPr>
        <w:pStyle w:val="ADANB"/>
        <w:rPr>
          <w:ins w:id="2955" w:author="3.0" w:date="2014-09-02T17:33:00Z"/>
          <w:rFonts w:cs="Courier New"/>
          <w:rPrChange w:id="2956" w:author="3.0" w:date="2014-09-02T17:34:00Z">
            <w:rPr>
              <w:ins w:id="2957" w:author="3.0" w:date="2014-09-02T17:33:00Z"/>
              <w:rFonts w:cs="Courier New"/>
              <w:sz w:val="21"/>
              <w:szCs w:val="21"/>
              <w:lang w:val="en-GB"/>
            </w:rPr>
          </w:rPrChange>
        </w:rPr>
        <w:pPrChange w:id="2958" w:author="3.0" w:date="2014-09-02T17:34:00Z">
          <w:pPr>
            <w:pStyle w:val="Textebrut"/>
            <w:spacing w:after="0"/>
          </w:pPr>
        </w:pPrChange>
      </w:pPr>
      <w:ins w:id="2959" w:author="3.0" w:date="2014-09-02T17:33:00Z">
        <w:r w:rsidRPr="003340C2">
          <w:rPr>
            <w:rFonts w:cs="Courier New"/>
            <w:rPrChange w:id="2960" w:author="3.0" w:date="2014-09-02T17:34:00Z">
              <w:rPr>
                <w:rFonts w:cs="Courier New"/>
                <w:b w:val="0"/>
                <w:sz w:val="21"/>
                <w:szCs w:val="21"/>
              </w:rPr>
            </w:rPrChange>
          </w:rPr>
          <w:t xml:space="preserve">        when CHANGE_OF_PRIORITY =&gt;</w:t>
        </w:r>
      </w:ins>
    </w:p>
    <w:p w:rsidR="003340C2" w:rsidRPr="003340C2" w:rsidRDefault="003340C2">
      <w:pPr>
        <w:pStyle w:val="ADANB"/>
        <w:rPr>
          <w:ins w:id="2961" w:author="3.0" w:date="2014-09-02T17:33:00Z"/>
          <w:rFonts w:cs="Courier New"/>
          <w:rPrChange w:id="2962" w:author="3.0" w:date="2014-09-02T17:34:00Z">
            <w:rPr>
              <w:ins w:id="2963" w:author="3.0" w:date="2014-09-02T17:33:00Z"/>
              <w:rFonts w:cs="Courier New"/>
              <w:sz w:val="21"/>
              <w:szCs w:val="21"/>
              <w:lang w:val="en-GB"/>
            </w:rPr>
          </w:rPrChange>
        </w:rPr>
        <w:pPrChange w:id="2964" w:author="3.0" w:date="2014-09-02T17:34:00Z">
          <w:pPr>
            <w:pStyle w:val="Textebrut"/>
            <w:spacing w:after="0"/>
          </w:pPr>
        </w:pPrChange>
      </w:pPr>
      <w:ins w:id="2965" w:author="3.0" w:date="2014-09-02T17:33:00Z">
        <w:r w:rsidRPr="003340C2">
          <w:rPr>
            <w:rFonts w:cs="Courier New"/>
            <w:rPrChange w:id="2966" w:author="3.0" w:date="2014-09-02T17:34:00Z">
              <w:rPr>
                <w:rFonts w:cs="Courier New"/>
                <w:b w:val="0"/>
                <w:sz w:val="21"/>
                <w:szCs w:val="21"/>
              </w:rPr>
            </w:rPrChange>
          </w:rPr>
          <w:t xml:space="preserve">          NEW_PRIORITY : RADIO_PRIORITY_LEVEL_T;</w:t>
        </w:r>
      </w:ins>
    </w:p>
    <w:p w:rsidR="003340C2" w:rsidRPr="003340C2" w:rsidRDefault="003340C2">
      <w:pPr>
        <w:pStyle w:val="ADANB"/>
        <w:rPr>
          <w:ins w:id="2967" w:author="3.0" w:date="2014-09-02T17:33:00Z"/>
          <w:rFonts w:cs="Courier New"/>
          <w:rPrChange w:id="2968" w:author="3.0" w:date="2014-09-02T17:34:00Z">
            <w:rPr>
              <w:ins w:id="2969" w:author="3.0" w:date="2014-09-02T17:33:00Z"/>
              <w:rFonts w:cs="Courier New"/>
              <w:sz w:val="21"/>
              <w:szCs w:val="21"/>
              <w:lang w:val="en-GB"/>
            </w:rPr>
          </w:rPrChange>
        </w:rPr>
        <w:pPrChange w:id="2970" w:author="3.0" w:date="2014-09-02T17:34:00Z">
          <w:pPr>
            <w:pStyle w:val="Textebrut"/>
            <w:spacing w:after="0"/>
          </w:pPr>
        </w:pPrChange>
      </w:pPr>
    </w:p>
    <w:p w:rsidR="003340C2" w:rsidRPr="003340C2" w:rsidRDefault="003340C2">
      <w:pPr>
        <w:pStyle w:val="ADANB"/>
        <w:rPr>
          <w:ins w:id="2971" w:author="3.0" w:date="2014-09-02T17:33:00Z"/>
          <w:rFonts w:cs="Courier New"/>
          <w:rPrChange w:id="2972" w:author="3.0" w:date="2014-09-02T17:34:00Z">
            <w:rPr>
              <w:ins w:id="2973" w:author="3.0" w:date="2014-09-02T17:33:00Z"/>
              <w:rFonts w:cs="Courier New"/>
              <w:sz w:val="21"/>
              <w:szCs w:val="21"/>
              <w:lang w:val="en-GB"/>
            </w:rPr>
          </w:rPrChange>
        </w:rPr>
        <w:pPrChange w:id="2974" w:author="3.0" w:date="2014-09-02T17:34:00Z">
          <w:pPr>
            <w:pStyle w:val="Textebrut"/>
            <w:spacing w:after="0"/>
          </w:pPr>
        </w:pPrChange>
      </w:pPr>
      <w:ins w:id="2975" w:author="3.0" w:date="2014-09-02T17:33:00Z">
        <w:r w:rsidRPr="003340C2">
          <w:rPr>
            <w:rFonts w:cs="Courier New"/>
            <w:rPrChange w:id="2976" w:author="3.0" w:date="2014-09-02T17:34:00Z">
              <w:rPr>
                <w:rFonts w:cs="Courier New"/>
                <w:b w:val="0"/>
                <w:sz w:val="21"/>
                <w:szCs w:val="21"/>
              </w:rPr>
            </w:rPrChange>
          </w:rPr>
          <w:t xml:space="preserve">        when DATA =&gt;</w:t>
        </w:r>
      </w:ins>
    </w:p>
    <w:p w:rsidR="003340C2" w:rsidRPr="003340C2" w:rsidRDefault="003340C2">
      <w:pPr>
        <w:pStyle w:val="ADANB"/>
        <w:rPr>
          <w:ins w:id="2977" w:author="3.0" w:date="2014-09-02T17:33:00Z"/>
          <w:rFonts w:cs="Courier New"/>
          <w:rPrChange w:id="2978" w:author="3.0" w:date="2014-09-02T17:34:00Z">
            <w:rPr>
              <w:ins w:id="2979" w:author="3.0" w:date="2014-09-02T17:33:00Z"/>
              <w:rFonts w:cs="Courier New"/>
              <w:sz w:val="21"/>
              <w:szCs w:val="21"/>
              <w:lang w:val="en-GB"/>
            </w:rPr>
          </w:rPrChange>
        </w:rPr>
        <w:pPrChange w:id="2980" w:author="3.0" w:date="2014-09-02T17:34:00Z">
          <w:pPr>
            <w:pStyle w:val="Textebrut"/>
            <w:spacing w:after="0"/>
          </w:pPr>
        </w:pPrChange>
      </w:pPr>
      <w:ins w:id="2981" w:author="3.0" w:date="2014-09-02T17:33:00Z">
        <w:r w:rsidRPr="003340C2">
          <w:rPr>
            <w:rFonts w:cs="Courier New"/>
            <w:rPrChange w:id="2982" w:author="3.0" w:date="2014-09-02T17:34:00Z">
              <w:rPr>
                <w:rFonts w:cs="Courier New"/>
                <w:b w:val="0"/>
                <w:sz w:val="21"/>
                <w:szCs w:val="21"/>
              </w:rPr>
            </w:rPrChange>
          </w:rPr>
          <w:t xml:space="preserve">          DATA : INTERFACE_LANGUAGE_TYPES.RTM_MESSAGE_T;</w:t>
        </w:r>
      </w:ins>
    </w:p>
    <w:p w:rsidR="003340C2" w:rsidRPr="003340C2" w:rsidRDefault="003340C2">
      <w:pPr>
        <w:pStyle w:val="ADANB"/>
        <w:rPr>
          <w:ins w:id="2983" w:author="3.0" w:date="2014-09-02T17:33:00Z"/>
          <w:rFonts w:cs="Courier New"/>
          <w:rPrChange w:id="2984" w:author="3.0" w:date="2014-09-02T17:34:00Z">
            <w:rPr>
              <w:ins w:id="2985" w:author="3.0" w:date="2014-09-02T17:33:00Z"/>
              <w:rFonts w:cs="Courier New"/>
              <w:sz w:val="21"/>
              <w:szCs w:val="21"/>
              <w:lang w:val="en-GB"/>
            </w:rPr>
          </w:rPrChange>
        </w:rPr>
        <w:pPrChange w:id="2986" w:author="3.0" w:date="2014-09-02T17:34:00Z">
          <w:pPr>
            <w:pStyle w:val="Textebrut"/>
            <w:spacing w:after="0"/>
          </w:pPr>
        </w:pPrChange>
      </w:pPr>
    </w:p>
    <w:p w:rsidR="003340C2" w:rsidRPr="003340C2" w:rsidRDefault="003340C2">
      <w:pPr>
        <w:pStyle w:val="ADANB"/>
        <w:rPr>
          <w:ins w:id="2987" w:author="3.0" w:date="2014-09-02T17:33:00Z"/>
          <w:rFonts w:cs="Courier New"/>
          <w:rPrChange w:id="2988" w:author="3.0" w:date="2014-09-02T17:34:00Z">
            <w:rPr>
              <w:ins w:id="2989" w:author="3.0" w:date="2014-09-02T17:33:00Z"/>
              <w:rFonts w:cs="Courier New"/>
              <w:sz w:val="21"/>
              <w:szCs w:val="21"/>
              <w:lang w:val="en-GB"/>
            </w:rPr>
          </w:rPrChange>
        </w:rPr>
        <w:pPrChange w:id="2990" w:author="3.0" w:date="2014-09-02T17:34:00Z">
          <w:pPr>
            <w:pStyle w:val="Textebrut"/>
            <w:spacing w:after="0"/>
          </w:pPr>
        </w:pPrChange>
      </w:pPr>
      <w:ins w:id="2991" w:author="3.0" w:date="2014-09-02T17:33:00Z">
        <w:r w:rsidRPr="003340C2">
          <w:rPr>
            <w:rFonts w:cs="Courier New"/>
            <w:rPrChange w:id="2992" w:author="3.0" w:date="2014-09-02T17:34:00Z">
              <w:rPr>
                <w:rFonts w:cs="Courier New"/>
                <w:b w:val="0"/>
                <w:sz w:val="21"/>
                <w:szCs w:val="21"/>
              </w:rPr>
            </w:rPrChange>
          </w:rPr>
          <w:t xml:space="preserve">      end case;</w:t>
        </w:r>
      </w:ins>
    </w:p>
    <w:p w:rsidR="003340C2" w:rsidRPr="003340C2" w:rsidRDefault="003340C2">
      <w:pPr>
        <w:pStyle w:val="ADANB"/>
        <w:rPr>
          <w:ins w:id="2993" w:author="3.0" w:date="2014-09-02T17:33:00Z"/>
          <w:rFonts w:cs="Courier New"/>
          <w:rPrChange w:id="2994" w:author="3.0" w:date="2014-09-02T17:34:00Z">
            <w:rPr>
              <w:ins w:id="2995" w:author="3.0" w:date="2014-09-02T17:33:00Z"/>
              <w:rFonts w:cs="Courier New"/>
              <w:sz w:val="21"/>
              <w:szCs w:val="21"/>
              <w:lang w:val="en-GB"/>
            </w:rPr>
          </w:rPrChange>
        </w:rPr>
        <w:pPrChange w:id="2996" w:author="3.0" w:date="2014-09-02T17:34:00Z">
          <w:pPr>
            <w:pStyle w:val="Textebrut"/>
            <w:spacing w:after="0"/>
          </w:pPr>
        </w:pPrChange>
      </w:pPr>
      <w:ins w:id="2997" w:author="3.0" w:date="2014-09-02T17:33:00Z">
        <w:r w:rsidRPr="003340C2">
          <w:rPr>
            <w:rFonts w:cs="Courier New"/>
            <w:rPrChange w:id="2998" w:author="3.0" w:date="2014-09-02T17:34:00Z">
              <w:rPr>
                <w:rFonts w:cs="Courier New"/>
                <w:b w:val="0"/>
                <w:sz w:val="21"/>
                <w:szCs w:val="21"/>
              </w:rPr>
            </w:rPrChange>
          </w:rPr>
          <w:t xml:space="preserve">    end record;</w:t>
        </w:r>
      </w:ins>
    </w:p>
    <w:p w:rsidR="00ED0BA2" w:rsidRPr="00ED0BA2" w:rsidRDefault="00ED0BA2" w:rsidP="005C3B2C">
      <w:pPr>
        <w:pStyle w:val="ADANB"/>
      </w:pP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p>
    <w:p w:rsidR="00ED0BA2" w:rsidRPr="00ED0BA2" w:rsidRDefault="00ED0BA2" w:rsidP="005C3B2C">
      <w:pPr>
        <w:pStyle w:val="ADANB"/>
      </w:pPr>
      <w:r w:rsidRPr="00ED0BA2">
        <w:t>package ERTMS_TRAINBORN_GENERIC_API is</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RTM services</w:t>
      </w: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Services to know about radio environment</w:t>
      </w: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function which returns TRUE if the train is in an expected radio hole (a tunnel for instance)</w:t>
      </w:r>
    </w:p>
    <w:p w:rsidR="00ED0BA2" w:rsidRPr="00ED0BA2" w:rsidRDefault="00ED0BA2" w:rsidP="005C3B2C">
      <w:pPr>
        <w:pStyle w:val="ADANB"/>
      </w:pPr>
      <w:r w:rsidRPr="00ED0BA2">
        <w:t xml:space="preserve">  -- this function is used by the basic software to know if a disconnection is expected or not</w:t>
      </w:r>
    </w:p>
    <w:p w:rsidR="00ED0BA2" w:rsidRPr="00ED0BA2" w:rsidRDefault="00ED0BA2" w:rsidP="005C3B2C">
      <w:pPr>
        <w:pStyle w:val="ADANB"/>
      </w:pPr>
      <w:r w:rsidRPr="00ED0BA2">
        <w:t xml:space="preserve">  function TRAIN_IS_IN_A_RADIO_HOLE return TYPES.BOOLEAN_T;</w:t>
      </w:r>
    </w:p>
    <w:p w:rsidR="00ED0BA2" w:rsidRPr="00ED0BA2" w:rsidRDefault="00ED0BA2" w:rsidP="005C3B2C">
      <w:pPr>
        <w:pStyle w:val="ADANB"/>
      </w:pPr>
    </w:p>
    <w:p w:rsidR="00ED0BA2" w:rsidRPr="00ED0BA2" w:rsidRDefault="00ED0BA2" w:rsidP="005C3B2C">
      <w:pPr>
        <w:pStyle w:val="ADANB"/>
      </w:pPr>
      <w:r w:rsidRPr="00ED0BA2">
        <w:t xml:space="preserve">  -- procedure to send to the application the number of communication sessions which are possible</w:t>
      </w:r>
    </w:p>
    <w:p w:rsidR="00ED0BA2" w:rsidRPr="00ED0BA2" w:rsidRDefault="00ED0BA2" w:rsidP="005C3B2C">
      <w:pPr>
        <w:pStyle w:val="ADANB"/>
      </w:pPr>
      <w:r w:rsidRPr="00ED0BA2">
        <w:t xml:space="preserve">  -- simultaneously this value is dynamic folowing the hardware equipment status </w:t>
      </w:r>
    </w:p>
    <w:p w:rsidR="00ED0BA2" w:rsidRPr="00ED0BA2" w:rsidRDefault="00ED0BA2" w:rsidP="005C3B2C">
      <w:pPr>
        <w:pStyle w:val="ADANB"/>
      </w:pPr>
      <w:r w:rsidRPr="00ED0BA2">
        <w:t xml:space="preserve">  -- but once it reachs 0, it never increases anymore</w:t>
      </w:r>
    </w:p>
    <w:p w:rsidR="00ED0BA2" w:rsidRPr="00ED0BA2" w:rsidRDefault="00ED0BA2" w:rsidP="005C3B2C">
      <w:pPr>
        <w:pStyle w:val="ADANB"/>
      </w:pPr>
      <w:r w:rsidRPr="00ED0BA2">
        <w:t xml:space="preserve">  procedure NUMBER_OF_HANDABLE_RTM_COMMUNICATION_SESSION</w:t>
      </w:r>
    </w:p>
    <w:p w:rsidR="00ED0BA2" w:rsidRPr="00ED0BA2" w:rsidRDefault="00ED0BA2" w:rsidP="005C3B2C">
      <w:pPr>
        <w:pStyle w:val="ADANB"/>
      </w:pPr>
      <w:r w:rsidRPr="00ED0BA2">
        <w:t xml:space="preserve">    (SESSION_NBR : in ERTMS_TRAINBORN_GENERIC_API_TYPES.RTM_COMMUNICATION_SESSION_NBR_T);</w:t>
      </w:r>
    </w:p>
    <w:p w:rsidR="00ED0BA2" w:rsidRPr="00ED0BA2" w:rsidRDefault="00ED0BA2" w:rsidP="005C3B2C">
      <w:pPr>
        <w:pStyle w:val="ADANB"/>
      </w:pPr>
    </w:p>
    <w:p w:rsidR="00ED0BA2" w:rsidRPr="00ED0BA2" w:rsidRDefault="00ED0BA2" w:rsidP="005C3B2C">
      <w:pPr>
        <w:pStyle w:val="ADANB"/>
      </w:pPr>
      <w:r w:rsidRPr="00ED0BA2">
        <w:t xml:space="preserve">  -- procedure to send to the application the context of each mobile </w:t>
      </w:r>
    </w:p>
    <w:p w:rsidR="00ED0BA2" w:rsidRPr="00ED0BA2" w:rsidRDefault="00ED0BA2" w:rsidP="005C3B2C">
      <w:pPr>
        <w:pStyle w:val="ADANB"/>
      </w:pPr>
      <w:r w:rsidRPr="00ED0BA2">
        <w:t xml:space="preserve">  procedure WRITE_MOBILE_CONTEXT (THE_CONTEXT : in ERTMS_TRAINBORN_GENERIC_API_TYPES.MOBILE_TABLE_T);</w:t>
      </w:r>
    </w:p>
    <w:p w:rsidR="00ED0BA2" w:rsidRPr="00ED0BA2" w:rsidRDefault="00ED0BA2" w:rsidP="005C3B2C">
      <w:pPr>
        <w:pStyle w:val="ADANB"/>
      </w:pP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procedures to manage the messages and connection</w:t>
      </w: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procedure to deliver a radio message to the application</w:t>
      </w:r>
    </w:p>
    <w:p w:rsidR="00ED0BA2" w:rsidRPr="00ED0BA2" w:rsidRDefault="00ED0BA2" w:rsidP="005C3B2C">
      <w:pPr>
        <w:pStyle w:val="ADANB"/>
      </w:pPr>
      <w:r w:rsidRPr="00ED0BA2">
        <w:t xml:space="preserve">  procedure WRITE_RTM_MESSAGE</w:t>
      </w:r>
    </w:p>
    <w:p w:rsidR="00ED0BA2" w:rsidRPr="00ED0BA2" w:rsidRDefault="00ED0BA2" w:rsidP="005C3B2C">
      <w:pPr>
        <w:pStyle w:val="ADANB"/>
      </w:pPr>
      <w:r w:rsidRPr="00ED0BA2">
        <w:t xml:space="preserve">    (THE_RTM_MESSAGE : in ERTMS_TRAINBORN_GENERIC_API_TYPES.RTM_IN_MESSAGE_T);</w:t>
      </w:r>
    </w:p>
    <w:p w:rsidR="00ED0BA2" w:rsidRPr="00ED0BA2" w:rsidRDefault="00ED0BA2" w:rsidP="005C3B2C">
      <w:pPr>
        <w:pStyle w:val="ADANB"/>
      </w:pPr>
      <w:r w:rsidRPr="00ED0BA2">
        <w:t xml:space="preserve">  -- procedure to read a radio message from the application</w:t>
      </w:r>
    </w:p>
    <w:p w:rsidR="00ED0BA2" w:rsidRPr="00ED0BA2" w:rsidRDefault="00ED0BA2" w:rsidP="005C3B2C">
      <w:pPr>
        <w:pStyle w:val="ADANB"/>
      </w:pPr>
      <w:r w:rsidRPr="00ED0BA2">
        <w:t xml:space="preserve">  procedure READ_RTM_MESSAGE</w:t>
      </w:r>
    </w:p>
    <w:p w:rsidR="00ED0BA2" w:rsidRPr="00ED0BA2" w:rsidRDefault="00ED0BA2" w:rsidP="005C3B2C">
      <w:pPr>
        <w:pStyle w:val="ADANB"/>
      </w:pPr>
      <w:r w:rsidRPr="00ED0BA2">
        <w:t xml:space="preserve">    (THE_RTM_MESSAGE : out ERTMS_TRAINBORN_GENERIC_API_TYPES.RTM_OUT_MESSAGE_T);   </w:t>
      </w:r>
    </w:p>
    <w:p w:rsidR="00ED0BA2" w:rsidRPr="00ED0BA2" w:rsidRDefault="00ED0BA2" w:rsidP="005C3B2C">
      <w:pPr>
        <w:pStyle w:val="ADANB"/>
      </w:pPr>
      <w:r w:rsidRPr="00ED0BA2">
        <w:t xml:space="preserve">  -- this function returns TRUE if the output RTM MESSAGE QUEUE IS EMPTY </w:t>
      </w:r>
    </w:p>
    <w:p w:rsidR="00ED0BA2" w:rsidRPr="00ED0BA2" w:rsidRDefault="00ED0BA2" w:rsidP="005C3B2C">
      <w:pPr>
        <w:pStyle w:val="ADANB"/>
      </w:pPr>
      <w:r w:rsidRPr="00ED0BA2">
        <w:t xml:space="preserve">  -- and returns FALSE otherwise</w:t>
      </w:r>
    </w:p>
    <w:p w:rsidR="00ED0BA2" w:rsidRPr="00ED0BA2" w:rsidRDefault="00ED0BA2" w:rsidP="005C3B2C">
      <w:pPr>
        <w:pStyle w:val="ADANB"/>
      </w:pPr>
      <w:r w:rsidRPr="00ED0BA2">
        <w:t xml:space="preserve">  function  RTM_MESSAGE_QUEUE_IS_EMPTY return TYPES.BOOLEAN_T;</w:t>
      </w:r>
    </w:p>
    <w:p w:rsidR="00ED0BA2" w:rsidRPr="00ED0BA2" w:rsidRDefault="00ED0BA2" w:rsidP="005C3B2C">
      <w:pPr>
        <w:pStyle w:val="ADANB"/>
      </w:pPr>
    </w:p>
    <w:p w:rsidR="00ED0BA2" w:rsidRPr="00ED0BA2" w:rsidRDefault="00ED0BA2" w:rsidP="005C3B2C">
      <w:pPr>
        <w:pStyle w:val="ADANB"/>
      </w:pPr>
      <w:r w:rsidRPr="00ED0BA2">
        <w:t xml:space="preserve">  -- procedure to deliver emergency radio message to the application</w:t>
      </w:r>
    </w:p>
    <w:p w:rsidR="00ED0BA2" w:rsidRPr="00ED0BA2" w:rsidRDefault="00ED0BA2" w:rsidP="005C3B2C">
      <w:pPr>
        <w:pStyle w:val="ADANB"/>
      </w:pPr>
      <w:r w:rsidRPr="00ED0BA2">
        <w:t xml:space="preserve">  procedure WRITE_RTM_EMERGENCY_MESSAGE</w:t>
      </w:r>
    </w:p>
    <w:p w:rsidR="00ED0BA2" w:rsidRPr="00ED0BA2" w:rsidRDefault="00ED0BA2" w:rsidP="005C3B2C">
      <w:pPr>
        <w:pStyle w:val="ADANB"/>
      </w:pPr>
      <w:r w:rsidRPr="00ED0BA2">
        <w:t xml:space="preserve">    (THE_RTM_MESSAGE : in ERTMS_TRAINBORN_GENERIC_API_TYPES.RTM_IN_EMERGENCY_MESSAGE_T);</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 xml:space="preserve">  end ERTMS_TRAINBORN_GENERIC_API;</w:t>
      </w:r>
    </w:p>
    <w:p w:rsidR="00196E00" w:rsidRDefault="00196E00" w:rsidP="00196E00"/>
    <w:p w:rsidR="00651AF4" w:rsidRPr="003824A8" w:rsidRDefault="00651AF4" w:rsidP="00651AF4">
      <w:pPr>
        <w:pStyle w:val="Titre2"/>
      </w:pPr>
      <w:bookmarkStart w:id="2999" w:name="_Toc397948304"/>
      <w:r>
        <w:t>Event report</w:t>
      </w:r>
      <w:bookmarkEnd w:id="2999"/>
    </w:p>
    <w:p w:rsidR="00651AF4" w:rsidRPr="00F51479" w:rsidRDefault="00651AF4" w:rsidP="00651AF4">
      <w:pPr>
        <w:pStyle w:val="Titre3"/>
      </w:pPr>
      <w:bookmarkStart w:id="3000" w:name="_Toc397948305"/>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3000"/>
    </w:p>
    <w:p w:rsidR="00651AF4" w:rsidRDefault="00651AF4" w:rsidP="00651AF4">
      <w:pPr>
        <w:pStyle w:val="Titre4"/>
      </w:pPr>
      <w:r>
        <w:t>Input</w:t>
      </w:r>
    </w:p>
    <w:p w:rsidR="0064730E" w:rsidRPr="00F655D2" w:rsidRDefault="0064730E" w:rsidP="00982ABA">
      <w:pPr>
        <w:pStyle w:val="Corpsdetexte"/>
      </w:pPr>
      <w:r>
        <w:rPr>
          <w:szCs w:val="22"/>
        </w:rPr>
        <w:lastRenderedPageBreak/>
        <w:t xml:space="preserve">- </w:t>
      </w:r>
      <w:r w:rsidRPr="0098169B">
        <w:rPr>
          <w:szCs w:val="22"/>
        </w:rPr>
        <w:t xml:space="preserve">basic_to_generic_app_info </w:t>
      </w:r>
      <w:r>
        <w:rPr>
          <w:szCs w:val="22"/>
        </w:rPr>
        <w:t>.</w:t>
      </w:r>
      <w:r w:rsidRPr="0098169B">
        <w:rPr>
          <w:szCs w:val="22"/>
        </w:rPr>
        <w:t>events_from_basic</w:t>
      </w:r>
    </w:p>
    <w:p w:rsidR="00651AF4" w:rsidRDefault="00651AF4" w:rsidP="00651AF4">
      <w:pPr>
        <w:pStyle w:val="Titre4"/>
      </w:pPr>
      <w:r>
        <w:t>Output</w:t>
      </w:r>
    </w:p>
    <w:p w:rsidR="00651AF4" w:rsidRDefault="00DB711A" w:rsidP="00651AF4">
      <w:r>
        <w:t>None.</w:t>
      </w:r>
    </w:p>
    <w:p w:rsidR="00651AF4" w:rsidRPr="003824A8" w:rsidRDefault="00651AF4" w:rsidP="00651AF4">
      <w:pPr>
        <w:pStyle w:val="Corpsdetexte"/>
      </w:pPr>
    </w:p>
    <w:p w:rsidR="00651AF4" w:rsidRDefault="00651AF4" w:rsidP="00651AF4">
      <w:pPr>
        <w:pStyle w:val="Titre3"/>
      </w:pPr>
      <w:bookmarkStart w:id="3001" w:name="_Toc397948306"/>
      <w:r>
        <w:t>Service EVENT_REPORT</w:t>
      </w:r>
      <w:bookmarkEnd w:id="3001"/>
    </w:p>
    <w:p w:rsidR="00651AF4" w:rsidRDefault="00651AF4" w:rsidP="00651AF4">
      <w:pPr>
        <w:pStyle w:val="Titre4"/>
      </w:pPr>
      <w:r>
        <w:t>Description</w:t>
      </w:r>
    </w:p>
    <w:p w:rsidR="00651AF4" w:rsidRDefault="00651AF4" w:rsidP="00651AF4">
      <w:pPr>
        <w:pStyle w:val="Corpsdetexte"/>
      </w:pPr>
      <w:r>
        <w:t xml:space="preserve">The service is used by the </w:t>
      </w:r>
      <w:r w:rsidR="004E07CB">
        <w:t>Basic SW</w:t>
      </w:r>
      <w:r>
        <w:t xml:space="preserve"> to indicate </w:t>
      </w:r>
      <w:r w:rsidR="004E07CB">
        <w:t xml:space="preserve">to the Application SW </w:t>
      </w:r>
      <w:r>
        <w:t xml:space="preserve">that a given event has occurred. </w:t>
      </w:r>
    </w:p>
    <w:p w:rsidR="004E07CB" w:rsidRDefault="004E07CB" w:rsidP="00651AF4">
      <w:pPr>
        <w:pStyle w:val="Corpsdetexte"/>
      </w:pPr>
      <w:r>
        <w:t xml:space="preserve">This service must </w:t>
      </w:r>
      <w:r w:rsidRPr="00623C9D">
        <w:t>be used to inform the A</w:t>
      </w:r>
      <w:r>
        <w:t xml:space="preserve">pplication </w:t>
      </w:r>
      <w:r w:rsidRPr="00623C9D">
        <w:t>SW of a event</w:t>
      </w:r>
      <w:r>
        <w:t>s</w:t>
      </w:r>
      <w:r w:rsidRPr="00623C9D">
        <w:t xml:space="preserve"> leading to actions which can only be performed by the A</w:t>
      </w:r>
      <w:r>
        <w:t xml:space="preserve">pplication </w:t>
      </w:r>
      <w:r w:rsidRPr="00623C9D">
        <w:t>SW (ex : display of a text message on the DMI).</w:t>
      </w:r>
    </w:p>
    <w:p w:rsidR="004E07CB" w:rsidRPr="003824A8" w:rsidRDefault="004E07CB" w:rsidP="00651AF4">
      <w:pPr>
        <w:pStyle w:val="Corpsdetexte"/>
      </w:pPr>
      <w:r>
        <w:t>The events and the related actions have to be defined.</w:t>
      </w:r>
    </w:p>
    <w:p w:rsidR="00651AF4" w:rsidRDefault="00651AF4" w:rsidP="00651AF4">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651AF4" w:rsidRPr="002231B1" w:rsidTr="00A70577">
        <w:tc>
          <w:tcPr>
            <w:tcW w:w="1843" w:type="dxa"/>
            <w:shd w:val="clear" w:color="auto" w:fill="auto"/>
          </w:tcPr>
          <w:p w:rsidR="00651AF4" w:rsidRPr="002231B1" w:rsidRDefault="00651AF4" w:rsidP="00A70577">
            <w:r w:rsidRPr="002231B1">
              <w:t>Name</w:t>
            </w:r>
          </w:p>
        </w:tc>
        <w:tc>
          <w:tcPr>
            <w:tcW w:w="3686" w:type="dxa"/>
            <w:shd w:val="clear" w:color="auto" w:fill="auto"/>
          </w:tcPr>
          <w:p w:rsidR="00651AF4" w:rsidRPr="002231B1" w:rsidRDefault="00651AF4" w:rsidP="00A70577">
            <w:r w:rsidRPr="002231B1">
              <w:t>Type</w:t>
            </w:r>
          </w:p>
        </w:tc>
        <w:tc>
          <w:tcPr>
            <w:tcW w:w="850" w:type="dxa"/>
            <w:shd w:val="clear" w:color="auto" w:fill="auto"/>
          </w:tcPr>
          <w:p w:rsidR="00651AF4" w:rsidRPr="002231B1" w:rsidRDefault="00651AF4" w:rsidP="00A70577">
            <w:r w:rsidRPr="002231B1">
              <w:t>Direction</w:t>
            </w:r>
          </w:p>
        </w:tc>
        <w:tc>
          <w:tcPr>
            <w:tcW w:w="3686" w:type="dxa"/>
            <w:shd w:val="clear" w:color="auto" w:fill="auto"/>
          </w:tcPr>
          <w:p w:rsidR="00651AF4" w:rsidRPr="002231B1" w:rsidRDefault="00651AF4" w:rsidP="00A70577">
            <w:r w:rsidRPr="002231B1">
              <w:t>Description</w:t>
            </w:r>
          </w:p>
        </w:tc>
      </w:tr>
      <w:tr w:rsidR="004E07CB" w:rsidRPr="0043297A" w:rsidTr="00A70577">
        <w:tc>
          <w:tcPr>
            <w:tcW w:w="1843" w:type="dxa"/>
            <w:shd w:val="clear" w:color="auto" w:fill="auto"/>
          </w:tcPr>
          <w:p w:rsidR="004E07CB" w:rsidRPr="002231B1" w:rsidRDefault="004E07CB" w:rsidP="00766521">
            <w:pPr>
              <w:pStyle w:val="ADANB"/>
            </w:pPr>
            <w:r w:rsidRPr="003A1073">
              <w:t>EVENT</w:t>
            </w:r>
          </w:p>
        </w:tc>
        <w:tc>
          <w:tcPr>
            <w:tcW w:w="3686" w:type="dxa"/>
            <w:shd w:val="clear" w:color="auto" w:fill="auto"/>
          </w:tcPr>
          <w:p w:rsidR="004E07CB" w:rsidRPr="003A1073" w:rsidRDefault="004E07CB" w:rsidP="00766521">
            <w:pPr>
              <w:pStyle w:val="ADANB"/>
              <w:rPr>
                <w:lang w:val="fr-BE"/>
              </w:rPr>
            </w:pPr>
            <w:r w:rsidRPr="003A1073">
              <w:rPr>
                <w:lang w:val="fr-BE"/>
              </w:rPr>
              <w:t>API_TYPES.EVENT_T</w:t>
            </w:r>
          </w:p>
        </w:tc>
        <w:tc>
          <w:tcPr>
            <w:tcW w:w="850" w:type="dxa"/>
            <w:shd w:val="clear" w:color="auto" w:fill="auto"/>
          </w:tcPr>
          <w:p w:rsidR="004E07CB" w:rsidRPr="002231B1" w:rsidRDefault="004E07CB" w:rsidP="00766521">
            <w:pPr>
              <w:pStyle w:val="ADANB"/>
            </w:pPr>
            <w:r w:rsidRPr="002231B1">
              <w:t>in</w:t>
            </w:r>
          </w:p>
        </w:tc>
        <w:tc>
          <w:tcPr>
            <w:tcW w:w="3686" w:type="dxa"/>
            <w:shd w:val="clear" w:color="auto" w:fill="auto"/>
          </w:tcPr>
          <w:p w:rsidR="004E07CB" w:rsidRPr="002231B1" w:rsidRDefault="004E07CB" w:rsidP="00766521">
            <w:pPr>
              <w:pStyle w:val="ADANB"/>
            </w:pPr>
            <w:r>
              <w:t>The event that occurred on the target.</w:t>
            </w:r>
          </w:p>
        </w:tc>
      </w:tr>
    </w:tbl>
    <w:p w:rsidR="00651AF4" w:rsidRDefault="00651AF4" w:rsidP="00651AF4">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651AF4" w:rsidRPr="002231B1" w:rsidTr="00A70577">
        <w:tc>
          <w:tcPr>
            <w:tcW w:w="1843" w:type="dxa"/>
            <w:shd w:val="clear" w:color="auto" w:fill="auto"/>
          </w:tcPr>
          <w:p w:rsidR="00651AF4" w:rsidRPr="002231B1" w:rsidRDefault="00651AF4" w:rsidP="00A70577">
            <w:r w:rsidRPr="002231B1">
              <w:t>Name</w:t>
            </w:r>
          </w:p>
        </w:tc>
        <w:tc>
          <w:tcPr>
            <w:tcW w:w="3686" w:type="dxa"/>
            <w:shd w:val="clear" w:color="auto" w:fill="auto"/>
          </w:tcPr>
          <w:p w:rsidR="00651AF4" w:rsidRPr="002231B1" w:rsidRDefault="00651AF4" w:rsidP="00A70577">
            <w:r w:rsidRPr="002231B1">
              <w:t>Type</w:t>
            </w:r>
          </w:p>
        </w:tc>
        <w:tc>
          <w:tcPr>
            <w:tcW w:w="850" w:type="dxa"/>
            <w:shd w:val="clear" w:color="auto" w:fill="auto"/>
          </w:tcPr>
          <w:p w:rsidR="00651AF4" w:rsidRPr="002231B1" w:rsidRDefault="00651AF4" w:rsidP="00A70577">
            <w:r w:rsidRPr="002231B1">
              <w:t>Direction</w:t>
            </w:r>
          </w:p>
        </w:tc>
        <w:tc>
          <w:tcPr>
            <w:tcW w:w="3686" w:type="dxa"/>
            <w:shd w:val="clear" w:color="auto" w:fill="auto"/>
          </w:tcPr>
          <w:p w:rsidR="00651AF4" w:rsidRPr="002231B1" w:rsidRDefault="00651AF4" w:rsidP="00A70577">
            <w:r w:rsidRPr="002231B1">
              <w:t>Description</w:t>
            </w:r>
          </w:p>
        </w:tc>
      </w:tr>
      <w:tr w:rsidR="00651AF4" w:rsidRPr="0043297A" w:rsidTr="00A70577">
        <w:tc>
          <w:tcPr>
            <w:tcW w:w="1843" w:type="dxa"/>
            <w:shd w:val="clear" w:color="auto" w:fill="auto"/>
          </w:tcPr>
          <w:p w:rsidR="00651AF4" w:rsidRPr="00126573" w:rsidRDefault="00651AF4" w:rsidP="00A70577">
            <w:r>
              <w:t>-</w:t>
            </w:r>
          </w:p>
        </w:tc>
        <w:tc>
          <w:tcPr>
            <w:tcW w:w="3686" w:type="dxa"/>
            <w:shd w:val="clear" w:color="auto" w:fill="auto"/>
          </w:tcPr>
          <w:p w:rsidR="00651AF4" w:rsidRPr="00CB7BBC" w:rsidRDefault="00651AF4" w:rsidP="00A70577">
            <w:pPr>
              <w:rPr>
                <w:lang w:val="fr-BE"/>
              </w:rPr>
            </w:pPr>
            <w:r w:rsidRPr="00CB7BBC">
              <w:rPr>
                <w:lang w:val="fr-BE"/>
              </w:rPr>
              <w:t>-</w:t>
            </w:r>
          </w:p>
        </w:tc>
        <w:tc>
          <w:tcPr>
            <w:tcW w:w="850" w:type="dxa"/>
            <w:shd w:val="clear" w:color="auto" w:fill="auto"/>
          </w:tcPr>
          <w:p w:rsidR="00651AF4" w:rsidRPr="00CB7BBC" w:rsidRDefault="00651AF4" w:rsidP="00A70577">
            <w:pPr>
              <w:rPr>
                <w:lang w:val="fr-BE"/>
              </w:rPr>
            </w:pPr>
            <w:r w:rsidRPr="00CB7BBC">
              <w:rPr>
                <w:lang w:val="fr-BE"/>
              </w:rPr>
              <w:t>-</w:t>
            </w:r>
          </w:p>
        </w:tc>
        <w:tc>
          <w:tcPr>
            <w:tcW w:w="3686" w:type="dxa"/>
            <w:shd w:val="clear" w:color="auto" w:fill="auto"/>
          </w:tcPr>
          <w:p w:rsidR="00651AF4" w:rsidRPr="00622C45" w:rsidRDefault="00651AF4" w:rsidP="00A70577">
            <w:r>
              <w:t>-</w:t>
            </w:r>
          </w:p>
        </w:tc>
      </w:tr>
    </w:tbl>
    <w:p w:rsidR="00651AF4" w:rsidRDefault="00651AF4" w:rsidP="00651AF4">
      <w:pPr>
        <w:pStyle w:val="Titre4"/>
      </w:pPr>
      <w:r>
        <w:t>Expected behaviour &amp; usage</w:t>
      </w:r>
    </w:p>
    <w:p w:rsidR="00651AF4" w:rsidRPr="003824A8" w:rsidRDefault="004E07CB" w:rsidP="00651AF4">
      <w:pPr>
        <w:pStyle w:val="Corpsdetexte"/>
      </w:pPr>
      <w:r w:rsidRPr="00623C9D">
        <w:t xml:space="preserve">This procedure must be called </w:t>
      </w:r>
      <w:r w:rsidR="00D275CB">
        <w:t xml:space="preserve">by the Basic SW </w:t>
      </w:r>
      <w:r w:rsidRPr="00623C9D">
        <w:t xml:space="preserve">once </w:t>
      </w:r>
      <w:r w:rsidR="00D275CB">
        <w:t xml:space="preserve">each </w:t>
      </w:r>
      <w:r w:rsidR="00534B31">
        <w:t xml:space="preserve">time an </w:t>
      </w:r>
      <w:r w:rsidRPr="00623C9D">
        <w:t>event is detected.</w:t>
      </w:r>
    </w:p>
    <w:p w:rsidR="00651AF4" w:rsidRDefault="00651AF4" w:rsidP="00651AF4">
      <w:pPr>
        <w:pStyle w:val="Titre3"/>
      </w:pPr>
      <w:bookmarkStart w:id="3002" w:name="_Toc397948307"/>
      <w:r w:rsidRPr="00196E00">
        <w:t>SW API extract (ADA Source Code)</w:t>
      </w:r>
      <w:bookmarkEnd w:id="3002"/>
    </w:p>
    <w:p w:rsidR="00534B31" w:rsidRPr="00F41C9A" w:rsidRDefault="00534B31" w:rsidP="00534B31">
      <w:pPr>
        <w:pStyle w:val="ADANB"/>
      </w:pPr>
      <w:r w:rsidRPr="00F41C9A">
        <w:t>package ERTMS_TRAINBORN_GENERIC_API_TYPES is</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 Event types</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type EVENT_T is</w:t>
      </w:r>
    </w:p>
    <w:p w:rsidR="00534B31" w:rsidRPr="00F41C9A" w:rsidRDefault="00534B31" w:rsidP="00534B31">
      <w:pPr>
        <w:pStyle w:val="ADANB"/>
      </w:pPr>
      <w:r w:rsidRPr="00F41C9A">
        <w:t xml:space="preserve">    (EXTERNAL_SMALL_AVAILABILITY,</w:t>
      </w:r>
    </w:p>
    <w:p w:rsidR="00534B31" w:rsidRPr="00F41C9A" w:rsidRDefault="00534B31" w:rsidP="00534B31">
      <w:pPr>
        <w:pStyle w:val="ADANB"/>
      </w:pPr>
      <w:r w:rsidRPr="00F41C9A">
        <w:t xml:space="preserve">     LOOP_RECEIVER_FAILURE,</w:t>
      </w:r>
    </w:p>
    <w:p w:rsidR="00534B31" w:rsidRPr="00F41C9A" w:rsidRDefault="00534B31" w:rsidP="00534B31">
      <w:pPr>
        <w:pStyle w:val="ADANB"/>
      </w:pPr>
      <w:r w:rsidRPr="00F41C9A">
        <w:t xml:space="preserve">     FVL_ENTER_HE_MODE,</w:t>
      </w:r>
    </w:p>
    <w:p w:rsidR="00534B31" w:rsidRPr="00F41C9A" w:rsidRDefault="00534B31" w:rsidP="00534B31">
      <w:pPr>
        <w:pStyle w:val="ADANB"/>
      </w:pPr>
      <w:r w:rsidRPr="00F41C9A">
        <w:t xml:space="preserve">     FVL_EXIT_HE_MODE,</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w:t>
      </w:r>
    </w:p>
    <w:p w:rsidR="00534B31" w:rsidRPr="00F41C9A" w:rsidRDefault="00534B31" w:rsidP="00534B31">
      <w:pPr>
        <w:pStyle w:val="ADANB"/>
      </w:pPr>
    </w:p>
    <w:p w:rsidR="00534B31" w:rsidRPr="00F41C9A" w:rsidRDefault="00534B31" w:rsidP="00534B31">
      <w:pPr>
        <w:pStyle w:val="ADANB"/>
      </w:pPr>
      <w:r w:rsidRPr="00F41C9A">
        <w:t xml:space="preserve">  -------------------------------------------------------------------------------------------------</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end ERTMS_TRAINBORN_GENERIC_API_TYPES;</w:t>
      </w:r>
    </w:p>
    <w:p w:rsidR="00534B31" w:rsidRPr="00F41C9A" w:rsidRDefault="00534B31" w:rsidP="00534B31">
      <w:pPr>
        <w:pStyle w:val="ADANB"/>
      </w:pPr>
    </w:p>
    <w:p w:rsidR="00534B31" w:rsidRPr="00F41C9A" w:rsidRDefault="00534B31" w:rsidP="00534B31">
      <w:pPr>
        <w:pStyle w:val="ADANB"/>
      </w:pPr>
      <w:r w:rsidRPr="00F41C9A">
        <w:t>package ERTMS_TRAINBORN_GENERIC_API is</w:t>
      </w:r>
    </w:p>
    <w:p w:rsidR="00534B31" w:rsidRPr="00F41C9A" w:rsidRDefault="00534B31" w:rsidP="00534B31">
      <w:pPr>
        <w:pStyle w:val="ADANB"/>
      </w:pPr>
      <w:r w:rsidRPr="00F41C9A">
        <w:lastRenderedPageBreak/>
        <w: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 Event services</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 procedure to call once when the event is detected</w:t>
      </w:r>
    </w:p>
    <w:p w:rsidR="00534B31" w:rsidRPr="00F41C9A" w:rsidRDefault="00534B31" w:rsidP="00534B31">
      <w:pPr>
        <w:pStyle w:val="ADANB"/>
      </w:pPr>
      <w:r w:rsidRPr="00F41C9A">
        <w:t xml:space="preserve">  procedure EVENT_REPORT (EVENT : in ERTMS_TRAINBORN_GENERIC_API_TYPES.EVENT_T);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end ERTMS_TRAINBORN_GENERIC_API;</w:t>
      </w:r>
    </w:p>
    <w:p w:rsidR="00BD5E5A" w:rsidRPr="006E35A4" w:rsidRDefault="00BD5E5A" w:rsidP="00651AF4">
      <w:pPr>
        <w:pStyle w:val="Corpsdetexte"/>
      </w:pPr>
    </w:p>
    <w:p w:rsidR="00BD5E5A" w:rsidRDefault="00AD4EEA" w:rsidP="00BD5E5A">
      <w:pPr>
        <w:pStyle w:val="Titre2"/>
      </w:pPr>
      <w:bookmarkStart w:id="3003" w:name="_Toc397948308"/>
      <w:r>
        <w:t>Faults (ERROR MANAGEMENT</w:t>
      </w:r>
      <w:r w:rsidR="00BD5E5A">
        <w:t>)</w:t>
      </w:r>
      <w:bookmarkEnd w:id="3003"/>
    </w:p>
    <w:p w:rsidR="00BD5E5A" w:rsidRPr="00F51479" w:rsidRDefault="00BD5E5A" w:rsidP="00BD5E5A">
      <w:pPr>
        <w:pStyle w:val="Titre3"/>
      </w:pPr>
      <w:bookmarkStart w:id="3004" w:name="_Toc397948309"/>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3004"/>
    </w:p>
    <w:p w:rsidR="00BD5E5A" w:rsidRDefault="00BD5E5A" w:rsidP="00BD5E5A">
      <w:pPr>
        <w:pStyle w:val="Titre4"/>
      </w:pPr>
      <w:r>
        <w:t>Input</w:t>
      </w:r>
    </w:p>
    <w:p w:rsidR="00BD5E5A" w:rsidRDefault="00954630" w:rsidP="00BD5E5A">
      <w:r>
        <w:t>None.</w:t>
      </w:r>
    </w:p>
    <w:p w:rsidR="00BD5E5A" w:rsidRDefault="00BD5E5A" w:rsidP="00BD5E5A">
      <w:pPr>
        <w:pStyle w:val="Titre4"/>
      </w:pPr>
      <w:r>
        <w:t>Output</w:t>
      </w:r>
    </w:p>
    <w:p w:rsidR="00954630" w:rsidRPr="0098169B" w:rsidRDefault="00954630" w:rsidP="00954630">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channels_extinction_is_required</w:t>
      </w:r>
    </w:p>
    <w:p w:rsidR="00BD5E5A" w:rsidRDefault="00BD5E5A" w:rsidP="00BD5E5A">
      <w:pPr>
        <w:pStyle w:val="Corpsdetexte"/>
      </w:pPr>
    </w:p>
    <w:p w:rsidR="00BD5E5A" w:rsidRDefault="00BD5E5A" w:rsidP="00BD5E5A">
      <w:pPr>
        <w:pStyle w:val="Titre3"/>
      </w:pPr>
      <w:bookmarkStart w:id="3005" w:name="_Toc397948310"/>
      <w:r>
        <w:t xml:space="preserve">Service </w:t>
      </w:r>
      <w:r w:rsidR="000379B0">
        <w:t>ERROR_MANAGEMENT</w:t>
      </w:r>
      <w:bookmarkEnd w:id="3005"/>
    </w:p>
    <w:p w:rsidR="00BD5E5A" w:rsidRDefault="00BD5E5A" w:rsidP="00BD5E5A"/>
    <w:p w:rsidR="00BD5E5A" w:rsidRDefault="00BD5E5A" w:rsidP="00BD5E5A">
      <w:pPr>
        <w:pStyle w:val="Titre4"/>
      </w:pPr>
      <w:r>
        <w:t>Description</w:t>
      </w:r>
    </w:p>
    <w:p w:rsidR="00BD5E5A" w:rsidRPr="00623C9D" w:rsidRDefault="00B26AC5" w:rsidP="00B26AC5">
      <w:pPr>
        <w:pStyle w:val="Corpsdetexte"/>
      </w:pPr>
      <w:r>
        <w:t>As described at §</w:t>
      </w:r>
      <w:r>
        <w:fldChar w:fldCharType="begin"/>
      </w:r>
      <w:r>
        <w:instrText xml:space="preserve"> REF _Ref378693272 \r \h </w:instrText>
      </w:r>
      <w:r>
        <w:fldChar w:fldCharType="separate"/>
      </w:r>
      <w:r w:rsidR="006D6783">
        <w:t>3.3.1</w:t>
      </w:r>
      <w:r>
        <w:fldChar w:fldCharType="end"/>
      </w:r>
      <w:r w:rsidR="00BD5E5A">
        <w:t>; this service belongs to Basic SW and is to b</w:t>
      </w:r>
      <w:r>
        <w:t>e called by the Application SW : i</w:t>
      </w:r>
      <w:r w:rsidR="00BD5E5A" w:rsidRPr="00623C9D">
        <w:t xml:space="preserve">f an error is detected within the application and the application wishes to report it, an explicitly defined </w:t>
      </w:r>
      <w:r w:rsidR="00BD5E5A" w:rsidRPr="00623C9D">
        <w:rPr>
          <w:noProof/>
        </w:rPr>
        <w:t>INFO_ERROR_T will be used</w:t>
      </w:r>
      <w:r w:rsidR="00BD5E5A" w:rsidRPr="00623C9D">
        <w:t>. The names of these errors are to be determined by the design.</w:t>
      </w:r>
    </w:p>
    <w:p w:rsidR="00BD5E5A" w:rsidRPr="00623C9D" w:rsidRDefault="00BD5E5A" w:rsidP="00BD5E5A">
      <w:r>
        <w:t>The Basic SW provides</w:t>
      </w:r>
      <w:r w:rsidRPr="00623C9D">
        <w:t xml:space="preserve"> an error reporting routine ERROR_MANAGEMENT that requires specific error codes and reaction to be defined.  When this ERROR_MANAGEMENT routine is called, the B</w:t>
      </w:r>
      <w:r>
        <w:t xml:space="preserve">asic </w:t>
      </w:r>
      <w:r w:rsidRPr="00623C9D">
        <w:t>SW has to take the predefined actions (memorisation, brake application, shutdown of the system, …).</w:t>
      </w:r>
    </w:p>
    <w:p w:rsidR="00BD5E5A" w:rsidRDefault="00BD5E5A" w:rsidP="00BD5E5A">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D5E5A" w:rsidRPr="002231B1" w:rsidTr="00A70577">
        <w:tc>
          <w:tcPr>
            <w:tcW w:w="1843" w:type="dxa"/>
            <w:shd w:val="clear" w:color="auto" w:fill="auto"/>
          </w:tcPr>
          <w:p w:rsidR="00BD5E5A" w:rsidRPr="002231B1" w:rsidRDefault="00BD5E5A" w:rsidP="00A70577">
            <w:r w:rsidRPr="002231B1">
              <w:t>Name</w:t>
            </w:r>
          </w:p>
        </w:tc>
        <w:tc>
          <w:tcPr>
            <w:tcW w:w="3686" w:type="dxa"/>
            <w:shd w:val="clear" w:color="auto" w:fill="auto"/>
          </w:tcPr>
          <w:p w:rsidR="00BD5E5A" w:rsidRPr="002231B1" w:rsidRDefault="00BD5E5A" w:rsidP="00A70577">
            <w:r w:rsidRPr="002231B1">
              <w:t>Type</w:t>
            </w:r>
          </w:p>
        </w:tc>
        <w:tc>
          <w:tcPr>
            <w:tcW w:w="850" w:type="dxa"/>
            <w:shd w:val="clear" w:color="auto" w:fill="auto"/>
          </w:tcPr>
          <w:p w:rsidR="00BD5E5A" w:rsidRPr="002231B1" w:rsidRDefault="00BD5E5A" w:rsidP="00A70577">
            <w:r w:rsidRPr="002231B1">
              <w:t>Direction</w:t>
            </w:r>
          </w:p>
        </w:tc>
        <w:tc>
          <w:tcPr>
            <w:tcW w:w="3686" w:type="dxa"/>
            <w:shd w:val="clear" w:color="auto" w:fill="auto"/>
          </w:tcPr>
          <w:p w:rsidR="00BD5E5A" w:rsidRPr="002231B1" w:rsidRDefault="00BD5E5A" w:rsidP="00A70577">
            <w:r w:rsidRPr="002231B1">
              <w:t>Description</w:t>
            </w:r>
          </w:p>
        </w:tc>
      </w:tr>
      <w:tr w:rsidR="00BD5E5A" w:rsidRPr="0043297A" w:rsidTr="00A70577">
        <w:tc>
          <w:tcPr>
            <w:tcW w:w="1843" w:type="dxa"/>
            <w:shd w:val="clear" w:color="auto" w:fill="auto"/>
          </w:tcPr>
          <w:p w:rsidR="00BD5E5A" w:rsidRPr="00126573" w:rsidRDefault="00BD5E5A" w:rsidP="00766521">
            <w:pPr>
              <w:pStyle w:val="ADANB"/>
            </w:pPr>
            <w:r>
              <w:t>Error code</w:t>
            </w:r>
          </w:p>
        </w:tc>
        <w:tc>
          <w:tcPr>
            <w:tcW w:w="3686" w:type="dxa"/>
            <w:shd w:val="clear" w:color="auto" w:fill="auto"/>
          </w:tcPr>
          <w:p w:rsidR="00BD5E5A" w:rsidRPr="00CB7BBC" w:rsidRDefault="00BD5E5A" w:rsidP="00766521">
            <w:pPr>
              <w:pStyle w:val="ADANB"/>
              <w:rPr>
                <w:lang w:val="fr-BE"/>
              </w:rPr>
            </w:pPr>
            <w:r>
              <w:rPr>
                <w:lang w:val="fr-BE"/>
              </w:rPr>
              <w:t>INFO_ERROR_T</w:t>
            </w:r>
          </w:p>
        </w:tc>
        <w:tc>
          <w:tcPr>
            <w:tcW w:w="850" w:type="dxa"/>
            <w:shd w:val="clear" w:color="auto" w:fill="auto"/>
          </w:tcPr>
          <w:p w:rsidR="00BD5E5A" w:rsidRPr="00CB7BBC" w:rsidRDefault="00BD5E5A" w:rsidP="00766521">
            <w:pPr>
              <w:pStyle w:val="ADANB"/>
              <w:rPr>
                <w:lang w:val="fr-BE"/>
              </w:rPr>
            </w:pPr>
            <w:r>
              <w:rPr>
                <w:lang w:val="fr-BE"/>
              </w:rPr>
              <w:t>out</w:t>
            </w:r>
          </w:p>
        </w:tc>
        <w:tc>
          <w:tcPr>
            <w:tcW w:w="3686" w:type="dxa"/>
            <w:shd w:val="clear" w:color="auto" w:fill="auto"/>
          </w:tcPr>
          <w:p w:rsidR="00BD5E5A" w:rsidRPr="00622C45" w:rsidRDefault="00BD5E5A" w:rsidP="00766521">
            <w:pPr>
              <w:pStyle w:val="ADANB"/>
            </w:pPr>
            <w:r>
              <w:t>The error code</w:t>
            </w:r>
          </w:p>
        </w:tc>
      </w:tr>
      <w:tr w:rsidR="00BD5E5A" w:rsidRPr="0043297A" w:rsidTr="00A70577">
        <w:tc>
          <w:tcPr>
            <w:tcW w:w="1843" w:type="dxa"/>
            <w:shd w:val="clear" w:color="auto" w:fill="auto"/>
          </w:tcPr>
          <w:p w:rsidR="00BD5E5A" w:rsidRDefault="00BD5E5A" w:rsidP="00766521">
            <w:pPr>
              <w:pStyle w:val="ADANB"/>
            </w:pPr>
            <w:r>
              <w:t>Error is present</w:t>
            </w:r>
          </w:p>
        </w:tc>
        <w:tc>
          <w:tcPr>
            <w:tcW w:w="3686" w:type="dxa"/>
            <w:shd w:val="clear" w:color="auto" w:fill="auto"/>
          </w:tcPr>
          <w:p w:rsidR="00BD5E5A" w:rsidRDefault="00BD5E5A" w:rsidP="00766521">
            <w:pPr>
              <w:pStyle w:val="ADANB"/>
              <w:rPr>
                <w:lang w:val="fr-BE"/>
              </w:rPr>
            </w:pPr>
            <w:r>
              <w:rPr>
                <w:lang w:val="fr-BE"/>
              </w:rPr>
              <w:t>Boolean</w:t>
            </w:r>
          </w:p>
        </w:tc>
        <w:tc>
          <w:tcPr>
            <w:tcW w:w="850" w:type="dxa"/>
            <w:shd w:val="clear" w:color="auto" w:fill="auto"/>
          </w:tcPr>
          <w:p w:rsidR="00BD5E5A" w:rsidRDefault="00BD5E5A" w:rsidP="00766521">
            <w:pPr>
              <w:pStyle w:val="ADANB"/>
              <w:rPr>
                <w:lang w:val="fr-BE"/>
              </w:rPr>
            </w:pPr>
            <w:r>
              <w:rPr>
                <w:lang w:val="fr-BE"/>
              </w:rPr>
              <w:t>out</w:t>
            </w:r>
          </w:p>
        </w:tc>
        <w:tc>
          <w:tcPr>
            <w:tcW w:w="3686" w:type="dxa"/>
            <w:shd w:val="clear" w:color="auto" w:fill="auto"/>
          </w:tcPr>
          <w:p w:rsidR="00BD5E5A" w:rsidRPr="00622C45" w:rsidRDefault="00BD5E5A" w:rsidP="00766521">
            <w:pPr>
              <w:pStyle w:val="ADANB"/>
            </w:pPr>
            <w:r>
              <w:t>The error is present or not</w:t>
            </w:r>
          </w:p>
        </w:tc>
      </w:tr>
    </w:tbl>
    <w:p w:rsidR="00BD5E5A" w:rsidRDefault="00BD5E5A" w:rsidP="00BD5E5A">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D5E5A" w:rsidRPr="002231B1" w:rsidTr="00A70577">
        <w:tc>
          <w:tcPr>
            <w:tcW w:w="1843" w:type="dxa"/>
            <w:shd w:val="clear" w:color="auto" w:fill="auto"/>
          </w:tcPr>
          <w:p w:rsidR="00BD5E5A" w:rsidRPr="002231B1" w:rsidRDefault="00BD5E5A" w:rsidP="00A70577">
            <w:r w:rsidRPr="002231B1">
              <w:t>Name</w:t>
            </w:r>
          </w:p>
        </w:tc>
        <w:tc>
          <w:tcPr>
            <w:tcW w:w="3686" w:type="dxa"/>
            <w:shd w:val="clear" w:color="auto" w:fill="auto"/>
          </w:tcPr>
          <w:p w:rsidR="00BD5E5A" w:rsidRPr="002231B1" w:rsidRDefault="00BD5E5A" w:rsidP="00A70577">
            <w:r w:rsidRPr="002231B1">
              <w:t>Type</w:t>
            </w:r>
          </w:p>
        </w:tc>
        <w:tc>
          <w:tcPr>
            <w:tcW w:w="850" w:type="dxa"/>
            <w:shd w:val="clear" w:color="auto" w:fill="auto"/>
          </w:tcPr>
          <w:p w:rsidR="00BD5E5A" w:rsidRPr="002231B1" w:rsidRDefault="00BD5E5A" w:rsidP="00A70577">
            <w:r w:rsidRPr="002231B1">
              <w:t>Direction</w:t>
            </w:r>
          </w:p>
        </w:tc>
        <w:tc>
          <w:tcPr>
            <w:tcW w:w="3686" w:type="dxa"/>
            <w:shd w:val="clear" w:color="auto" w:fill="auto"/>
          </w:tcPr>
          <w:p w:rsidR="00BD5E5A" w:rsidRPr="002231B1" w:rsidRDefault="00BD5E5A" w:rsidP="00A70577">
            <w:r w:rsidRPr="002231B1">
              <w:t>Description</w:t>
            </w:r>
          </w:p>
        </w:tc>
      </w:tr>
      <w:tr w:rsidR="00BD5E5A" w:rsidRPr="0043297A" w:rsidTr="00A70577">
        <w:tc>
          <w:tcPr>
            <w:tcW w:w="1843" w:type="dxa"/>
            <w:shd w:val="clear" w:color="auto" w:fill="auto"/>
          </w:tcPr>
          <w:p w:rsidR="00BD5E5A" w:rsidRPr="00126573" w:rsidRDefault="00BD5E5A" w:rsidP="00A70577">
            <w:r>
              <w:t>-</w:t>
            </w:r>
          </w:p>
        </w:tc>
        <w:tc>
          <w:tcPr>
            <w:tcW w:w="3686" w:type="dxa"/>
            <w:shd w:val="clear" w:color="auto" w:fill="auto"/>
          </w:tcPr>
          <w:p w:rsidR="00BD5E5A" w:rsidRPr="00CB7BBC" w:rsidRDefault="00BD5E5A" w:rsidP="00A70577">
            <w:pPr>
              <w:rPr>
                <w:lang w:val="fr-BE"/>
              </w:rPr>
            </w:pPr>
            <w:r w:rsidRPr="00CB7BBC">
              <w:rPr>
                <w:lang w:val="fr-BE"/>
              </w:rPr>
              <w:t>-</w:t>
            </w:r>
          </w:p>
        </w:tc>
        <w:tc>
          <w:tcPr>
            <w:tcW w:w="850" w:type="dxa"/>
            <w:shd w:val="clear" w:color="auto" w:fill="auto"/>
          </w:tcPr>
          <w:p w:rsidR="00BD5E5A" w:rsidRPr="00CB7BBC" w:rsidRDefault="00BD5E5A" w:rsidP="00A70577">
            <w:pPr>
              <w:rPr>
                <w:lang w:val="fr-BE"/>
              </w:rPr>
            </w:pPr>
            <w:r w:rsidRPr="00CB7BBC">
              <w:rPr>
                <w:lang w:val="fr-BE"/>
              </w:rPr>
              <w:t>-</w:t>
            </w:r>
          </w:p>
        </w:tc>
        <w:tc>
          <w:tcPr>
            <w:tcW w:w="3686" w:type="dxa"/>
            <w:shd w:val="clear" w:color="auto" w:fill="auto"/>
          </w:tcPr>
          <w:p w:rsidR="00BD5E5A" w:rsidRPr="00622C45" w:rsidRDefault="00BD5E5A" w:rsidP="00A70577">
            <w:r>
              <w:t>-</w:t>
            </w:r>
          </w:p>
        </w:tc>
      </w:tr>
    </w:tbl>
    <w:p w:rsidR="00BD5E5A" w:rsidRDefault="00BD5E5A" w:rsidP="00BD5E5A">
      <w:pPr>
        <w:pStyle w:val="Corpsdetexte"/>
      </w:pPr>
    </w:p>
    <w:p w:rsidR="00BD5E5A" w:rsidRDefault="00BD5E5A" w:rsidP="00BD5E5A">
      <w:pPr>
        <w:pStyle w:val="Titre4"/>
      </w:pPr>
      <w:r>
        <w:t>Expected behaviour &amp; usage</w:t>
      </w:r>
    </w:p>
    <w:p w:rsidR="00BD5E5A" w:rsidRDefault="00BD5E5A" w:rsidP="00BD5E5A">
      <w:pPr>
        <w:pStyle w:val="Corpsdetexte"/>
      </w:pPr>
      <w:r>
        <w:lastRenderedPageBreak/>
        <w:t xml:space="preserve">The error codes list and the corresponding reaction of the Basic SW </w:t>
      </w:r>
      <w:r w:rsidR="006A7DD9">
        <w:t>are</w:t>
      </w:r>
      <w:r>
        <w:t xml:space="preserve"> to be defined.</w:t>
      </w:r>
    </w:p>
    <w:p w:rsidR="00BD5E5A" w:rsidRPr="003824A8" w:rsidRDefault="00BD5E5A" w:rsidP="00BD5E5A">
      <w:pPr>
        <w:pStyle w:val="Corpsdetexte"/>
      </w:pPr>
    </w:p>
    <w:p w:rsidR="00BD5E5A" w:rsidRDefault="00BD5E5A" w:rsidP="00BD5E5A">
      <w:pPr>
        <w:pStyle w:val="Titre3"/>
      </w:pPr>
      <w:bookmarkStart w:id="3006" w:name="_Toc397948311"/>
      <w:r w:rsidRPr="00196E00">
        <w:t>SW API extract (ADA Source Code)</w:t>
      </w:r>
      <w:bookmarkEnd w:id="3006"/>
    </w:p>
    <w:p w:rsidR="00BD5E5A" w:rsidRPr="00F41C9A" w:rsidRDefault="00BD5E5A" w:rsidP="00BD5E5A">
      <w:pPr>
        <w:pStyle w:val="ADANB"/>
      </w:pPr>
      <w:r w:rsidRPr="00F41C9A">
        <w:t>package ATBL_ERROR is</w:t>
      </w:r>
    </w:p>
    <w:p w:rsidR="00BD5E5A" w:rsidRPr="00F41C9A" w:rsidRDefault="00BD5E5A" w:rsidP="00BD5E5A">
      <w:pPr>
        <w:pStyle w:val="ADANB"/>
      </w:pPr>
      <w:r w:rsidRPr="00F41C9A">
        <w:t>.</w:t>
      </w:r>
    </w:p>
    <w:p w:rsidR="00BD5E5A" w:rsidRPr="00F41C9A" w:rsidRDefault="00BD5E5A" w:rsidP="00BD5E5A">
      <w:pPr>
        <w:pStyle w:val="ADANB"/>
      </w:pPr>
      <w:r w:rsidRPr="00F41C9A">
        <w:t>.</w:t>
      </w:r>
    </w:p>
    <w:p w:rsidR="00BD5E5A" w:rsidRPr="00F41C9A" w:rsidRDefault="00BD5E5A" w:rsidP="00BD5E5A">
      <w:pPr>
        <w:pStyle w:val="ADANB"/>
      </w:pPr>
      <w:r w:rsidRPr="00F41C9A">
        <w:t>.</w:t>
      </w:r>
    </w:p>
    <w:p w:rsidR="00BD5E5A" w:rsidRPr="00F41C9A" w:rsidRDefault="00BD5E5A" w:rsidP="00BD5E5A">
      <w:pPr>
        <w:pStyle w:val="ADANB"/>
      </w:pPr>
      <w:r w:rsidRPr="00F41C9A">
        <w:t xml:space="preserve"> procedure ERROR_MANAGEMENT </w:t>
      </w:r>
    </w:p>
    <w:p w:rsidR="00BD5E5A" w:rsidRPr="00F41C9A" w:rsidRDefault="00BD5E5A" w:rsidP="00BD5E5A">
      <w:pPr>
        <w:pStyle w:val="ADANB"/>
      </w:pPr>
      <w:r w:rsidRPr="00F41C9A">
        <w:t xml:space="preserve">   (INFO_ERROR         : in INFO_ERROR_T;</w:t>
      </w:r>
    </w:p>
    <w:p w:rsidR="00BD5E5A" w:rsidRPr="00F41C9A" w:rsidRDefault="00BD5E5A" w:rsidP="00BD5E5A">
      <w:pPr>
        <w:pStyle w:val="ADANB"/>
      </w:pPr>
      <w:r w:rsidRPr="00F41C9A">
        <w:t xml:space="preserve">    ERR_PRESENT        : in TYPES.BOOLEAN_T             := TRUE;</w:t>
      </w:r>
    </w:p>
    <w:p w:rsidR="00BD5E5A" w:rsidRPr="00F41C9A" w:rsidRDefault="00BD5E5A" w:rsidP="00BD5E5A">
      <w:pPr>
        <w:pStyle w:val="ADANB"/>
      </w:pPr>
      <w:r w:rsidRPr="00F41C9A">
        <w:t xml:space="preserve">    COUNTER_VALUE      : in TYPES.UNCHECKED_BYTE_T      := 1;</w:t>
      </w:r>
    </w:p>
    <w:p w:rsidR="00BD5E5A" w:rsidRPr="00F41C9A" w:rsidRDefault="00BD5E5A" w:rsidP="00BD5E5A">
      <w:pPr>
        <w:pStyle w:val="ADANB"/>
      </w:pPr>
      <w:r w:rsidRPr="00F41C9A">
        <w:t xml:space="preserve">    NBR_OF_CHANNELS    : in NBR_CHANNELS_IN_FAILURE_T   := 0;</w:t>
      </w:r>
    </w:p>
    <w:p w:rsidR="00BD5E5A" w:rsidRPr="00F41C9A" w:rsidRDefault="00BD5E5A" w:rsidP="00BD5E5A">
      <w:pPr>
        <w:pStyle w:val="ADANB"/>
      </w:pPr>
      <w:r w:rsidRPr="00F41C9A">
        <w:t xml:space="preserve">    CHANNEL1, CHANNEL2 : in GLOBAL_DATA_3CH.ORDER_3CH_T := GLOBAL_DATA_3CH.OWN);</w:t>
      </w:r>
    </w:p>
    <w:p w:rsidR="00BD5E5A" w:rsidRPr="00F41C9A" w:rsidRDefault="00BD5E5A" w:rsidP="00BD5E5A">
      <w:pPr>
        <w:pStyle w:val="ADANB"/>
      </w:pPr>
      <w:r w:rsidRPr="00F41C9A">
        <w:t>.</w:t>
      </w:r>
    </w:p>
    <w:p w:rsidR="00BD5E5A" w:rsidRPr="00F41C9A" w:rsidRDefault="00BD5E5A" w:rsidP="00BD5E5A">
      <w:pPr>
        <w:pStyle w:val="ADANB"/>
      </w:pPr>
      <w:r w:rsidRPr="00F41C9A">
        <w:t>.</w:t>
      </w:r>
    </w:p>
    <w:p w:rsidR="00BD5E5A" w:rsidRPr="00F41C9A" w:rsidRDefault="00BD5E5A" w:rsidP="00BD5E5A">
      <w:pPr>
        <w:pStyle w:val="ADANB"/>
      </w:pPr>
      <w:r w:rsidRPr="00F41C9A">
        <w:t>.</w:t>
      </w:r>
    </w:p>
    <w:p w:rsidR="00BD5E5A" w:rsidRPr="00F41C9A" w:rsidRDefault="00BD5E5A" w:rsidP="00BD5E5A">
      <w:pPr>
        <w:pStyle w:val="ADANB"/>
      </w:pPr>
      <w:r w:rsidRPr="00F41C9A">
        <w:t>end ATBL_ERROR;</w:t>
      </w:r>
    </w:p>
    <w:p w:rsidR="00B57652" w:rsidRDefault="00A275E8" w:rsidP="00464CDF">
      <w:pPr>
        <w:pStyle w:val="Titre1"/>
      </w:pPr>
      <w:r>
        <w:br w:type="page"/>
      </w:r>
      <w:bookmarkStart w:id="3007" w:name="_Ref378600191"/>
      <w:bookmarkStart w:id="3008" w:name="_Toc397948312"/>
      <w:r w:rsidR="00B57652" w:rsidRPr="00464CDF">
        <w:lastRenderedPageBreak/>
        <w:t>Appendix</w:t>
      </w:r>
      <w:r w:rsidR="00B57652">
        <w:t xml:space="preserve"> </w:t>
      </w:r>
      <w:r w:rsidR="00034FEE">
        <w:t>1</w:t>
      </w:r>
      <w:r w:rsidR="00B57652">
        <w:t xml:space="preserve"> – application layer</w:t>
      </w:r>
      <w:bookmarkEnd w:id="3007"/>
      <w:r w:rsidR="00836109">
        <w:t xml:space="preserve"> (telegram definition)</w:t>
      </w:r>
      <w:bookmarkEnd w:id="3008"/>
    </w:p>
    <w:p w:rsidR="00B57652" w:rsidRDefault="00B57652" w:rsidP="00B57652">
      <w:r>
        <w:t>Please refer to the separate document “</w:t>
      </w:r>
      <w:r w:rsidRPr="009F02E2">
        <w:t xml:space="preserve">API Requirements for OpenETCS </w:t>
      </w:r>
      <w:r>
        <w:t xml:space="preserve">– </w:t>
      </w:r>
      <w:r w:rsidR="0091589B">
        <w:t xml:space="preserve">appendix - </w:t>
      </w:r>
      <w:r>
        <w:t>application layer v.1.0” (</w:t>
      </w:r>
      <w:r>
        <w:fldChar w:fldCharType="begin"/>
      </w:r>
      <w:r>
        <w:instrText xml:space="preserve"> REF _Ref378683078 \r \h </w:instrText>
      </w:r>
      <w:r>
        <w:fldChar w:fldCharType="separate"/>
      </w:r>
      <w:r w:rsidR="006D6783">
        <w:t>/5/</w:t>
      </w:r>
      <w:r>
        <w:fldChar w:fldCharType="end"/>
      </w:r>
      <w:r>
        <w:t>)</w:t>
      </w:r>
    </w:p>
    <w:p w:rsidR="00464CDF" w:rsidRPr="00464CDF" w:rsidRDefault="00464CDF" w:rsidP="00464CDF">
      <w:pPr>
        <w:pStyle w:val="Corpsdetexte"/>
      </w:pPr>
    </w:p>
    <w:p w:rsidR="00131CC4" w:rsidRDefault="00131CC4" w:rsidP="00131CC4">
      <w:pPr>
        <w:pStyle w:val="Titre1"/>
      </w:pPr>
      <w:bookmarkStart w:id="3009" w:name="_Ref378683301"/>
      <w:bookmarkStart w:id="3010" w:name="_Toc397948313"/>
      <w:r>
        <w:t xml:space="preserve">Appendix </w:t>
      </w:r>
      <w:r w:rsidR="00B57652">
        <w:t>2</w:t>
      </w:r>
      <w:r>
        <w:t xml:space="preserve"> – Functiona</w:t>
      </w:r>
      <w:r w:rsidR="00677204">
        <w:t>l data diction</w:t>
      </w:r>
      <w:r>
        <w:t>ary</w:t>
      </w:r>
      <w:bookmarkEnd w:id="3009"/>
      <w:bookmarkEnd w:id="3010"/>
    </w:p>
    <w:p w:rsidR="00131CC4" w:rsidRDefault="00131CC4" w:rsidP="00131CC4">
      <w:pPr>
        <w:pStyle w:val="Corpsdetexte"/>
      </w:pPr>
      <w:r>
        <w:t>Please refer to the separate document “</w:t>
      </w:r>
      <w:r w:rsidRPr="009F02E2">
        <w:t xml:space="preserve">API Requirements for OpenETCS </w:t>
      </w:r>
      <w:r w:rsidR="00B57652">
        <w:t xml:space="preserve">– </w:t>
      </w:r>
      <w:r w:rsidR="0091589B">
        <w:t xml:space="preserve">appendix - </w:t>
      </w:r>
      <w:r w:rsidR="00B57652">
        <w:t>functional data dictio</w:t>
      </w:r>
      <w:r>
        <w:t>nary v.1.0”</w:t>
      </w:r>
      <w:r w:rsidR="00B57652">
        <w:t xml:space="preserve"> (</w:t>
      </w:r>
      <w:r w:rsidR="00B57652">
        <w:fldChar w:fldCharType="begin"/>
      </w:r>
      <w:r w:rsidR="00B57652">
        <w:instrText xml:space="preserve"> REF _Ref378683057 \r \h </w:instrText>
      </w:r>
      <w:r w:rsidR="00B57652">
        <w:fldChar w:fldCharType="separate"/>
      </w:r>
      <w:r w:rsidR="006D6783">
        <w:t>/6/</w:t>
      </w:r>
      <w:r w:rsidR="00B57652">
        <w:fldChar w:fldCharType="end"/>
      </w:r>
      <w:r w:rsidR="00B57652">
        <w:t>)</w:t>
      </w:r>
    </w:p>
    <w:bookmarkEnd w:id="1291"/>
    <w:p w:rsidR="00D80DBD" w:rsidRPr="00131CC4" w:rsidRDefault="00D80DBD" w:rsidP="00131CC4">
      <w:pPr>
        <w:pStyle w:val="Corpsdetexte"/>
      </w:pPr>
    </w:p>
    <w:sectPr w:rsidR="00D80DBD" w:rsidRPr="00131CC4">
      <w:headerReference w:type="default" r:id="rId29"/>
      <w:footerReference w:type="default" r:id="rId30"/>
      <w:endnotePr>
        <w:numFmt w:val="decimal"/>
      </w:endnotePr>
      <w:pgSz w:w="11907" w:h="16840" w:code="9"/>
      <w:pgMar w:top="862" w:right="1440" w:bottom="1418" w:left="851" w:header="567" w:footer="567"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0A7" w:rsidRDefault="00EE10A7" w:rsidP="000A67EB">
      <w:r>
        <w:separator/>
      </w:r>
    </w:p>
  </w:endnote>
  <w:endnote w:type="continuationSeparator" w:id="0">
    <w:p w:rsidR="00EE10A7" w:rsidRDefault="00EE10A7" w:rsidP="000A6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lstom">
    <w:panose1 w:val="02000503020000020004"/>
    <w:charset w:val="00"/>
    <w:family w:val="auto"/>
    <w:pitch w:val="variable"/>
    <w:sig w:usb0="A00000AF" w:usb1="4000204A" w:usb2="00000000" w:usb3="00000000" w:csb0="0000009B" w:csb1="00000000"/>
  </w:font>
  <w:font w:name="Arial">
    <w:panose1 w:val="020B0604020202020204"/>
    <w:charset w:val="00"/>
    <w:family w:val="swiss"/>
    <w:pitch w:val="variable"/>
    <w:sig w:usb0="20002A87" w:usb1="80000000" w:usb2="00000008"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FuturaA Bk BT">
    <w:panose1 w:val="020B0502020204020303"/>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80" w:type="dxa"/>
      <w:tblBorders>
        <w:top w:val="single" w:sz="6" w:space="0" w:color="auto"/>
        <w:insideH w:val="single" w:sz="6" w:space="0" w:color="auto"/>
      </w:tblBorders>
      <w:tblLayout w:type="fixed"/>
      <w:tblCellMar>
        <w:left w:w="70" w:type="dxa"/>
        <w:right w:w="70" w:type="dxa"/>
      </w:tblCellMar>
      <w:tblLook w:val="0000" w:firstRow="0" w:lastRow="0" w:firstColumn="0" w:lastColumn="0" w:noHBand="0" w:noVBand="0"/>
    </w:tblPr>
    <w:tblGrid>
      <w:gridCol w:w="6591"/>
      <w:gridCol w:w="3189"/>
    </w:tblGrid>
    <w:tr w:rsidR="001A2140" w:rsidRPr="00D15A9C" w:rsidTr="009F02E2">
      <w:trPr>
        <w:cantSplit/>
      </w:trPr>
      <w:tc>
        <w:tcPr>
          <w:tcW w:w="6591" w:type="dxa"/>
        </w:tcPr>
        <w:p w:rsidR="001A2140" w:rsidRPr="00D15A9C" w:rsidRDefault="001A2140" w:rsidP="001414F9">
          <w:pPr>
            <w:rPr>
              <w:b/>
            </w:rPr>
          </w:pPr>
          <w:r>
            <w:rPr>
              <w:b/>
              <w:noProof/>
              <w:lang w:val="fr-BE" w:eastAsia="fr-BE"/>
            </w:rPr>
            <w:drawing>
              <wp:inline distT="0" distB="0" distL="0" distR="0" wp14:anchorId="0F46B133" wp14:editId="2608A142">
                <wp:extent cx="638175" cy="224155"/>
                <wp:effectExtent l="0" t="0" r="9525" b="4445"/>
                <wp:docPr id="15" name="Image 15" descr="ccbysa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bysa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224155"/>
                        </a:xfrm>
                        <a:prstGeom prst="rect">
                          <a:avLst/>
                        </a:prstGeom>
                        <a:noFill/>
                        <a:ln>
                          <a:noFill/>
                        </a:ln>
                      </pic:spPr>
                    </pic:pic>
                  </a:graphicData>
                </a:graphic>
              </wp:inline>
            </w:drawing>
          </w:r>
          <w:r>
            <w:rPr>
              <w:b/>
            </w:rPr>
            <w:t xml:space="preserve">                         </w:t>
          </w:r>
          <w:r w:rsidRPr="009F02E2">
            <w:t>API Requirements for OpenETCS – V1.</w:t>
          </w:r>
          <w:del w:id="3011" w:author="3.0" w:date="2014-08-29T09:37:00Z">
            <w:r w:rsidDel="001414F9">
              <w:delText>3</w:delText>
            </w:r>
          </w:del>
          <w:ins w:id="3012" w:author="3.0" w:date="2014-08-29T09:37:00Z">
            <w:r>
              <w:t>4</w:t>
            </w:r>
          </w:ins>
        </w:p>
      </w:tc>
      <w:tc>
        <w:tcPr>
          <w:tcW w:w="3189" w:type="dxa"/>
        </w:tcPr>
        <w:p w:rsidR="001A2140" w:rsidRPr="00D15A9C" w:rsidRDefault="001A2140" w:rsidP="000A67EB">
          <w:r w:rsidRPr="00D15A9C">
            <w:t xml:space="preserve">PAGE </w:t>
          </w:r>
          <w:r w:rsidRPr="00D15A9C">
            <w:rPr>
              <w:rStyle w:val="Numrodepage"/>
              <w:rFonts w:ascii="Alstom" w:hAnsi="Alstom"/>
              <w:sz w:val="20"/>
            </w:rPr>
            <w:fldChar w:fldCharType="begin"/>
          </w:r>
          <w:r w:rsidRPr="00D15A9C">
            <w:rPr>
              <w:rStyle w:val="Numrodepage"/>
              <w:rFonts w:ascii="Alstom" w:hAnsi="Alstom"/>
              <w:sz w:val="20"/>
            </w:rPr>
            <w:instrText xml:space="preserve"> PAGE </w:instrText>
          </w:r>
          <w:r w:rsidRPr="00D15A9C">
            <w:rPr>
              <w:rStyle w:val="Numrodepage"/>
              <w:rFonts w:ascii="Alstom" w:hAnsi="Alstom"/>
              <w:sz w:val="20"/>
            </w:rPr>
            <w:fldChar w:fldCharType="separate"/>
          </w:r>
          <w:r w:rsidR="006D6783">
            <w:rPr>
              <w:rStyle w:val="Numrodepage"/>
              <w:rFonts w:ascii="Alstom" w:hAnsi="Alstom"/>
              <w:noProof/>
              <w:sz w:val="20"/>
            </w:rPr>
            <w:t>1</w:t>
          </w:r>
          <w:r w:rsidRPr="00D15A9C">
            <w:rPr>
              <w:rStyle w:val="Numrodepage"/>
              <w:rFonts w:ascii="Alstom" w:hAnsi="Alstom"/>
              <w:sz w:val="20"/>
            </w:rPr>
            <w:fldChar w:fldCharType="end"/>
          </w:r>
          <w:bookmarkStart w:id="3013" w:name="_Ref487360778"/>
          <w:r w:rsidRPr="00D15A9C">
            <w:rPr>
              <w:rStyle w:val="Numrodepage"/>
              <w:rFonts w:ascii="Alstom" w:hAnsi="Alstom"/>
              <w:sz w:val="20"/>
            </w:rPr>
            <w:t xml:space="preserve"> </w:t>
          </w:r>
          <w:r w:rsidRPr="00D15A9C">
            <w:t xml:space="preserve">OF </w:t>
          </w:r>
          <w:r w:rsidRPr="00D15A9C">
            <w:rPr>
              <w:rStyle w:val="Numrodepage"/>
              <w:rFonts w:ascii="Alstom" w:hAnsi="Alstom"/>
              <w:sz w:val="20"/>
            </w:rPr>
            <w:fldChar w:fldCharType="begin"/>
          </w:r>
          <w:r w:rsidRPr="00D15A9C">
            <w:rPr>
              <w:rStyle w:val="Numrodepage"/>
              <w:rFonts w:ascii="Alstom" w:hAnsi="Alstom"/>
              <w:sz w:val="20"/>
            </w:rPr>
            <w:instrText xml:space="preserve"> NUMPAGES </w:instrText>
          </w:r>
          <w:r w:rsidRPr="00D15A9C">
            <w:rPr>
              <w:rStyle w:val="Numrodepage"/>
              <w:rFonts w:ascii="Alstom" w:hAnsi="Alstom"/>
              <w:sz w:val="20"/>
            </w:rPr>
            <w:fldChar w:fldCharType="separate"/>
          </w:r>
          <w:r w:rsidR="006D6783">
            <w:rPr>
              <w:rStyle w:val="Numrodepage"/>
              <w:rFonts w:ascii="Alstom" w:hAnsi="Alstom"/>
              <w:noProof/>
              <w:sz w:val="20"/>
            </w:rPr>
            <w:t>75</w:t>
          </w:r>
          <w:r w:rsidRPr="00D15A9C">
            <w:rPr>
              <w:rStyle w:val="Numrodepage"/>
              <w:rFonts w:ascii="Alstom" w:hAnsi="Alstom"/>
              <w:sz w:val="20"/>
            </w:rPr>
            <w:fldChar w:fldCharType="end"/>
          </w:r>
        </w:p>
      </w:tc>
    </w:tr>
    <w:bookmarkEnd w:id="3013"/>
  </w:tbl>
  <w:p w:rsidR="001A2140" w:rsidRDefault="001A2140" w:rsidP="000A67E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0A7" w:rsidRDefault="00EE10A7" w:rsidP="000A67EB">
      <w:r>
        <w:separator/>
      </w:r>
    </w:p>
  </w:footnote>
  <w:footnote w:type="continuationSeparator" w:id="0">
    <w:p w:rsidR="00EE10A7" w:rsidRDefault="00EE10A7" w:rsidP="000A67EB">
      <w:r>
        <w:continuationSeparator/>
      </w:r>
    </w:p>
  </w:footnote>
  <w:footnote w:id="1">
    <w:p w:rsidR="001A2140" w:rsidRDefault="001A2140" w:rsidP="000A67EB">
      <w:pPr>
        <w:pStyle w:val="Notedebasdepage"/>
      </w:pPr>
      <w:r>
        <w:rPr>
          <w:rStyle w:val="Appelnotedebasdep"/>
          <w:vertAlign w:val="baseline"/>
        </w:rPr>
        <w:footnoteRef/>
      </w:r>
      <w:r>
        <w:t xml:space="preserve"> M : meeting review, R : read-back process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140" w:rsidRDefault="001A2140" w:rsidP="000A67EB">
    <w:pPr>
      <w:pStyle w:val="En-tte"/>
    </w:pPr>
    <w:r>
      <w:rPr>
        <w:noProof/>
        <w:lang w:val="fr-BE" w:eastAsia="fr-BE"/>
      </w:rPr>
      <w:drawing>
        <wp:inline distT="0" distB="0" distL="0" distR="0">
          <wp:extent cx="1725295" cy="483235"/>
          <wp:effectExtent l="0" t="0" r="8255" b="0"/>
          <wp:docPr id="1" name="Image 1" descr="ite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a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5295" cy="483235"/>
                  </a:xfrm>
                  <a:prstGeom prst="rect">
                    <a:avLst/>
                  </a:prstGeom>
                  <a:noFill/>
                  <a:ln>
                    <a:noFill/>
                  </a:ln>
                </pic:spPr>
              </pic:pic>
            </a:graphicData>
          </a:graphic>
        </wp:inline>
      </w:drawing>
    </w:r>
  </w:p>
  <w:p w:rsidR="001A2140" w:rsidRPr="00FC3D1D" w:rsidRDefault="001A2140" w:rsidP="000A67EB">
    <w:pPr>
      <w:pStyle w:val="En-tte"/>
    </w:pPr>
    <w:r>
      <w:t>ITEA2 Project</w:t>
    </w:r>
  </w:p>
  <w:p w:rsidR="001A2140" w:rsidRPr="00FC3D1D" w:rsidRDefault="001A2140" w:rsidP="000A67EB">
    <w:pPr>
      <w:pStyle w:val="En-tte"/>
    </w:pPr>
    <w:r w:rsidRPr="00FC3D1D">
      <w:t>2012-2015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itre1"/>
      <w:lvlText w:val="%1."/>
      <w:legacy w:legacy="1" w:legacySpace="120" w:legacyIndent="360"/>
      <w:lvlJc w:val="left"/>
    </w:lvl>
    <w:lvl w:ilvl="1">
      <w:start w:val="1"/>
      <w:numFmt w:val="decimal"/>
      <w:pStyle w:val="Titre2"/>
      <w:lvlText w:val="%1.%2"/>
      <w:legacy w:legacy="1" w:legacySpace="120" w:legacyIndent="360"/>
      <w:lvlJc w:val="left"/>
    </w:lvl>
    <w:lvl w:ilvl="2">
      <w:start w:val="1"/>
      <w:numFmt w:val="decimal"/>
      <w:pStyle w:val="Titre3"/>
      <w:lvlText w:val="%1.%2.%3"/>
      <w:legacy w:legacy="1" w:legacySpace="120" w:legacyIndent="360"/>
      <w:lvlJc w:val="left"/>
    </w:lvl>
    <w:lvl w:ilvl="3">
      <w:start w:val="1"/>
      <w:numFmt w:val="decimal"/>
      <w:pStyle w:val="Titre4"/>
      <w:lvlText w:val="%1.%2.%3.%4"/>
      <w:legacy w:legacy="1" w:legacySpace="120" w:legacyIndent="360"/>
      <w:lvlJc w:val="left"/>
    </w:lvl>
    <w:lvl w:ilvl="4">
      <w:start w:val="1"/>
      <w:numFmt w:val="decimal"/>
      <w:pStyle w:val="Titre5"/>
      <w:lvlText w:val="%1.%2.%3.%4.%5"/>
      <w:legacy w:legacy="1" w:legacySpace="120" w:legacyIndent="360"/>
      <w:lvlJc w:val="left"/>
      <w:rPr>
        <w:sz w:val="18"/>
      </w:rPr>
    </w:lvl>
    <w:lvl w:ilvl="5">
      <w:start w:val="1"/>
      <w:numFmt w:val="upperLetter"/>
      <w:pStyle w:val="Titre6"/>
      <w:lvlText w:val="APPENDIX %6"/>
      <w:legacy w:legacy="1" w:legacySpace="120" w:legacyIndent="360"/>
      <w:lvlJc w:val="left"/>
    </w:lvl>
    <w:lvl w:ilvl="6">
      <w:start w:val="1"/>
      <w:numFmt w:val="decimal"/>
      <w:pStyle w:val="Titre7"/>
      <w:lvlText w:val=".%7"/>
      <w:legacy w:legacy="1" w:legacySpace="120" w:legacyIndent="360"/>
      <w:lvlJc w:val="left"/>
    </w:lvl>
    <w:lvl w:ilvl="7">
      <w:start w:val="1"/>
      <w:numFmt w:val="decimal"/>
      <w:pStyle w:val="Titre8"/>
      <w:lvlText w:val=".%7.%8"/>
      <w:legacy w:legacy="1" w:legacySpace="120" w:legacyIndent="360"/>
      <w:lvlJc w:val="left"/>
    </w:lvl>
    <w:lvl w:ilvl="8">
      <w:start w:val="1"/>
      <w:numFmt w:val="decimal"/>
      <w:pStyle w:val="Titre9"/>
      <w:lvlText w:val=".%7.%8.%9"/>
      <w:legacy w:legacy="1" w:legacySpace="120" w:legacyIndent="360"/>
      <w:lvlJc w:val="left"/>
    </w:lvl>
  </w:abstractNum>
  <w:abstractNum w:abstractNumId="1">
    <w:nsid w:val="FFFFFFFE"/>
    <w:multiLevelType w:val="singleLevel"/>
    <w:tmpl w:val="FFFFFFFF"/>
    <w:lvl w:ilvl="0">
      <w:numFmt w:val="decimal"/>
      <w:pStyle w:val="Listepuces2"/>
      <w:lvlText w:val="*"/>
      <w:lvlJc w:val="left"/>
    </w:lvl>
  </w:abstractNum>
  <w:abstractNum w:abstractNumId="2">
    <w:nsid w:val="06035A54"/>
    <w:multiLevelType w:val="hybridMultilevel"/>
    <w:tmpl w:val="2A86B7F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nsid w:val="07B277E3"/>
    <w:multiLevelType w:val="hybridMultilevel"/>
    <w:tmpl w:val="82FC6B4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nsid w:val="18912559"/>
    <w:multiLevelType w:val="hybridMultilevel"/>
    <w:tmpl w:val="79FE9D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192A19E5"/>
    <w:multiLevelType w:val="hybridMultilevel"/>
    <w:tmpl w:val="3F5C0814"/>
    <w:lvl w:ilvl="0" w:tplc="5EDCB638">
      <w:start w:val="1"/>
      <w:numFmt w:val="bullet"/>
      <w:pStyle w:val="Puce1"/>
      <w:lvlText w:val=""/>
      <w:lvlJc w:val="left"/>
      <w:pPr>
        <w:ind w:left="720" w:hanging="360"/>
      </w:pPr>
      <w:rPr>
        <w:rFonts w:ascii="Symbol" w:hAnsi="Symbol" w:hint="default"/>
      </w:rPr>
    </w:lvl>
    <w:lvl w:ilvl="1" w:tplc="BE9A9E9C">
      <w:start w:val="1"/>
      <w:numFmt w:val="bullet"/>
      <w:pStyle w:val="Puce2"/>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nsid w:val="1AF565D2"/>
    <w:multiLevelType w:val="hybridMultilevel"/>
    <w:tmpl w:val="0632F8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nsid w:val="1F203C20"/>
    <w:multiLevelType w:val="multilevel"/>
    <w:tmpl w:val="633C61CA"/>
    <w:lvl w:ilvl="0">
      <w:start w:val="1"/>
      <w:numFmt w:val="decimal"/>
      <w:lvlText w:val="%1"/>
      <w:lvlJc w:val="left"/>
      <w:pPr>
        <w:tabs>
          <w:tab w:val="num" w:pos="828"/>
        </w:tabs>
        <w:ind w:left="828" w:hanging="425"/>
      </w:pPr>
    </w:lvl>
    <w:lvl w:ilvl="1">
      <w:start w:val="1"/>
      <w:numFmt w:val="decimal"/>
      <w:lvlText w:val="%1.%2"/>
      <w:lvlJc w:val="left"/>
      <w:pPr>
        <w:tabs>
          <w:tab w:val="num" w:pos="979"/>
        </w:tabs>
        <w:ind w:left="979" w:hanging="576"/>
      </w:pPr>
    </w:lvl>
    <w:lvl w:ilvl="2">
      <w:start w:val="1"/>
      <w:numFmt w:val="decimal"/>
      <w:lvlText w:val="%1.%2.%3"/>
      <w:lvlJc w:val="left"/>
      <w:pPr>
        <w:tabs>
          <w:tab w:val="num" w:pos="1123"/>
        </w:tabs>
        <w:ind w:left="1123" w:hanging="720"/>
      </w:pPr>
    </w:lvl>
    <w:lvl w:ilvl="3">
      <w:start w:val="1"/>
      <w:numFmt w:val="decimal"/>
      <w:lvlText w:val="%1.%2.%3.%4"/>
      <w:lvlJc w:val="left"/>
      <w:pPr>
        <w:tabs>
          <w:tab w:val="num" w:pos="1267"/>
        </w:tabs>
        <w:ind w:left="1267" w:hanging="864"/>
      </w:pPr>
    </w:lvl>
    <w:lvl w:ilvl="4">
      <w:start w:val="1"/>
      <w:numFmt w:val="decimal"/>
      <w:lvlText w:val="%1.%2.%3.%4.%5"/>
      <w:lvlJc w:val="left"/>
      <w:pPr>
        <w:tabs>
          <w:tab w:val="num" w:pos="1411"/>
        </w:tabs>
        <w:ind w:left="1411" w:hanging="1008"/>
      </w:pPr>
    </w:lvl>
    <w:lvl w:ilvl="5">
      <w:start w:val="1"/>
      <w:numFmt w:val="decimal"/>
      <w:lvlText w:val="%1.%2.%3.%4.%5.%6"/>
      <w:lvlJc w:val="left"/>
      <w:pPr>
        <w:tabs>
          <w:tab w:val="num" w:pos="1555"/>
        </w:tabs>
        <w:ind w:left="1555" w:hanging="115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1699"/>
        </w:tabs>
        <w:ind w:left="1699" w:hanging="1296"/>
      </w:pPr>
    </w:lvl>
    <w:lvl w:ilvl="7">
      <w:start w:val="1"/>
      <w:numFmt w:val="decimal"/>
      <w:lvlText w:val="%1.%2.%3.%4.%5.%6.%7.%8"/>
      <w:lvlJc w:val="left"/>
      <w:pPr>
        <w:tabs>
          <w:tab w:val="num" w:pos="1843"/>
        </w:tabs>
        <w:ind w:left="1843" w:hanging="1440"/>
      </w:pPr>
    </w:lvl>
    <w:lvl w:ilvl="8">
      <w:start w:val="1"/>
      <w:numFmt w:val="decimal"/>
      <w:lvlText w:val="%1.%2.%3.%4.%5.%6.%7.%8.%9"/>
      <w:lvlJc w:val="left"/>
      <w:pPr>
        <w:tabs>
          <w:tab w:val="num" w:pos="1987"/>
        </w:tabs>
        <w:ind w:left="1987" w:hanging="1584"/>
      </w:pPr>
    </w:lvl>
  </w:abstractNum>
  <w:abstractNum w:abstractNumId="8">
    <w:nsid w:val="20006145"/>
    <w:multiLevelType w:val="hybridMultilevel"/>
    <w:tmpl w:val="210AC4B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nsid w:val="20B3243A"/>
    <w:multiLevelType w:val="hybridMultilevel"/>
    <w:tmpl w:val="03320B9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nsid w:val="2D1A054D"/>
    <w:multiLevelType w:val="hybridMultilevel"/>
    <w:tmpl w:val="EFD2CB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33EE6916"/>
    <w:multiLevelType w:val="hybridMultilevel"/>
    <w:tmpl w:val="9B407CB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nsid w:val="3C007D19"/>
    <w:multiLevelType w:val="hybridMultilevel"/>
    <w:tmpl w:val="F99EE8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nsid w:val="459236C8"/>
    <w:multiLevelType w:val="singleLevel"/>
    <w:tmpl w:val="78BE9300"/>
    <w:lvl w:ilvl="0">
      <w:start w:val="1"/>
      <w:numFmt w:val="bullet"/>
      <w:pStyle w:val="LastBullet"/>
      <w:lvlText w:val=""/>
      <w:lvlJc w:val="left"/>
      <w:pPr>
        <w:tabs>
          <w:tab w:val="num" w:pos="360"/>
        </w:tabs>
        <w:ind w:left="360" w:hanging="360"/>
      </w:pPr>
      <w:rPr>
        <w:rFonts w:ascii="Symbol" w:hAnsi="Symbol" w:hint="default"/>
      </w:rPr>
    </w:lvl>
  </w:abstractNum>
  <w:abstractNum w:abstractNumId="14">
    <w:nsid w:val="4CA80305"/>
    <w:multiLevelType w:val="hybridMultilevel"/>
    <w:tmpl w:val="C8B6978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nsid w:val="4EEE4C00"/>
    <w:multiLevelType w:val="singleLevel"/>
    <w:tmpl w:val="1D689932"/>
    <w:lvl w:ilvl="0">
      <w:start w:val="1"/>
      <w:numFmt w:val="decimal"/>
      <w:pStyle w:val="Referenceddocument"/>
      <w:lvlText w:val="/%1/"/>
      <w:legacy w:legacy="1" w:legacySpace="0" w:legacyIndent="283"/>
      <w:lvlJc w:val="left"/>
      <w:pPr>
        <w:ind w:left="283" w:hanging="283"/>
      </w:pPr>
    </w:lvl>
  </w:abstractNum>
  <w:abstractNum w:abstractNumId="16">
    <w:nsid w:val="529D1467"/>
    <w:multiLevelType w:val="hybridMultilevel"/>
    <w:tmpl w:val="88DC00D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56500628"/>
    <w:multiLevelType w:val="hybridMultilevel"/>
    <w:tmpl w:val="74B0E9B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nsid w:val="586B3ED8"/>
    <w:multiLevelType w:val="hybridMultilevel"/>
    <w:tmpl w:val="64628E8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nsid w:val="5EF47BD2"/>
    <w:multiLevelType w:val="hybridMultilevel"/>
    <w:tmpl w:val="1746317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nsid w:val="650C505A"/>
    <w:multiLevelType w:val="hybridMultilevel"/>
    <w:tmpl w:val="6C660EF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nsid w:val="654607F3"/>
    <w:multiLevelType w:val="hybridMultilevel"/>
    <w:tmpl w:val="842864A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nsid w:val="6B253AB9"/>
    <w:multiLevelType w:val="hybridMultilevel"/>
    <w:tmpl w:val="50DC833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nsid w:val="6DBA38B1"/>
    <w:multiLevelType w:val="hybridMultilevel"/>
    <w:tmpl w:val="F8E4DE5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nsid w:val="733872A2"/>
    <w:multiLevelType w:val="hybridMultilevel"/>
    <w:tmpl w:val="9F82DF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nsid w:val="739144A3"/>
    <w:multiLevelType w:val="hybridMultilevel"/>
    <w:tmpl w:val="B68CA33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nsid w:val="7B023CD1"/>
    <w:multiLevelType w:val="hybridMultilevel"/>
    <w:tmpl w:val="779C264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
    <w:lvlOverride w:ilvl="0">
      <w:lvl w:ilvl="0">
        <w:start w:val="1"/>
        <w:numFmt w:val="bullet"/>
        <w:pStyle w:val="Listepuces2"/>
        <w:lvlText w:val=""/>
        <w:legacy w:legacy="1" w:legacySpace="0" w:legacyIndent="283"/>
        <w:lvlJc w:val="left"/>
        <w:pPr>
          <w:ind w:left="427" w:hanging="283"/>
        </w:pPr>
        <w:rPr>
          <w:rFonts w:ascii="Symbol" w:hAnsi="Symbol" w:hint="default"/>
        </w:rPr>
      </w:lvl>
    </w:lvlOverride>
  </w:num>
  <w:num w:numId="4">
    <w:abstractNumId w:val="13"/>
  </w:num>
  <w:num w:numId="5">
    <w:abstractNumId w:val="15"/>
    <w:lvlOverride w:ilvl="0">
      <w:startOverride w:val="1"/>
    </w:lvlOverride>
  </w:num>
  <w:num w:numId="6">
    <w:abstractNumId w:val="19"/>
  </w:num>
  <w:num w:numId="7">
    <w:abstractNumId w:val="4"/>
  </w:num>
  <w:num w:numId="8">
    <w:abstractNumId w:val="6"/>
  </w:num>
  <w:num w:numId="9">
    <w:abstractNumId w:val="25"/>
  </w:num>
  <w:num w:numId="10">
    <w:abstractNumId w:val="9"/>
  </w:num>
  <w:num w:numId="11">
    <w:abstractNumId w:val="7"/>
  </w:num>
  <w:num w:numId="12">
    <w:abstractNumId w:val="3"/>
  </w:num>
  <w:num w:numId="13">
    <w:abstractNumId w:val="22"/>
  </w:num>
  <w:num w:numId="14">
    <w:abstractNumId w:val="18"/>
  </w:num>
  <w:num w:numId="15">
    <w:abstractNumId w:val="10"/>
  </w:num>
  <w:num w:numId="16">
    <w:abstractNumId w:val="12"/>
  </w:num>
  <w:num w:numId="17">
    <w:abstractNumId w:val="14"/>
  </w:num>
  <w:num w:numId="18">
    <w:abstractNumId w:val="21"/>
  </w:num>
  <w:num w:numId="19">
    <w:abstractNumId w:val="5"/>
  </w:num>
  <w:num w:numId="20">
    <w:abstractNumId w:val="23"/>
  </w:num>
  <w:num w:numId="21">
    <w:abstractNumId w:val="20"/>
  </w:num>
  <w:num w:numId="22">
    <w:abstractNumId w:val="24"/>
  </w:num>
  <w:num w:numId="23">
    <w:abstractNumId w:val="16"/>
  </w:num>
  <w:num w:numId="24">
    <w:abstractNumId w:val="17"/>
  </w:num>
  <w:num w:numId="25">
    <w:abstractNumId w:val="8"/>
  </w:num>
  <w:num w:numId="26">
    <w:abstractNumId w:val="26"/>
  </w:num>
  <w:num w:numId="27">
    <w:abstractNumId w:val="2"/>
  </w:num>
  <w:num w:numId="28">
    <w:abstractNumId w:val="11"/>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8" w:dllVersion="513" w:checkStyle="1"/>
  <w:activeWritingStyle w:appName="MSWord" w:lang="en-GB" w:vendorID="8" w:dllVersion="513" w:checkStyle="1"/>
  <w:attachedTemplate r:id="rId1"/>
  <w:revisionView w:markup="0"/>
  <w:trackRevisions/>
  <w:defaultTabStop w:val="851"/>
  <w:hyphenationZone w:val="1121"/>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92C"/>
    <w:rsid w:val="000002C4"/>
    <w:rsid w:val="00000742"/>
    <w:rsid w:val="000034AD"/>
    <w:rsid w:val="00004373"/>
    <w:rsid w:val="00013E39"/>
    <w:rsid w:val="00014789"/>
    <w:rsid w:val="00016E85"/>
    <w:rsid w:val="00017CEE"/>
    <w:rsid w:val="000208A1"/>
    <w:rsid w:val="000215A7"/>
    <w:rsid w:val="00023212"/>
    <w:rsid w:val="00025CBB"/>
    <w:rsid w:val="000263BB"/>
    <w:rsid w:val="000308F0"/>
    <w:rsid w:val="00031202"/>
    <w:rsid w:val="00032C37"/>
    <w:rsid w:val="00033E31"/>
    <w:rsid w:val="00034FEE"/>
    <w:rsid w:val="00035A25"/>
    <w:rsid w:val="000379B0"/>
    <w:rsid w:val="00042474"/>
    <w:rsid w:val="00045896"/>
    <w:rsid w:val="00047DE6"/>
    <w:rsid w:val="00055D16"/>
    <w:rsid w:val="00055EFE"/>
    <w:rsid w:val="0005797B"/>
    <w:rsid w:val="00063892"/>
    <w:rsid w:val="00065BA0"/>
    <w:rsid w:val="00065E4A"/>
    <w:rsid w:val="000716E9"/>
    <w:rsid w:val="00072177"/>
    <w:rsid w:val="00076568"/>
    <w:rsid w:val="000838C4"/>
    <w:rsid w:val="000865D2"/>
    <w:rsid w:val="00091F5C"/>
    <w:rsid w:val="00093B1B"/>
    <w:rsid w:val="000942D6"/>
    <w:rsid w:val="00097001"/>
    <w:rsid w:val="00097753"/>
    <w:rsid w:val="000A67EB"/>
    <w:rsid w:val="000B2C41"/>
    <w:rsid w:val="000B2DED"/>
    <w:rsid w:val="000B5716"/>
    <w:rsid w:val="000C111E"/>
    <w:rsid w:val="000C3E42"/>
    <w:rsid w:val="000C5A13"/>
    <w:rsid w:val="000C6D3E"/>
    <w:rsid w:val="000D3992"/>
    <w:rsid w:val="000D513E"/>
    <w:rsid w:val="000E05BE"/>
    <w:rsid w:val="000E3338"/>
    <w:rsid w:val="000F7592"/>
    <w:rsid w:val="00102B6D"/>
    <w:rsid w:val="00102F4E"/>
    <w:rsid w:val="00103152"/>
    <w:rsid w:val="00103DF2"/>
    <w:rsid w:val="00106FEB"/>
    <w:rsid w:val="00110A07"/>
    <w:rsid w:val="0011143C"/>
    <w:rsid w:val="001149E6"/>
    <w:rsid w:val="001207AD"/>
    <w:rsid w:val="00120AD3"/>
    <w:rsid w:val="0012687F"/>
    <w:rsid w:val="00131CC4"/>
    <w:rsid w:val="00133CCD"/>
    <w:rsid w:val="0013476D"/>
    <w:rsid w:val="001366D0"/>
    <w:rsid w:val="001372C3"/>
    <w:rsid w:val="00137B5D"/>
    <w:rsid w:val="00137BDD"/>
    <w:rsid w:val="001414F9"/>
    <w:rsid w:val="001444E8"/>
    <w:rsid w:val="00144645"/>
    <w:rsid w:val="00145205"/>
    <w:rsid w:val="00146F4D"/>
    <w:rsid w:val="00151FAD"/>
    <w:rsid w:val="0015602E"/>
    <w:rsid w:val="00156031"/>
    <w:rsid w:val="001561F0"/>
    <w:rsid w:val="00164316"/>
    <w:rsid w:val="00171A74"/>
    <w:rsid w:val="00171E2E"/>
    <w:rsid w:val="001727D9"/>
    <w:rsid w:val="00177F0A"/>
    <w:rsid w:val="0018257F"/>
    <w:rsid w:val="00183D80"/>
    <w:rsid w:val="0018423E"/>
    <w:rsid w:val="001866BC"/>
    <w:rsid w:val="00190853"/>
    <w:rsid w:val="00192E72"/>
    <w:rsid w:val="0019457D"/>
    <w:rsid w:val="0019571D"/>
    <w:rsid w:val="00196E00"/>
    <w:rsid w:val="00197597"/>
    <w:rsid w:val="001A0C0B"/>
    <w:rsid w:val="001A2140"/>
    <w:rsid w:val="001A376B"/>
    <w:rsid w:val="001A37FD"/>
    <w:rsid w:val="001B201D"/>
    <w:rsid w:val="001B307B"/>
    <w:rsid w:val="001B310D"/>
    <w:rsid w:val="001B524A"/>
    <w:rsid w:val="001B6264"/>
    <w:rsid w:val="001D0716"/>
    <w:rsid w:val="001D41EA"/>
    <w:rsid w:val="001D4876"/>
    <w:rsid w:val="001D7BDB"/>
    <w:rsid w:val="001E0C94"/>
    <w:rsid w:val="001F1137"/>
    <w:rsid w:val="001F1C2D"/>
    <w:rsid w:val="001F318E"/>
    <w:rsid w:val="001F75F8"/>
    <w:rsid w:val="00200E6E"/>
    <w:rsid w:val="002038D1"/>
    <w:rsid w:val="0021707C"/>
    <w:rsid w:val="00220F54"/>
    <w:rsid w:val="00221C9B"/>
    <w:rsid w:val="00221D94"/>
    <w:rsid w:val="002260B9"/>
    <w:rsid w:val="0022623F"/>
    <w:rsid w:val="0023118E"/>
    <w:rsid w:val="00231F72"/>
    <w:rsid w:val="00232662"/>
    <w:rsid w:val="002477A7"/>
    <w:rsid w:val="00247904"/>
    <w:rsid w:val="0026176F"/>
    <w:rsid w:val="00267E30"/>
    <w:rsid w:val="00270CC1"/>
    <w:rsid w:val="00271354"/>
    <w:rsid w:val="00271DA6"/>
    <w:rsid w:val="00272DD1"/>
    <w:rsid w:val="002737A5"/>
    <w:rsid w:val="0028267E"/>
    <w:rsid w:val="0028470B"/>
    <w:rsid w:val="0028470D"/>
    <w:rsid w:val="00287EA9"/>
    <w:rsid w:val="00292B83"/>
    <w:rsid w:val="00293D10"/>
    <w:rsid w:val="00296036"/>
    <w:rsid w:val="002B1977"/>
    <w:rsid w:val="002B4A34"/>
    <w:rsid w:val="002B50D2"/>
    <w:rsid w:val="002C3A95"/>
    <w:rsid w:val="002C3A9D"/>
    <w:rsid w:val="002C690C"/>
    <w:rsid w:val="002D246C"/>
    <w:rsid w:val="002D2681"/>
    <w:rsid w:val="002D4EFE"/>
    <w:rsid w:val="002E510A"/>
    <w:rsid w:val="002F1FA0"/>
    <w:rsid w:val="002F6705"/>
    <w:rsid w:val="00305273"/>
    <w:rsid w:val="003055A1"/>
    <w:rsid w:val="00306E80"/>
    <w:rsid w:val="00315BFC"/>
    <w:rsid w:val="00317BA3"/>
    <w:rsid w:val="003233B4"/>
    <w:rsid w:val="00323FFF"/>
    <w:rsid w:val="00327081"/>
    <w:rsid w:val="0033003E"/>
    <w:rsid w:val="00330522"/>
    <w:rsid w:val="0033067D"/>
    <w:rsid w:val="00331B10"/>
    <w:rsid w:val="00332CB0"/>
    <w:rsid w:val="003340C2"/>
    <w:rsid w:val="00334E86"/>
    <w:rsid w:val="00337E24"/>
    <w:rsid w:val="00347F7C"/>
    <w:rsid w:val="00353754"/>
    <w:rsid w:val="00353A88"/>
    <w:rsid w:val="00354489"/>
    <w:rsid w:val="00355331"/>
    <w:rsid w:val="00361CFC"/>
    <w:rsid w:val="00363CB1"/>
    <w:rsid w:val="00363F1D"/>
    <w:rsid w:val="00364578"/>
    <w:rsid w:val="0036579C"/>
    <w:rsid w:val="0037042F"/>
    <w:rsid w:val="003706A1"/>
    <w:rsid w:val="00373AE5"/>
    <w:rsid w:val="00374800"/>
    <w:rsid w:val="003824A8"/>
    <w:rsid w:val="0038427F"/>
    <w:rsid w:val="0038526E"/>
    <w:rsid w:val="00387B95"/>
    <w:rsid w:val="003931D8"/>
    <w:rsid w:val="003A1D20"/>
    <w:rsid w:val="003A2A80"/>
    <w:rsid w:val="003A2D88"/>
    <w:rsid w:val="003A3B13"/>
    <w:rsid w:val="003A4594"/>
    <w:rsid w:val="003B20C7"/>
    <w:rsid w:val="003C5332"/>
    <w:rsid w:val="003C5EFE"/>
    <w:rsid w:val="003C6A5D"/>
    <w:rsid w:val="003D189D"/>
    <w:rsid w:val="003D4F8F"/>
    <w:rsid w:val="003E15BF"/>
    <w:rsid w:val="003E18A4"/>
    <w:rsid w:val="003E62D4"/>
    <w:rsid w:val="003F0EAE"/>
    <w:rsid w:val="003F38F2"/>
    <w:rsid w:val="003F5F7C"/>
    <w:rsid w:val="003F692C"/>
    <w:rsid w:val="00402828"/>
    <w:rsid w:val="00415387"/>
    <w:rsid w:val="00415EC1"/>
    <w:rsid w:val="004166CA"/>
    <w:rsid w:val="00416F31"/>
    <w:rsid w:val="00417F47"/>
    <w:rsid w:val="00421608"/>
    <w:rsid w:val="00427F35"/>
    <w:rsid w:val="00431C9F"/>
    <w:rsid w:val="00434156"/>
    <w:rsid w:val="0043418E"/>
    <w:rsid w:val="0043482F"/>
    <w:rsid w:val="00434C39"/>
    <w:rsid w:val="00442457"/>
    <w:rsid w:val="004466C4"/>
    <w:rsid w:val="00451D90"/>
    <w:rsid w:val="004522A5"/>
    <w:rsid w:val="00454037"/>
    <w:rsid w:val="004607F7"/>
    <w:rsid w:val="004618B7"/>
    <w:rsid w:val="004626FD"/>
    <w:rsid w:val="00464CDF"/>
    <w:rsid w:val="00465D7C"/>
    <w:rsid w:val="00467D0C"/>
    <w:rsid w:val="00470BC6"/>
    <w:rsid w:val="0047359E"/>
    <w:rsid w:val="00481818"/>
    <w:rsid w:val="004821A3"/>
    <w:rsid w:val="004868A0"/>
    <w:rsid w:val="00492458"/>
    <w:rsid w:val="00495689"/>
    <w:rsid w:val="004A463C"/>
    <w:rsid w:val="004A57E5"/>
    <w:rsid w:val="004A629E"/>
    <w:rsid w:val="004A76D6"/>
    <w:rsid w:val="004B5B73"/>
    <w:rsid w:val="004B7442"/>
    <w:rsid w:val="004C5868"/>
    <w:rsid w:val="004C75F6"/>
    <w:rsid w:val="004D0285"/>
    <w:rsid w:val="004D78C8"/>
    <w:rsid w:val="004E07CB"/>
    <w:rsid w:val="004E262F"/>
    <w:rsid w:val="004E42CD"/>
    <w:rsid w:val="004E5014"/>
    <w:rsid w:val="004E53BD"/>
    <w:rsid w:val="004F06DF"/>
    <w:rsid w:val="004F46AE"/>
    <w:rsid w:val="0050448B"/>
    <w:rsid w:val="0051135B"/>
    <w:rsid w:val="00512EE0"/>
    <w:rsid w:val="005137CB"/>
    <w:rsid w:val="0051534A"/>
    <w:rsid w:val="00515D0B"/>
    <w:rsid w:val="00517D97"/>
    <w:rsid w:val="00522493"/>
    <w:rsid w:val="00524819"/>
    <w:rsid w:val="00524F52"/>
    <w:rsid w:val="00527D37"/>
    <w:rsid w:val="005309C7"/>
    <w:rsid w:val="00534B31"/>
    <w:rsid w:val="0054033F"/>
    <w:rsid w:val="00542C57"/>
    <w:rsid w:val="00543FD4"/>
    <w:rsid w:val="00545C98"/>
    <w:rsid w:val="00550982"/>
    <w:rsid w:val="00555779"/>
    <w:rsid w:val="00557CF5"/>
    <w:rsid w:val="00562731"/>
    <w:rsid w:val="00570A77"/>
    <w:rsid w:val="00571049"/>
    <w:rsid w:val="00582183"/>
    <w:rsid w:val="00583C07"/>
    <w:rsid w:val="00584E76"/>
    <w:rsid w:val="00593674"/>
    <w:rsid w:val="005950C0"/>
    <w:rsid w:val="00595AE1"/>
    <w:rsid w:val="005963CD"/>
    <w:rsid w:val="005A1D2E"/>
    <w:rsid w:val="005B12D1"/>
    <w:rsid w:val="005B1456"/>
    <w:rsid w:val="005B2BB9"/>
    <w:rsid w:val="005B3301"/>
    <w:rsid w:val="005C2143"/>
    <w:rsid w:val="005C3B2C"/>
    <w:rsid w:val="005C53E6"/>
    <w:rsid w:val="005E0C7E"/>
    <w:rsid w:val="005E62A1"/>
    <w:rsid w:val="005F10B7"/>
    <w:rsid w:val="005F3635"/>
    <w:rsid w:val="005F55BC"/>
    <w:rsid w:val="005F5939"/>
    <w:rsid w:val="005F7126"/>
    <w:rsid w:val="00600113"/>
    <w:rsid w:val="00600ED5"/>
    <w:rsid w:val="00615A4B"/>
    <w:rsid w:val="00615AF3"/>
    <w:rsid w:val="00616462"/>
    <w:rsid w:val="00616718"/>
    <w:rsid w:val="00617F93"/>
    <w:rsid w:val="00622A81"/>
    <w:rsid w:val="00623C9D"/>
    <w:rsid w:val="00626CCF"/>
    <w:rsid w:val="0063536A"/>
    <w:rsid w:val="006354FD"/>
    <w:rsid w:val="00640D12"/>
    <w:rsid w:val="00645EF3"/>
    <w:rsid w:val="0064730E"/>
    <w:rsid w:val="00651AF4"/>
    <w:rsid w:val="00657AAD"/>
    <w:rsid w:val="00664F27"/>
    <w:rsid w:val="006706B1"/>
    <w:rsid w:val="00674BAD"/>
    <w:rsid w:val="0067557C"/>
    <w:rsid w:val="00677204"/>
    <w:rsid w:val="00681719"/>
    <w:rsid w:val="00683586"/>
    <w:rsid w:val="00683730"/>
    <w:rsid w:val="006857EF"/>
    <w:rsid w:val="00686922"/>
    <w:rsid w:val="00687819"/>
    <w:rsid w:val="00691A36"/>
    <w:rsid w:val="00691DDB"/>
    <w:rsid w:val="006978EA"/>
    <w:rsid w:val="006A08FD"/>
    <w:rsid w:val="006A247E"/>
    <w:rsid w:val="006A5530"/>
    <w:rsid w:val="006A5A0A"/>
    <w:rsid w:val="006A76E2"/>
    <w:rsid w:val="006A7DD9"/>
    <w:rsid w:val="006B1D70"/>
    <w:rsid w:val="006B78F6"/>
    <w:rsid w:val="006C532B"/>
    <w:rsid w:val="006C5AE6"/>
    <w:rsid w:val="006C5DDD"/>
    <w:rsid w:val="006C60DD"/>
    <w:rsid w:val="006C6C99"/>
    <w:rsid w:val="006D5AE5"/>
    <w:rsid w:val="006D6783"/>
    <w:rsid w:val="006E16F3"/>
    <w:rsid w:val="006E1EAC"/>
    <w:rsid w:val="006E2818"/>
    <w:rsid w:val="006E35A4"/>
    <w:rsid w:val="006E3A87"/>
    <w:rsid w:val="006E3FEE"/>
    <w:rsid w:val="006E5ED4"/>
    <w:rsid w:val="006E6FA3"/>
    <w:rsid w:val="006F0946"/>
    <w:rsid w:val="006F1794"/>
    <w:rsid w:val="006F1B47"/>
    <w:rsid w:val="006F331F"/>
    <w:rsid w:val="006F3332"/>
    <w:rsid w:val="006F3666"/>
    <w:rsid w:val="006F41BF"/>
    <w:rsid w:val="006F55A2"/>
    <w:rsid w:val="006F5816"/>
    <w:rsid w:val="00701A8E"/>
    <w:rsid w:val="00702AE6"/>
    <w:rsid w:val="00703058"/>
    <w:rsid w:val="00704637"/>
    <w:rsid w:val="007048F4"/>
    <w:rsid w:val="00710E2D"/>
    <w:rsid w:val="00713F0E"/>
    <w:rsid w:val="00713FFD"/>
    <w:rsid w:val="007163A9"/>
    <w:rsid w:val="007163D5"/>
    <w:rsid w:val="00717FC7"/>
    <w:rsid w:val="007203C8"/>
    <w:rsid w:val="00720A8F"/>
    <w:rsid w:val="00722EC1"/>
    <w:rsid w:val="00724298"/>
    <w:rsid w:val="00724B19"/>
    <w:rsid w:val="00725030"/>
    <w:rsid w:val="00726196"/>
    <w:rsid w:val="007271B8"/>
    <w:rsid w:val="0073014B"/>
    <w:rsid w:val="00733E48"/>
    <w:rsid w:val="00733FEE"/>
    <w:rsid w:val="00734E79"/>
    <w:rsid w:val="00742452"/>
    <w:rsid w:val="00746CB2"/>
    <w:rsid w:val="007477C2"/>
    <w:rsid w:val="00755994"/>
    <w:rsid w:val="0075617B"/>
    <w:rsid w:val="007620D0"/>
    <w:rsid w:val="007634E7"/>
    <w:rsid w:val="00763FEB"/>
    <w:rsid w:val="00764C03"/>
    <w:rsid w:val="00765966"/>
    <w:rsid w:val="00766521"/>
    <w:rsid w:val="007666BF"/>
    <w:rsid w:val="0076723A"/>
    <w:rsid w:val="0077378A"/>
    <w:rsid w:val="00773D7C"/>
    <w:rsid w:val="00781659"/>
    <w:rsid w:val="00782B68"/>
    <w:rsid w:val="0078329B"/>
    <w:rsid w:val="0078363B"/>
    <w:rsid w:val="00783FB8"/>
    <w:rsid w:val="00790CC8"/>
    <w:rsid w:val="007951A3"/>
    <w:rsid w:val="00795488"/>
    <w:rsid w:val="007A21F5"/>
    <w:rsid w:val="007B1B3E"/>
    <w:rsid w:val="007B246B"/>
    <w:rsid w:val="007B4A68"/>
    <w:rsid w:val="007C1846"/>
    <w:rsid w:val="007C1B46"/>
    <w:rsid w:val="007C3F00"/>
    <w:rsid w:val="007D541C"/>
    <w:rsid w:val="007D6353"/>
    <w:rsid w:val="007D76AC"/>
    <w:rsid w:val="007E7C64"/>
    <w:rsid w:val="007F1DC3"/>
    <w:rsid w:val="007F3637"/>
    <w:rsid w:val="007F6480"/>
    <w:rsid w:val="007F7765"/>
    <w:rsid w:val="007F7EB2"/>
    <w:rsid w:val="00801B1A"/>
    <w:rsid w:val="0080243B"/>
    <w:rsid w:val="00805387"/>
    <w:rsid w:val="00806979"/>
    <w:rsid w:val="00807AC6"/>
    <w:rsid w:val="008122EA"/>
    <w:rsid w:val="00821E05"/>
    <w:rsid w:val="0082400E"/>
    <w:rsid w:val="008242D6"/>
    <w:rsid w:val="00830949"/>
    <w:rsid w:val="00830B47"/>
    <w:rsid w:val="008324D3"/>
    <w:rsid w:val="008352F1"/>
    <w:rsid w:val="00836109"/>
    <w:rsid w:val="0083660C"/>
    <w:rsid w:val="008448E4"/>
    <w:rsid w:val="00845700"/>
    <w:rsid w:val="008461AE"/>
    <w:rsid w:val="00847A0B"/>
    <w:rsid w:val="00850976"/>
    <w:rsid w:val="00854440"/>
    <w:rsid w:val="0086752E"/>
    <w:rsid w:val="00867B5E"/>
    <w:rsid w:val="008702A4"/>
    <w:rsid w:val="00877429"/>
    <w:rsid w:val="00885628"/>
    <w:rsid w:val="008861E2"/>
    <w:rsid w:val="00886DF5"/>
    <w:rsid w:val="00887492"/>
    <w:rsid w:val="00891185"/>
    <w:rsid w:val="008933A6"/>
    <w:rsid w:val="00893C2B"/>
    <w:rsid w:val="008953EE"/>
    <w:rsid w:val="00895547"/>
    <w:rsid w:val="008A059A"/>
    <w:rsid w:val="008A05B2"/>
    <w:rsid w:val="008A645D"/>
    <w:rsid w:val="008C12A3"/>
    <w:rsid w:val="008C4F50"/>
    <w:rsid w:val="008C668E"/>
    <w:rsid w:val="008C6A8D"/>
    <w:rsid w:val="008D113E"/>
    <w:rsid w:val="008D1837"/>
    <w:rsid w:val="008D4C7F"/>
    <w:rsid w:val="008D5B74"/>
    <w:rsid w:val="008E0D70"/>
    <w:rsid w:val="008E1008"/>
    <w:rsid w:val="008E2622"/>
    <w:rsid w:val="008E3BD9"/>
    <w:rsid w:val="008E6473"/>
    <w:rsid w:val="008E65C1"/>
    <w:rsid w:val="008F42DA"/>
    <w:rsid w:val="00900A25"/>
    <w:rsid w:val="00901883"/>
    <w:rsid w:val="009018B8"/>
    <w:rsid w:val="00902727"/>
    <w:rsid w:val="00904F8A"/>
    <w:rsid w:val="009059FA"/>
    <w:rsid w:val="009132FC"/>
    <w:rsid w:val="00913AEF"/>
    <w:rsid w:val="009146A1"/>
    <w:rsid w:val="0091589B"/>
    <w:rsid w:val="0092108E"/>
    <w:rsid w:val="00925B8B"/>
    <w:rsid w:val="00926061"/>
    <w:rsid w:val="0092653A"/>
    <w:rsid w:val="009271CE"/>
    <w:rsid w:val="00930AAD"/>
    <w:rsid w:val="0093461B"/>
    <w:rsid w:val="00934EF0"/>
    <w:rsid w:val="00937E9C"/>
    <w:rsid w:val="0094547B"/>
    <w:rsid w:val="00945B65"/>
    <w:rsid w:val="0095185B"/>
    <w:rsid w:val="0095274D"/>
    <w:rsid w:val="00953A6B"/>
    <w:rsid w:val="00954630"/>
    <w:rsid w:val="00960095"/>
    <w:rsid w:val="00961642"/>
    <w:rsid w:val="00961800"/>
    <w:rsid w:val="009622DB"/>
    <w:rsid w:val="00965C46"/>
    <w:rsid w:val="00970B55"/>
    <w:rsid w:val="00970F80"/>
    <w:rsid w:val="009739FC"/>
    <w:rsid w:val="00975B62"/>
    <w:rsid w:val="0097785D"/>
    <w:rsid w:val="00980485"/>
    <w:rsid w:val="00982ABA"/>
    <w:rsid w:val="00986E36"/>
    <w:rsid w:val="00995D4F"/>
    <w:rsid w:val="009A1D1E"/>
    <w:rsid w:val="009A359E"/>
    <w:rsid w:val="009A40B6"/>
    <w:rsid w:val="009A7754"/>
    <w:rsid w:val="009B15CE"/>
    <w:rsid w:val="009B7A85"/>
    <w:rsid w:val="009C2626"/>
    <w:rsid w:val="009D50EF"/>
    <w:rsid w:val="009D5320"/>
    <w:rsid w:val="009D5356"/>
    <w:rsid w:val="009E4A19"/>
    <w:rsid w:val="009E50D1"/>
    <w:rsid w:val="009E523F"/>
    <w:rsid w:val="009E56F0"/>
    <w:rsid w:val="009E7743"/>
    <w:rsid w:val="009F02E2"/>
    <w:rsid w:val="009F2A42"/>
    <w:rsid w:val="009F38F2"/>
    <w:rsid w:val="009F3AE8"/>
    <w:rsid w:val="009F4887"/>
    <w:rsid w:val="009F54F4"/>
    <w:rsid w:val="00A0087F"/>
    <w:rsid w:val="00A01438"/>
    <w:rsid w:val="00A0328A"/>
    <w:rsid w:val="00A06CD1"/>
    <w:rsid w:val="00A10928"/>
    <w:rsid w:val="00A12BC2"/>
    <w:rsid w:val="00A12E65"/>
    <w:rsid w:val="00A138D6"/>
    <w:rsid w:val="00A153BB"/>
    <w:rsid w:val="00A22F5C"/>
    <w:rsid w:val="00A25D77"/>
    <w:rsid w:val="00A275E8"/>
    <w:rsid w:val="00A335D5"/>
    <w:rsid w:val="00A37E29"/>
    <w:rsid w:val="00A410CE"/>
    <w:rsid w:val="00A41393"/>
    <w:rsid w:val="00A4289A"/>
    <w:rsid w:val="00A4578B"/>
    <w:rsid w:val="00A50760"/>
    <w:rsid w:val="00A527BF"/>
    <w:rsid w:val="00A52EC4"/>
    <w:rsid w:val="00A55B8B"/>
    <w:rsid w:val="00A578B8"/>
    <w:rsid w:val="00A6146B"/>
    <w:rsid w:val="00A62A1C"/>
    <w:rsid w:val="00A677DD"/>
    <w:rsid w:val="00A700DD"/>
    <w:rsid w:val="00A70160"/>
    <w:rsid w:val="00A70577"/>
    <w:rsid w:val="00A734C2"/>
    <w:rsid w:val="00A812AF"/>
    <w:rsid w:val="00A815FC"/>
    <w:rsid w:val="00A8518C"/>
    <w:rsid w:val="00A85977"/>
    <w:rsid w:val="00A86363"/>
    <w:rsid w:val="00A87449"/>
    <w:rsid w:val="00A875E0"/>
    <w:rsid w:val="00A9432D"/>
    <w:rsid w:val="00A943C9"/>
    <w:rsid w:val="00A9788E"/>
    <w:rsid w:val="00A97E5E"/>
    <w:rsid w:val="00AA60C9"/>
    <w:rsid w:val="00AB683D"/>
    <w:rsid w:val="00AC32D1"/>
    <w:rsid w:val="00AC6873"/>
    <w:rsid w:val="00AD0A06"/>
    <w:rsid w:val="00AD18BD"/>
    <w:rsid w:val="00AD4EEA"/>
    <w:rsid w:val="00AD7973"/>
    <w:rsid w:val="00AE28FC"/>
    <w:rsid w:val="00AE3155"/>
    <w:rsid w:val="00AE5004"/>
    <w:rsid w:val="00B0659D"/>
    <w:rsid w:val="00B26AC5"/>
    <w:rsid w:val="00B32972"/>
    <w:rsid w:val="00B3684F"/>
    <w:rsid w:val="00B42A41"/>
    <w:rsid w:val="00B4476D"/>
    <w:rsid w:val="00B45D6B"/>
    <w:rsid w:val="00B47876"/>
    <w:rsid w:val="00B51FC7"/>
    <w:rsid w:val="00B57652"/>
    <w:rsid w:val="00B60018"/>
    <w:rsid w:val="00B66029"/>
    <w:rsid w:val="00B67C3E"/>
    <w:rsid w:val="00B705A8"/>
    <w:rsid w:val="00B72CDC"/>
    <w:rsid w:val="00B7408B"/>
    <w:rsid w:val="00B8033D"/>
    <w:rsid w:val="00B83956"/>
    <w:rsid w:val="00B86229"/>
    <w:rsid w:val="00BA29DE"/>
    <w:rsid w:val="00BA602B"/>
    <w:rsid w:val="00BB2571"/>
    <w:rsid w:val="00BB2DDC"/>
    <w:rsid w:val="00BB35DA"/>
    <w:rsid w:val="00BB681B"/>
    <w:rsid w:val="00BB7DA2"/>
    <w:rsid w:val="00BC1404"/>
    <w:rsid w:val="00BC4267"/>
    <w:rsid w:val="00BC526B"/>
    <w:rsid w:val="00BC5B51"/>
    <w:rsid w:val="00BC6EEB"/>
    <w:rsid w:val="00BD0AF3"/>
    <w:rsid w:val="00BD0D97"/>
    <w:rsid w:val="00BD1BE0"/>
    <w:rsid w:val="00BD20E2"/>
    <w:rsid w:val="00BD26F4"/>
    <w:rsid w:val="00BD5E5A"/>
    <w:rsid w:val="00BD649E"/>
    <w:rsid w:val="00BD792C"/>
    <w:rsid w:val="00BE188E"/>
    <w:rsid w:val="00BE360B"/>
    <w:rsid w:val="00BF6485"/>
    <w:rsid w:val="00C0259B"/>
    <w:rsid w:val="00C04C7D"/>
    <w:rsid w:val="00C05B38"/>
    <w:rsid w:val="00C11117"/>
    <w:rsid w:val="00C1145C"/>
    <w:rsid w:val="00C118BE"/>
    <w:rsid w:val="00C130EE"/>
    <w:rsid w:val="00C300CC"/>
    <w:rsid w:val="00C32191"/>
    <w:rsid w:val="00C338E0"/>
    <w:rsid w:val="00C33AD3"/>
    <w:rsid w:val="00C33F62"/>
    <w:rsid w:val="00C37B4A"/>
    <w:rsid w:val="00C410B4"/>
    <w:rsid w:val="00C4794E"/>
    <w:rsid w:val="00C5189E"/>
    <w:rsid w:val="00C52E54"/>
    <w:rsid w:val="00C535B7"/>
    <w:rsid w:val="00C54E97"/>
    <w:rsid w:val="00C614B5"/>
    <w:rsid w:val="00C6226C"/>
    <w:rsid w:val="00C62513"/>
    <w:rsid w:val="00C6387F"/>
    <w:rsid w:val="00C652C2"/>
    <w:rsid w:val="00C65B59"/>
    <w:rsid w:val="00C73F38"/>
    <w:rsid w:val="00C75BD5"/>
    <w:rsid w:val="00C760E1"/>
    <w:rsid w:val="00C76AB3"/>
    <w:rsid w:val="00C81692"/>
    <w:rsid w:val="00C8340B"/>
    <w:rsid w:val="00C924DC"/>
    <w:rsid w:val="00C92CE4"/>
    <w:rsid w:val="00C9595D"/>
    <w:rsid w:val="00C976D7"/>
    <w:rsid w:val="00CA13CD"/>
    <w:rsid w:val="00CA3745"/>
    <w:rsid w:val="00CA4C55"/>
    <w:rsid w:val="00CA4C69"/>
    <w:rsid w:val="00CA6406"/>
    <w:rsid w:val="00CA6D97"/>
    <w:rsid w:val="00CB0472"/>
    <w:rsid w:val="00CB0B39"/>
    <w:rsid w:val="00CB0F69"/>
    <w:rsid w:val="00CB16E3"/>
    <w:rsid w:val="00CB2089"/>
    <w:rsid w:val="00CB6FA5"/>
    <w:rsid w:val="00CB7BBC"/>
    <w:rsid w:val="00CC2FA5"/>
    <w:rsid w:val="00CC3796"/>
    <w:rsid w:val="00CD5106"/>
    <w:rsid w:val="00CD5F13"/>
    <w:rsid w:val="00CE12F4"/>
    <w:rsid w:val="00CE142C"/>
    <w:rsid w:val="00CE31D3"/>
    <w:rsid w:val="00CE54B1"/>
    <w:rsid w:val="00CF2BBC"/>
    <w:rsid w:val="00CF7A0A"/>
    <w:rsid w:val="00D02FB3"/>
    <w:rsid w:val="00D04ED2"/>
    <w:rsid w:val="00D04F58"/>
    <w:rsid w:val="00D05322"/>
    <w:rsid w:val="00D05DA4"/>
    <w:rsid w:val="00D1053B"/>
    <w:rsid w:val="00D10C37"/>
    <w:rsid w:val="00D10D49"/>
    <w:rsid w:val="00D15A9C"/>
    <w:rsid w:val="00D23920"/>
    <w:rsid w:val="00D25FA8"/>
    <w:rsid w:val="00D275CB"/>
    <w:rsid w:val="00D42C32"/>
    <w:rsid w:val="00D432D6"/>
    <w:rsid w:val="00D46CB2"/>
    <w:rsid w:val="00D47995"/>
    <w:rsid w:val="00D47A63"/>
    <w:rsid w:val="00D520EC"/>
    <w:rsid w:val="00D52989"/>
    <w:rsid w:val="00D542FC"/>
    <w:rsid w:val="00D63A7E"/>
    <w:rsid w:val="00D66AE0"/>
    <w:rsid w:val="00D670FA"/>
    <w:rsid w:val="00D73F13"/>
    <w:rsid w:val="00D750FA"/>
    <w:rsid w:val="00D773C9"/>
    <w:rsid w:val="00D80DBD"/>
    <w:rsid w:val="00D82C62"/>
    <w:rsid w:val="00D85AC0"/>
    <w:rsid w:val="00D865A3"/>
    <w:rsid w:val="00D90BAC"/>
    <w:rsid w:val="00D91A16"/>
    <w:rsid w:val="00D91FFB"/>
    <w:rsid w:val="00D93284"/>
    <w:rsid w:val="00D95F3E"/>
    <w:rsid w:val="00D96A73"/>
    <w:rsid w:val="00DA2064"/>
    <w:rsid w:val="00DB1EBE"/>
    <w:rsid w:val="00DB49CA"/>
    <w:rsid w:val="00DB4CC3"/>
    <w:rsid w:val="00DB711A"/>
    <w:rsid w:val="00DC4ED3"/>
    <w:rsid w:val="00DC6EBB"/>
    <w:rsid w:val="00DC7AC0"/>
    <w:rsid w:val="00DD20B9"/>
    <w:rsid w:val="00DD23AE"/>
    <w:rsid w:val="00DD23B7"/>
    <w:rsid w:val="00DD6703"/>
    <w:rsid w:val="00DE0087"/>
    <w:rsid w:val="00DE7A54"/>
    <w:rsid w:val="00DF32F8"/>
    <w:rsid w:val="00DF53B1"/>
    <w:rsid w:val="00E00CBE"/>
    <w:rsid w:val="00E00F92"/>
    <w:rsid w:val="00E057A1"/>
    <w:rsid w:val="00E12BDA"/>
    <w:rsid w:val="00E133C8"/>
    <w:rsid w:val="00E240B2"/>
    <w:rsid w:val="00E25E8D"/>
    <w:rsid w:val="00E27EBF"/>
    <w:rsid w:val="00E35527"/>
    <w:rsid w:val="00E456EC"/>
    <w:rsid w:val="00E512BB"/>
    <w:rsid w:val="00E54063"/>
    <w:rsid w:val="00E634F5"/>
    <w:rsid w:val="00E669E6"/>
    <w:rsid w:val="00E6758B"/>
    <w:rsid w:val="00E67E81"/>
    <w:rsid w:val="00E7108F"/>
    <w:rsid w:val="00E72149"/>
    <w:rsid w:val="00E72ED6"/>
    <w:rsid w:val="00E749AB"/>
    <w:rsid w:val="00E76076"/>
    <w:rsid w:val="00E83194"/>
    <w:rsid w:val="00E84950"/>
    <w:rsid w:val="00E8753D"/>
    <w:rsid w:val="00E93159"/>
    <w:rsid w:val="00E96974"/>
    <w:rsid w:val="00EA0A34"/>
    <w:rsid w:val="00EA0E1B"/>
    <w:rsid w:val="00EA18D4"/>
    <w:rsid w:val="00EA51A6"/>
    <w:rsid w:val="00EB0434"/>
    <w:rsid w:val="00EB44C3"/>
    <w:rsid w:val="00EB68E5"/>
    <w:rsid w:val="00EC056D"/>
    <w:rsid w:val="00EC2D80"/>
    <w:rsid w:val="00EC4905"/>
    <w:rsid w:val="00ED0BA2"/>
    <w:rsid w:val="00ED68C8"/>
    <w:rsid w:val="00EE10A7"/>
    <w:rsid w:val="00EE129B"/>
    <w:rsid w:val="00EE1DD1"/>
    <w:rsid w:val="00EE416F"/>
    <w:rsid w:val="00EE59BD"/>
    <w:rsid w:val="00EF1A6B"/>
    <w:rsid w:val="00EF502F"/>
    <w:rsid w:val="00EF5FBB"/>
    <w:rsid w:val="00EF69C1"/>
    <w:rsid w:val="00F02493"/>
    <w:rsid w:val="00F03507"/>
    <w:rsid w:val="00F04103"/>
    <w:rsid w:val="00F115B6"/>
    <w:rsid w:val="00F22E3F"/>
    <w:rsid w:val="00F23100"/>
    <w:rsid w:val="00F27E9D"/>
    <w:rsid w:val="00F30227"/>
    <w:rsid w:val="00F406E8"/>
    <w:rsid w:val="00F40FAE"/>
    <w:rsid w:val="00F41C9A"/>
    <w:rsid w:val="00F42083"/>
    <w:rsid w:val="00F44083"/>
    <w:rsid w:val="00F50279"/>
    <w:rsid w:val="00F51479"/>
    <w:rsid w:val="00F52164"/>
    <w:rsid w:val="00F614AA"/>
    <w:rsid w:val="00F648C7"/>
    <w:rsid w:val="00F655D2"/>
    <w:rsid w:val="00F65E63"/>
    <w:rsid w:val="00F70101"/>
    <w:rsid w:val="00F719DE"/>
    <w:rsid w:val="00F72D01"/>
    <w:rsid w:val="00F73F14"/>
    <w:rsid w:val="00F775F0"/>
    <w:rsid w:val="00F81590"/>
    <w:rsid w:val="00F81E84"/>
    <w:rsid w:val="00F8472C"/>
    <w:rsid w:val="00F876D2"/>
    <w:rsid w:val="00F91851"/>
    <w:rsid w:val="00F922E8"/>
    <w:rsid w:val="00F92D8E"/>
    <w:rsid w:val="00F93F81"/>
    <w:rsid w:val="00F94893"/>
    <w:rsid w:val="00F9550B"/>
    <w:rsid w:val="00FA16EB"/>
    <w:rsid w:val="00FA3843"/>
    <w:rsid w:val="00FB27BF"/>
    <w:rsid w:val="00FB3517"/>
    <w:rsid w:val="00FB7144"/>
    <w:rsid w:val="00FC0CC2"/>
    <w:rsid w:val="00FC1DBD"/>
    <w:rsid w:val="00FC2F22"/>
    <w:rsid w:val="00FC3D1D"/>
    <w:rsid w:val="00FC62B9"/>
    <w:rsid w:val="00FE17D5"/>
    <w:rsid w:val="00FE393C"/>
    <w:rsid w:val="00FE55FC"/>
    <w:rsid w:val="00FE772B"/>
    <w:rsid w:val="00FF0E3B"/>
    <w:rsid w:val="00FF47EE"/>
    <w:rsid w:val="00FF4C92"/>
    <w:rsid w:val="00FF66D7"/>
    <w:rsid w:val="00FF75D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BE" w:eastAsia="fr-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qFormat/>
    <w:rsid w:val="000A67EB"/>
    <w:pPr>
      <w:spacing w:after="120"/>
    </w:pPr>
    <w:rPr>
      <w:rFonts w:ascii="Alstom" w:hAnsi="Alstom"/>
      <w:sz w:val="22"/>
      <w:lang w:val="en-GB" w:eastAsia="fr-FR"/>
    </w:rPr>
  </w:style>
  <w:style w:type="paragraph" w:styleId="Titre1">
    <w:name w:val="heading 1"/>
    <w:aliases w:val="Heading 1,überschrift 1,H1,Heading 11,Subtitle1,Titre1,ASAPHeading 1,heading 1,1 ghost,g,ghost,1 ghost1,g1,h1,Heading1"/>
    <w:basedOn w:val="Normal"/>
    <w:next w:val="Corpsdetexte"/>
    <w:qFormat/>
    <w:pPr>
      <w:keepNext/>
      <w:numPr>
        <w:numId w:val="1"/>
      </w:numPr>
      <w:tabs>
        <w:tab w:val="left" w:pos="1134"/>
      </w:tabs>
      <w:suppressAutoHyphens/>
      <w:spacing w:before="120" w:after="240"/>
      <w:outlineLvl w:val="0"/>
    </w:pPr>
    <w:rPr>
      <w:b/>
      <w:smallCaps/>
      <w:sz w:val="32"/>
    </w:rPr>
  </w:style>
  <w:style w:type="paragraph" w:styleId="Titre2">
    <w:name w:val="heading 2"/>
    <w:aliases w:val="Heading 2,H2,Heading 21,h2,2,subtitle2,Titre 2 modified,sub-sect,RFQ1,section header,21,sub-sect1,22,sub-sect2,23,sub-sect3,24,sub-sect4,25,sub-sect5,(1.1,1.2,1.3 etc),211,sub-sect11,Major,Major1,Major2,Major11,heading 2,1.1.1 heading,2 headline"/>
    <w:basedOn w:val="Normal"/>
    <w:next w:val="Retraitcorpsdetexte"/>
    <w:qFormat/>
    <w:pPr>
      <w:keepNext/>
      <w:numPr>
        <w:ilvl w:val="1"/>
        <w:numId w:val="1"/>
      </w:numPr>
      <w:tabs>
        <w:tab w:val="left" w:pos="1134"/>
      </w:tabs>
      <w:spacing w:after="180"/>
      <w:outlineLvl w:val="1"/>
    </w:pPr>
    <w:rPr>
      <w:b/>
      <w:smallCaps/>
      <w:sz w:val="28"/>
    </w:rPr>
  </w:style>
  <w:style w:type="paragraph" w:styleId="Titre3">
    <w:name w:val="heading 3"/>
    <w:aliases w:val="Heading 3,H3,Heading,Heading v,Heading 31,título 3,subtitle 3,3numbers,heading 3,3 bullet,b,bullet,bullets,h3,Heading3,B Head,ergo... 'ctrl-3'"/>
    <w:basedOn w:val="Normal"/>
    <w:next w:val="Corpsdetexte"/>
    <w:qFormat/>
    <w:pPr>
      <w:numPr>
        <w:ilvl w:val="2"/>
        <w:numId w:val="1"/>
      </w:numPr>
      <w:tabs>
        <w:tab w:val="left" w:pos="1134"/>
      </w:tabs>
      <w:spacing w:before="240"/>
      <w:outlineLvl w:val="2"/>
    </w:pPr>
    <w:rPr>
      <w:b/>
      <w:i/>
    </w:rPr>
  </w:style>
  <w:style w:type="paragraph" w:styleId="Titre4">
    <w:name w:val="heading 4"/>
    <w:aliases w:val="Heading 4,H4,paragraphe[1],[req],4numbers,p,heading 4,4 dash,3,dash,h4,Heading4,ergo...."/>
    <w:basedOn w:val="Titre3"/>
    <w:next w:val="Corpsdetexte"/>
    <w:qFormat/>
    <w:pPr>
      <w:numPr>
        <w:ilvl w:val="3"/>
      </w:numPr>
      <w:spacing w:before="120" w:after="60"/>
      <w:outlineLvl w:val="3"/>
    </w:pPr>
    <w:rPr>
      <w:b w:val="0"/>
      <w:i w:val="0"/>
    </w:rPr>
  </w:style>
  <w:style w:type="paragraph" w:styleId="Titre5">
    <w:name w:val="heading 5"/>
    <w:aliases w:val="Heading 5 - Mandatory requirements,Heading 5,H5,paragraphe[2],Heading 5 - Bad,heading 5,5 sub-bullet,sb,4,h5,Mandatory reqmts,ergo....."/>
    <w:basedOn w:val="Normal"/>
    <w:next w:val="Corpsdetexte"/>
    <w:link w:val="Titre5Car"/>
    <w:qFormat/>
    <w:pPr>
      <w:numPr>
        <w:ilvl w:val="4"/>
        <w:numId w:val="1"/>
      </w:numPr>
      <w:tabs>
        <w:tab w:val="left" w:pos="1134"/>
      </w:tabs>
      <w:spacing w:before="60"/>
      <w:outlineLvl w:val="4"/>
    </w:pPr>
  </w:style>
  <w:style w:type="paragraph" w:styleId="Titre6">
    <w:name w:val="heading 6"/>
    <w:aliases w:val="Appendix Titre 1,Heading 6,H6,paragraphe[3],heading 6,Heading 6-Appendixes,sub-dash,sd,5,h6"/>
    <w:basedOn w:val="Normal"/>
    <w:next w:val="Normal"/>
    <w:qFormat/>
    <w:pPr>
      <w:pageBreakBefore/>
      <w:numPr>
        <w:ilvl w:val="5"/>
        <w:numId w:val="1"/>
      </w:numPr>
      <w:spacing w:before="60" w:after="60"/>
      <w:outlineLvl w:val="5"/>
    </w:pPr>
    <w:rPr>
      <w:b/>
      <w:caps/>
      <w:sz w:val="24"/>
    </w:rPr>
  </w:style>
  <w:style w:type="paragraph" w:styleId="Titre7">
    <w:name w:val="heading 7"/>
    <w:aliases w:val="Appendix Titre 2,liste1,Heading 7,liste[1],heading 7,h7"/>
    <w:basedOn w:val="Normal"/>
    <w:next w:val="Normal"/>
    <w:qFormat/>
    <w:pPr>
      <w:numPr>
        <w:ilvl w:val="6"/>
        <w:numId w:val="1"/>
      </w:numPr>
      <w:tabs>
        <w:tab w:val="left" w:pos="2126"/>
      </w:tabs>
      <w:spacing w:before="60" w:after="60"/>
      <w:outlineLvl w:val="6"/>
    </w:pPr>
    <w:rPr>
      <w:b/>
      <w:i/>
    </w:rPr>
  </w:style>
  <w:style w:type="paragraph" w:styleId="Titre8">
    <w:name w:val="heading 8"/>
    <w:aliases w:val="Appendix Titre 3,liste 2,Heading 8,liste[2],heading 8"/>
    <w:basedOn w:val="Normal"/>
    <w:next w:val="Normal"/>
    <w:qFormat/>
    <w:pPr>
      <w:numPr>
        <w:ilvl w:val="7"/>
        <w:numId w:val="1"/>
      </w:numPr>
      <w:tabs>
        <w:tab w:val="left" w:pos="2126"/>
      </w:tabs>
      <w:spacing w:before="60" w:after="60"/>
      <w:outlineLvl w:val="7"/>
    </w:pPr>
  </w:style>
  <w:style w:type="paragraph" w:styleId="Titre9">
    <w:name w:val="heading 9"/>
    <w:aliases w:val="Appendix Titre 4,Heading 9,liste[3],heading 9"/>
    <w:basedOn w:val="Normal"/>
    <w:next w:val="Normal"/>
    <w:qFormat/>
    <w:pPr>
      <w:numPr>
        <w:ilvl w:val="8"/>
        <w:numId w:val="1"/>
      </w:numPr>
      <w:tabs>
        <w:tab w:val="left" w:pos="2126"/>
      </w:tabs>
      <w:spacing w:before="60" w:after="60"/>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semiHidden/>
  </w:style>
  <w:style w:type="paragraph" w:styleId="Retraitcorpsdetexte">
    <w:name w:val="Body Text Indent"/>
    <w:basedOn w:val="Normal"/>
    <w:semiHidden/>
    <w:pPr>
      <w:ind w:left="283"/>
    </w:pPr>
    <w:rPr>
      <w:lang w:val="fr-FR"/>
    </w:rPr>
  </w:style>
  <w:style w:type="paragraph" w:styleId="TM1">
    <w:name w:val="toc 1"/>
    <w:basedOn w:val="Normal"/>
    <w:next w:val="Normal"/>
    <w:uiPriority w:val="39"/>
    <w:pPr>
      <w:spacing w:before="120"/>
    </w:pPr>
    <w:rPr>
      <w:rFonts w:ascii="Times New Roman" w:hAnsi="Times New Roman"/>
      <w:b/>
      <w:caps/>
      <w:sz w:val="20"/>
    </w:rPr>
  </w:style>
  <w:style w:type="paragraph" w:styleId="TM2">
    <w:name w:val="toc 2"/>
    <w:basedOn w:val="TM1"/>
    <w:next w:val="Normal"/>
    <w:uiPriority w:val="39"/>
    <w:pPr>
      <w:spacing w:before="0" w:after="0"/>
      <w:ind w:left="220"/>
    </w:pPr>
    <w:rPr>
      <w:b w:val="0"/>
      <w:caps w:val="0"/>
      <w:smallCaps/>
    </w:rPr>
  </w:style>
  <w:style w:type="character" w:styleId="Numrodepage">
    <w:name w:val="page number"/>
    <w:semiHidden/>
    <w:rPr>
      <w:rFonts w:ascii="Arial" w:hAnsi="Arial"/>
      <w:b/>
      <w:sz w:val="24"/>
    </w:rPr>
  </w:style>
  <w:style w:type="paragraph" w:styleId="Notedebasdepage">
    <w:name w:val="footnote text"/>
    <w:aliases w:val="Footnote Text"/>
    <w:basedOn w:val="Normal"/>
    <w:semiHidden/>
    <w:rPr>
      <w:sz w:val="18"/>
    </w:rPr>
  </w:style>
  <w:style w:type="paragraph" w:customStyle="1" w:styleId="Figure">
    <w:name w:val="Figure"/>
    <w:basedOn w:val="Normal"/>
    <w:next w:val="Corpsdetexte"/>
    <w:pPr>
      <w:jc w:val="center"/>
    </w:pPr>
    <w:rPr>
      <w:b/>
    </w:rPr>
  </w:style>
  <w:style w:type="paragraph" w:styleId="En-tte">
    <w:name w:val="header"/>
    <w:basedOn w:val="Normal"/>
    <w:semiHidden/>
    <w:pPr>
      <w:tabs>
        <w:tab w:val="center" w:pos="4536"/>
        <w:tab w:val="right" w:pos="9072"/>
      </w:tabs>
    </w:pPr>
    <w:rPr>
      <w:b/>
      <w:caps/>
      <w:sz w:val="28"/>
    </w:rPr>
  </w:style>
  <w:style w:type="paragraph" w:styleId="TM3">
    <w:name w:val="toc 3"/>
    <w:basedOn w:val="Normal"/>
    <w:next w:val="Normal"/>
    <w:uiPriority w:val="39"/>
    <w:pPr>
      <w:ind w:left="440"/>
    </w:pPr>
    <w:rPr>
      <w:rFonts w:ascii="Times New Roman" w:hAnsi="Times New Roman"/>
      <w:i/>
      <w:sz w:val="20"/>
    </w:rPr>
  </w:style>
  <w:style w:type="paragraph" w:customStyle="1" w:styleId="DocReference">
    <w:name w:val="Doc_Reference"/>
    <w:basedOn w:val="Normal"/>
    <w:next w:val="Corpsdetexte"/>
    <w:pPr>
      <w:spacing w:before="120" w:after="60"/>
    </w:pPr>
    <w:rPr>
      <w:sz w:val="20"/>
    </w:rPr>
  </w:style>
  <w:style w:type="paragraph" w:customStyle="1" w:styleId="DocIssue">
    <w:name w:val="Doc_Issue"/>
    <w:basedOn w:val="Normal"/>
    <w:next w:val="Corpsdetexte"/>
    <w:rPr>
      <w:lang w:val="fr-FR"/>
    </w:rPr>
  </w:style>
  <w:style w:type="paragraph" w:customStyle="1" w:styleId="DocTitle">
    <w:name w:val="Doc_Title"/>
    <w:basedOn w:val="En-tte"/>
    <w:pPr>
      <w:tabs>
        <w:tab w:val="clear" w:pos="4536"/>
        <w:tab w:val="clear" w:pos="9072"/>
      </w:tabs>
      <w:spacing w:before="120" w:after="240"/>
      <w:jc w:val="center"/>
    </w:pPr>
    <w:rPr>
      <w:position w:val="-12"/>
    </w:rPr>
  </w:style>
  <w:style w:type="paragraph" w:styleId="TM4">
    <w:name w:val="toc 4"/>
    <w:basedOn w:val="Normal"/>
    <w:next w:val="Normal"/>
    <w:semiHidden/>
    <w:pPr>
      <w:ind w:left="660"/>
    </w:pPr>
    <w:rPr>
      <w:rFonts w:ascii="Times New Roman" w:hAnsi="Times New Roman"/>
      <w:sz w:val="18"/>
    </w:rPr>
  </w:style>
  <w:style w:type="paragraph" w:styleId="TM5">
    <w:name w:val="toc 5"/>
    <w:basedOn w:val="Normal"/>
    <w:next w:val="Normal"/>
    <w:semiHidden/>
    <w:pPr>
      <w:ind w:left="880"/>
    </w:pPr>
    <w:rPr>
      <w:rFonts w:ascii="Times New Roman" w:hAnsi="Times New Roman"/>
      <w:sz w:val="18"/>
    </w:rPr>
  </w:style>
  <w:style w:type="paragraph" w:styleId="TM6">
    <w:name w:val="toc 6"/>
    <w:basedOn w:val="TM5"/>
    <w:next w:val="Normal"/>
    <w:semiHidden/>
    <w:pPr>
      <w:ind w:left="1100"/>
    </w:pPr>
  </w:style>
  <w:style w:type="paragraph" w:styleId="TM7">
    <w:name w:val="toc 7"/>
    <w:basedOn w:val="TM6"/>
    <w:next w:val="Normal"/>
    <w:semiHidden/>
    <w:pPr>
      <w:ind w:left="1320"/>
    </w:pPr>
  </w:style>
  <w:style w:type="paragraph" w:styleId="TM8">
    <w:name w:val="toc 8"/>
    <w:basedOn w:val="TM6"/>
    <w:next w:val="Normal"/>
    <w:semiHidden/>
    <w:pPr>
      <w:ind w:left="1540"/>
    </w:pPr>
  </w:style>
  <w:style w:type="paragraph" w:styleId="TM9">
    <w:name w:val="toc 9"/>
    <w:basedOn w:val="TM6"/>
    <w:next w:val="Normal"/>
    <w:semiHidden/>
    <w:pPr>
      <w:ind w:left="1760"/>
    </w:pPr>
  </w:style>
  <w:style w:type="paragraph" w:customStyle="1" w:styleId="DocDate">
    <w:name w:val="Doc_Date"/>
    <w:basedOn w:val="Normal"/>
    <w:next w:val="Corpsdetexte"/>
    <w:rPr>
      <w:lang w:val="fr-FR"/>
    </w:rPr>
  </w:style>
  <w:style w:type="paragraph" w:customStyle="1" w:styleId="Referenceddocument">
    <w:name w:val="Referenced document"/>
    <w:basedOn w:val="Normal"/>
    <w:pPr>
      <w:numPr>
        <w:numId w:val="2"/>
      </w:numPr>
      <w:tabs>
        <w:tab w:val="right" w:pos="9616"/>
      </w:tabs>
      <w:spacing w:after="60"/>
    </w:pPr>
  </w:style>
  <w:style w:type="character" w:styleId="Appelnotedebasdep">
    <w:name w:val="footnote reference"/>
    <w:semiHidden/>
    <w:rPr>
      <w:vertAlign w:val="superscript"/>
    </w:rPr>
  </w:style>
  <w:style w:type="paragraph" w:styleId="Notedefin">
    <w:name w:val="endnote text"/>
    <w:basedOn w:val="Normal"/>
    <w:semiHidden/>
    <w:rPr>
      <w:sz w:val="20"/>
    </w:rPr>
  </w:style>
  <w:style w:type="character" w:styleId="Appeldenotedefin">
    <w:name w:val="endnote reference"/>
    <w:semiHidden/>
    <w:rPr>
      <w:vertAlign w:val="superscript"/>
    </w:rPr>
  </w:style>
  <w:style w:type="paragraph" w:customStyle="1" w:styleId="PROJECTTITLE">
    <w:name w:val="PROJECT_TITLE"/>
    <w:basedOn w:val="Corpsdetexte"/>
    <w:pPr>
      <w:spacing w:before="240" w:after="240"/>
      <w:jc w:val="center"/>
    </w:pPr>
    <w:rPr>
      <w:b/>
      <w:caps/>
      <w:sz w:val="32"/>
    </w:rPr>
  </w:style>
  <w:style w:type="paragraph" w:styleId="Pieddepage">
    <w:name w:val="footer"/>
    <w:aliases w:val="Footer"/>
    <w:basedOn w:val="Normal"/>
    <w:semiHidden/>
    <w:pPr>
      <w:tabs>
        <w:tab w:val="center" w:pos="4536"/>
        <w:tab w:val="right" w:pos="9072"/>
      </w:tabs>
    </w:pPr>
  </w:style>
  <w:style w:type="paragraph" w:styleId="Tabledesillustrations">
    <w:name w:val="table of figures"/>
    <w:basedOn w:val="Normal"/>
    <w:next w:val="Normal"/>
    <w:semiHidden/>
    <w:pPr>
      <w:ind w:left="440" w:hanging="440"/>
    </w:pPr>
  </w:style>
  <w:style w:type="paragraph" w:customStyle="1" w:styleId="MandatoryRequirementList">
    <w:name w:val="Mandatory Requirement List"/>
    <w:basedOn w:val="Corpsdetexte"/>
    <w:pPr>
      <w:tabs>
        <w:tab w:val="num" w:pos="1494"/>
      </w:tabs>
      <w:ind w:left="1494" w:hanging="360"/>
    </w:pPr>
  </w:style>
  <w:style w:type="paragraph" w:styleId="Liste">
    <w:name w:val="List"/>
    <w:basedOn w:val="Titre5"/>
    <w:semiHidden/>
    <w:pPr>
      <w:ind w:left="360" w:hanging="360"/>
      <w:outlineLvl w:val="9"/>
    </w:pPr>
  </w:style>
  <w:style w:type="paragraph" w:customStyle="1" w:styleId="Corpsdetexte21">
    <w:name w:val="Corps de texte 21"/>
    <w:basedOn w:val="Normal"/>
    <w:rPr>
      <w:rFonts w:ascii="Times New Roman" w:hAnsi="Times New Roman"/>
      <w:b/>
      <w:sz w:val="24"/>
    </w:rPr>
  </w:style>
  <w:style w:type="paragraph" w:customStyle="1" w:styleId="Corpsdetexte31">
    <w:name w:val="Corps de texte 31"/>
    <w:basedOn w:val="Normal"/>
    <w:rPr>
      <w:rFonts w:ascii="Times New Roman" w:hAnsi="Times New Roman"/>
      <w:b/>
      <w:sz w:val="20"/>
    </w:rPr>
  </w:style>
  <w:style w:type="paragraph" w:customStyle="1" w:styleId="Textebrut1">
    <w:name w:val="Texte brut1"/>
    <w:basedOn w:val="Normal"/>
    <w:rPr>
      <w:rFonts w:ascii="Courier New" w:hAnsi="Courier New"/>
      <w:sz w:val="20"/>
      <w:lang w:val="fr-FR"/>
    </w:rPr>
  </w:style>
  <w:style w:type="paragraph" w:customStyle="1" w:styleId="tableau">
    <w:name w:val="tableau"/>
    <w:basedOn w:val="Normal"/>
    <w:pPr>
      <w:suppressAutoHyphens/>
      <w:spacing w:before="90" w:after="54"/>
      <w:ind w:right="107"/>
      <w:jc w:val="center"/>
    </w:pPr>
    <w:rPr>
      <w:lang w:val="fr-FR"/>
    </w:rPr>
  </w:style>
  <w:style w:type="paragraph" w:styleId="Lgende">
    <w:name w:val="caption"/>
    <w:aliases w:val="Legend_Figures,Caption,LEGEND_FIGURES,Légende_Figure,figure,Caption2,Caption2 Carattere Carattere Carattere Carattere Carattere Carattere,Caption2 Carattere Carattere,Caption2 Carattere,Table/Figure Heading"/>
    <w:basedOn w:val="Normal"/>
    <w:next w:val="Normal"/>
    <w:qFormat/>
    <w:pPr>
      <w:spacing w:before="120"/>
    </w:pPr>
    <w:rPr>
      <w:b/>
    </w:rPr>
  </w:style>
  <w:style w:type="paragraph" w:customStyle="1" w:styleId="NOTE">
    <w:name w:val="NOTE"/>
    <w:basedOn w:val="Normal"/>
    <w:next w:val="Normal"/>
    <w:pPr>
      <w:spacing w:before="100" w:after="100"/>
    </w:pPr>
    <w:rPr>
      <w:spacing w:val="8"/>
      <w:sz w:val="16"/>
    </w:rPr>
  </w:style>
  <w:style w:type="paragraph" w:customStyle="1" w:styleId="Table">
    <w:name w:val="Table_#"/>
    <w:basedOn w:val="Normal"/>
    <w:next w:val="Normal"/>
    <w:pPr>
      <w:keepNext/>
      <w:spacing w:before="567" w:after="113"/>
      <w:jc w:val="center"/>
    </w:pPr>
    <w:rPr>
      <w:rFonts w:ascii="Times New Roman" w:hAnsi="Times New Roman"/>
      <w:sz w:val="20"/>
      <w:lang w:val="en-US"/>
    </w:rPr>
  </w:style>
  <w:style w:type="character" w:styleId="Numrodeligne">
    <w:name w:val="line number"/>
    <w:basedOn w:val="Policepardfaut"/>
    <w:semiHidden/>
  </w:style>
  <w:style w:type="paragraph" w:customStyle="1" w:styleId="Corpsdetexte22">
    <w:name w:val="Corps de texte 22"/>
    <w:basedOn w:val="Normal"/>
    <w:pPr>
      <w:ind w:left="1134" w:hanging="1134"/>
    </w:pPr>
  </w:style>
  <w:style w:type="paragraph" w:styleId="Index7">
    <w:name w:val="index 7"/>
    <w:basedOn w:val="Normal"/>
    <w:next w:val="Normal"/>
    <w:autoRedefine/>
    <w:semiHidden/>
    <w:pPr>
      <w:ind w:left="1540" w:hanging="220"/>
    </w:pPr>
    <w:rPr>
      <w:rFonts w:ascii="Times New Roman" w:hAnsi="Times New Roman"/>
      <w:sz w:val="18"/>
      <w:lang w:val="fr-FR"/>
    </w:rPr>
  </w:style>
  <w:style w:type="character" w:styleId="Accentuation">
    <w:name w:val="Emphasis"/>
    <w:rPr>
      <w:i/>
    </w:rPr>
  </w:style>
  <w:style w:type="paragraph" w:customStyle="1" w:styleId="ADA">
    <w:name w:val="ADA"/>
    <w:basedOn w:val="Normal"/>
    <w:rPr>
      <w:rFonts w:ascii="Courier New" w:hAnsi="Courier New"/>
      <w:b/>
      <w:sz w:val="16"/>
    </w:rPr>
  </w:style>
  <w:style w:type="paragraph" w:customStyle="1" w:styleId="pseudocode">
    <w:name w:val="pseudocode"/>
    <w:basedOn w:val="Normal"/>
    <w:pPr>
      <w:tabs>
        <w:tab w:val="left" w:pos="284"/>
        <w:tab w:val="left" w:pos="567"/>
        <w:tab w:val="left" w:pos="851"/>
        <w:tab w:val="left" w:pos="1134"/>
        <w:tab w:val="left" w:pos="1418"/>
        <w:tab w:val="left" w:pos="1701"/>
        <w:tab w:val="left" w:pos="1985"/>
        <w:tab w:val="left" w:pos="2268"/>
        <w:tab w:val="left" w:pos="2552"/>
        <w:tab w:val="left" w:pos="2835"/>
      </w:tabs>
    </w:pPr>
    <w:rPr>
      <w:rFonts w:ascii="Times New Roman" w:hAnsi="Times New Roman"/>
      <w:i/>
      <w:sz w:val="20"/>
    </w:rPr>
  </w:style>
  <w:style w:type="paragraph" w:styleId="Corpsdetexte2">
    <w:name w:val="Body Text 2"/>
    <w:basedOn w:val="Normal"/>
    <w:semiHidden/>
    <w:pPr>
      <w:jc w:val="center"/>
    </w:pPr>
  </w:style>
  <w:style w:type="paragraph" w:styleId="Listepuces2">
    <w:name w:val="List Bullet 2"/>
    <w:basedOn w:val="Normal"/>
    <w:autoRedefine/>
    <w:semiHidden/>
    <w:pPr>
      <w:numPr>
        <w:numId w:val="3"/>
      </w:numPr>
      <w:spacing w:before="60" w:after="60"/>
      <w:ind w:left="648" w:hanging="360"/>
    </w:pPr>
    <w:rPr>
      <w:rFonts w:ascii="Times New Roman" w:hAnsi="Times New Roman"/>
      <w:sz w:val="24"/>
    </w:rPr>
  </w:style>
  <w:style w:type="paragraph" w:customStyle="1" w:styleId="LastBullet">
    <w:name w:val="Last Bullet"/>
    <w:basedOn w:val="Listepuces2"/>
    <w:autoRedefine/>
    <w:pPr>
      <w:numPr>
        <w:numId w:val="4"/>
      </w:numPr>
      <w:spacing w:after="240"/>
    </w:pPr>
  </w:style>
  <w:style w:type="paragraph" w:styleId="Retraitcorpsdetexte2">
    <w:name w:val="Body Text Indent 2"/>
    <w:basedOn w:val="Normal"/>
    <w:semiHidden/>
    <w:pPr>
      <w:ind w:left="3402" w:hanging="2268"/>
    </w:pPr>
  </w:style>
  <w:style w:type="paragraph" w:styleId="Corpsdetexte3">
    <w:name w:val="Body Text 3"/>
    <w:basedOn w:val="Normal"/>
    <w:semiHidden/>
    <w:pPr>
      <w:spacing w:before="60" w:after="60"/>
    </w:pPr>
    <w:rPr>
      <w:rFonts w:ascii="Times New Roman" w:hAnsi="Times New Roman"/>
      <w:sz w:val="24"/>
      <w:lang w:val="en-US"/>
    </w:rPr>
  </w:style>
  <w:style w:type="paragraph" w:customStyle="1" w:styleId="Code">
    <w:name w:val="Code"/>
    <w:basedOn w:val="Corpsdetexte"/>
    <w:link w:val="CodeCar"/>
    <w:pPr>
      <w:keepLines/>
    </w:pPr>
    <w:rPr>
      <w:rFonts w:ascii="Courier" w:hAnsi="Courier"/>
      <w:sz w:val="16"/>
    </w:rPr>
  </w:style>
  <w:style w:type="paragraph" w:styleId="Textedebulles">
    <w:name w:val="Balloon Text"/>
    <w:basedOn w:val="Normal"/>
    <w:semiHidden/>
    <w:rPr>
      <w:rFonts w:ascii="Tahoma" w:hAnsi="Tahoma" w:cs="Tahoma"/>
      <w:sz w:val="16"/>
      <w:szCs w:val="16"/>
    </w:rPr>
  </w:style>
  <w:style w:type="character" w:styleId="Lienhypertexte">
    <w:name w:val="Hyperlink"/>
    <w:semiHidden/>
    <w:rPr>
      <w:color w:val="0000FF"/>
      <w:u w:val="single"/>
    </w:rPr>
  </w:style>
  <w:style w:type="paragraph" w:styleId="Textebrut">
    <w:name w:val="Plain Text"/>
    <w:basedOn w:val="ADA"/>
    <w:link w:val="TextebrutCar"/>
    <w:uiPriority w:val="99"/>
    <w:rPr>
      <w:lang w:val="fr-FR"/>
    </w:rPr>
  </w:style>
  <w:style w:type="character" w:styleId="Lienhypertextesuivivisit">
    <w:name w:val="FollowedHyperlink"/>
    <w:semiHidden/>
    <w:rPr>
      <w:color w:val="800080"/>
      <w:u w:val="single"/>
    </w:rPr>
  </w:style>
  <w:style w:type="table" w:styleId="Grilledutableau">
    <w:name w:val="Table Grid"/>
    <w:basedOn w:val="TableauNormal"/>
    <w:uiPriority w:val="59"/>
    <w:rsid w:val="00AE28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rsid w:val="0082400E"/>
    <w:pPr>
      <w:spacing w:after="0"/>
      <w:ind w:left="720"/>
      <w:contextualSpacing/>
      <w:jc w:val="both"/>
    </w:pPr>
    <w:rPr>
      <w:sz w:val="20"/>
    </w:rPr>
  </w:style>
  <w:style w:type="paragraph" w:customStyle="1" w:styleId="Puce1">
    <w:name w:val="Puce 1"/>
    <w:basedOn w:val="Paragraphedeliste"/>
    <w:qFormat/>
    <w:rsid w:val="007163D5"/>
    <w:pPr>
      <w:numPr>
        <w:numId w:val="19"/>
      </w:numPr>
    </w:pPr>
    <w:rPr>
      <w:sz w:val="22"/>
      <w:szCs w:val="22"/>
    </w:rPr>
  </w:style>
  <w:style w:type="paragraph" w:customStyle="1" w:styleId="Puce2">
    <w:name w:val="Puce 2"/>
    <w:basedOn w:val="Puce1"/>
    <w:qFormat/>
    <w:rsid w:val="00EA18D4"/>
    <w:pPr>
      <w:numPr>
        <w:ilvl w:val="1"/>
      </w:numPr>
    </w:pPr>
  </w:style>
  <w:style w:type="paragraph" w:customStyle="1" w:styleId="Table0">
    <w:name w:val="Table"/>
    <w:basedOn w:val="Normal"/>
    <w:qFormat/>
    <w:rsid w:val="00EA18D4"/>
    <w:pPr>
      <w:spacing w:after="0"/>
      <w:jc w:val="both"/>
    </w:pPr>
    <w:rPr>
      <w:sz w:val="16"/>
      <w:szCs w:val="16"/>
    </w:rPr>
  </w:style>
  <w:style w:type="character" w:customStyle="1" w:styleId="Titre5Car">
    <w:name w:val="Titre 5 Car"/>
    <w:aliases w:val="Heading 5 - Mandatory requirements Car,Heading 5 Car,H5 Car,paragraphe[2] Car,Heading 5 - Bad Car,heading 5 Car,5 sub-bullet Car,sb Car,4 Car,h5 Car,Mandatory reqmts Car,ergo..... Car"/>
    <w:link w:val="Titre5"/>
    <w:rsid w:val="00EA18D4"/>
    <w:rPr>
      <w:rFonts w:ascii="Alstom" w:hAnsi="Alstom"/>
      <w:sz w:val="22"/>
      <w:lang w:val="en-GB" w:eastAsia="fr-FR"/>
    </w:rPr>
  </w:style>
  <w:style w:type="paragraph" w:customStyle="1" w:styleId="ADANB">
    <w:name w:val="ADA_NB"/>
    <w:basedOn w:val="Code"/>
    <w:link w:val="ADANBCar"/>
    <w:qFormat/>
    <w:rsid w:val="005C3B2C"/>
    <w:pPr>
      <w:spacing w:after="0"/>
    </w:pPr>
    <w:rPr>
      <w:rFonts w:ascii="Alstom" w:hAnsi="Alstom"/>
      <w:noProof/>
      <w:color w:val="1F497D"/>
      <w:szCs w:val="16"/>
    </w:rPr>
  </w:style>
  <w:style w:type="paragraph" w:customStyle="1" w:styleId="StylerapideNB">
    <w:name w:val="Style rapide NB"/>
    <w:basedOn w:val="Normal"/>
    <w:link w:val="StylerapideNBCar"/>
    <w:rsid w:val="00E133C8"/>
  </w:style>
  <w:style w:type="character" w:customStyle="1" w:styleId="CorpsdetexteCar">
    <w:name w:val="Corps de texte Car"/>
    <w:link w:val="Corpsdetexte"/>
    <w:semiHidden/>
    <w:rsid w:val="005C3B2C"/>
    <w:rPr>
      <w:rFonts w:ascii="Alstom" w:hAnsi="Alstom"/>
      <w:sz w:val="22"/>
      <w:lang w:val="en-GB" w:eastAsia="fr-FR"/>
    </w:rPr>
  </w:style>
  <w:style w:type="character" w:customStyle="1" w:styleId="CodeCar">
    <w:name w:val="Code Car"/>
    <w:link w:val="Code"/>
    <w:rsid w:val="005C3B2C"/>
    <w:rPr>
      <w:rFonts w:ascii="Courier" w:hAnsi="Courier"/>
      <w:sz w:val="16"/>
      <w:lang w:val="en-GB" w:eastAsia="fr-FR"/>
    </w:rPr>
  </w:style>
  <w:style w:type="character" w:customStyle="1" w:styleId="ADANBCar">
    <w:name w:val="ADA_NB Car"/>
    <w:link w:val="ADANB"/>
    <w:rsid w:val="005C3B2C"/>
    <w:rPr>
      <w:rFonts w:ascii="Alstom" w:hAnsi="Alstom"/>
      <w:noProof/>
      <w:color w:val="1F497D"/>
      <w:sz w:val="16"/>
      <w:szCs w:val="16"/>
      <w:lang w:val="en-GB" w:eastAsia="fr-FR"/>
    </w:rPr>
  </w:style>
  <w:style w:type="paragraph" w:customStyle="1" w:styleId="Celtext">
    <w:name w:val="Cel:text"/>
    <w:next w:val="Normal"/>
    <w:rsid w:val="00CB6FA5"/>
    <w:pPr>
      <w:spacing w:before="60" w:after="60"/>
    </w:pPr>
    <w:rPr>
      <w:rFonts w:ascii="FuturaA Bk BT" w:hAnsi="FuturaA Bk BT"/>
      <w:snapToGrid w:val="0"/>
      <w:lang w:val="en-GB" w:eastAsia="fr-FR"/>
    </w:rPr>
  </w:style>
  <w:style w:type="character" w:customStyle="1" w:styleId="StylerapideNBCar">
    <w:name w:val="Style rapide NB Car"/>
    <w:link w:val="StylerapideNB"/>
    <w:rsid w:val="00E133C8"/>
    <w:rPr>
      <w:rFonts w:ascii="Alstom" w:hAnsi="Alstom"/>
      <w:sz w:val="22"/>
      <w:lang w:val="en-GB" w:eastAsia="fr-FR"/>
    </w:rPr>
  </w:style>
  <w:style w:type="character" w:customStyle="1" w:styleId="TextebrutCar">
    <w:name w:val="Texte brut Car"/>
    <w:link w:val="Textebrut"/>
    <w:uiPriority w:val="99"/>
    <w:rsid w:val="00BE360B"/>
    <w:rPr>
      <w:rFonts w:ascii="Courier New" w:hAnsi="Courier New"/>
      <w:b/>
      <w:sz w:val="16"/>
      <w:lang w:val="fr-FR" w:eastAsia="fr-FR"/>
    </w:rPr>
  </w:style>
  <w:style w:type="paragraph" w:styleId="Rvision">
    <w:name w:val="Revision"/>
    <w:hidden/>
    <w:uiPriority w:val="99"/>
    <w:semiHidden/>
    <w:rsid w:val="004E53BD"/>
    <w:rPr>
      <w:rFonts w:ascii="Alstom" w:hAnsi="Alstom"/>
      <w:sz w:val="22"/>
      <w:lang w:val="en-GB"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BE" w:eastAsia="fr-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qFormat/>
    <w:rsid w:val="000A67EB"/>
    <w:pPr>
      <w:spacing w:after="120"/>
    </w:pPr>
    <w:rPr>
      <w:rFonts w:ascii="Alstom" w:hAnsi="Alstom"/>
      <w:sz w:val="22"/>
      <w:lang w:val="en-GB" w:eastAsia="fr-FR"/>
    </w:rPr>
  </w:style>
  <w:style w:type="paragraph" w:styleId="Titre1">
    <w:name w:val="heading 1"/>
    <w:aliases w:val="Heading 1,überschrift 1,H1,Heading 11,Subtitle1,Titre1,ASAPHeading 1,heading 1,1 ghost,g,ghost,1 ghost1,g1,h1,Heading1"/>
    <w:basedOn w:val="Normal"/>
    <w:next w:val="Corpsdetexte"/>
    <w:qFormat/>
    <w:pPr>
      <w:keepNext/>
      <w:numPr>
        <w:numId w:val="1"/>
      </w:numPr>
      <w:tabs>
        <w:tab w:val="left" w:pos="1134"/>
      </w:tabs>
      <w:suppressAutoHyphens/>
      <w:spacing w:before="120" w:after="240"/>
      <w:outlineLvl w:val="0"/>
    </w:pPr>
    <w:rPr>
      <w:b/>
      <w:smallCaps/>
      <w:sz w:val="32"/>
    </w:rPr>
  </w:style>
  <w:style w:type="paragraph" w:styleId="Titre2">
    <w:name w:val="heading 2"/>
    <w:aliases w:val="Heading 2,H2,Heading 21,h2,2,subtitle2,Titre 2 modified,sub-sect,RFQ1,section header,21,sub-sect1,22,sub-sect2,23,sub-sect3,24,sub-sect4,25,sub-sect5,(1.1,1.2,1.3 etc),211,sub-sect11,Major,Major1,Major2,Major11,heading 2,1.1.1 heading,2 headline"/>
    <w:basedOn w:val="Normal"/>
    <w:next w:val="Retraitcorpsdetexte"/>
    <w:qFormat/>
    <w:pPr>
      <w:keepNext/>
      <w:numPr>
        <w:ilvl w:val="1"/>
        <w:numId w:val="1"/>
      </w:numPr>
      <w:tabs>
        <w:tab w:val="left" w:pos="1134"/>
      </w:tabs>
      <w:spacing w:after="180"/>
      <w:outlineLvl w:val="1"/>
    </w:pPr>
    <w:rPr>
      <w:b/>
      <w:smallCaps/>
      <w:sz w:val="28"/>
    </w:rPr>
  </w:style>
  <w:style w:type="paragraph" w:styleId="Titre3">
    <w:name w:val="heading 3"/>
    <w:aliases w:val="Heading 3,H3,Heading,Heading v,Heading 31,título 3,subtitle 3,3numbers,heading 3,3 bullet,b,bullet,bullets,h3,Heading3,B Head,ergo... 'ctrl-3'"/>
    <w:basedOn w:val="Normal"/>
    <w:next w:val="Corpsdetexte"/>
    <w:qFormat/>
    <w:pPr>
      <w:numPr>
        <w:ilvl w:val="2"/>
        <w:numId w:val="1"/>
      </w:numPr>
      <w:tabs>
        <w:tab w:val="left" w:pos="1134"/>
      </w:tabs>
      <w:spacing w:before="240"/>
      <w:outlineLvl w:val="2"/>
    </w:pPr>
    <w:rPr>
      <w:b/>
      <w:i/>
    </w:rPr>
  </w:style>
  <w:style w:type="paragraph" w:styleId="Titre4">
    <w:name w:val="heading 4"/>
    <w:aliases w:val="Heading 4,H4,paragraphe[1],[req],4numbers,p,heading 4,4 dash,3,dash,h4,Heading4,ergo...."/>
    <w:basedOn w:val="Titre3"/>
    <w:next w:val="Corpsdetexte"/>
    <w:qFormat/>
    <w:pPr>
      <w:numPr>
        <w:ilvl w:val="3"/>
      </w:numPr>
      <w:spacing w:before="120" w:after="60"/>
      <w:outlineLvl w:val="3"/>
    </w:pPr>
    <w:rPr>
      <w:b w:val="0"/>
      <w:i w:val="0"/>
    </w:rPr>
  </w:style>
  <w:style w:type="paragraph" w:styleId="Titre5">
    <w:name w:val="heading 5"/>
    <w:aliases w:val="Heading 5 - Mandatory requirements,Heading 5,H5,paragraphe[2],Heading 5 - Bad,heading 5,5 sub-bullet,sb,4,h5,Mandatory reqmts,ergo....."/>
    <w:basedOn w:val="Normal"/>
    <w:next w:val="Corpsdetexte"/>
    <w:link w:val="Titre5Car"/>
    <w:qFormat/>
    <w:pPr>
      <w:numPr>
        <w:ilvl w:val="4"/>
        <w:numId w:val="1"/>
      </w:numPr>
      <w:tabs>
        <w:tab w:val="left" w:pos="1134"/>
      </w:tabs>
      <w:spacing w:before="60"/>
      <w:outlineLvl w:val="4"/>
    </w:pPr>
  </w:style>
  <w:style w:type="paragraph" w:styleId="Titre6">
    <w:name w:val="heading 6"/>
    <w:aliases w:val="Appendix Titre 1,Heading 6,H6,paragraphe[3],heading 6,Heading 6-Appendixes,sub-dash,sd,5,h6"/>
    <w:basedOn w:val="Normal"/>
    <w:next w:val="Normal"/>
    <w:qFormat/>
    <w:pPr>
      <w:pageBreakBefore/>
      <w:numPr>
        <w:ilvl w:val="5"/>
        <w:numId w:val="1"/>
      </w:numPr>
      <w:spacing w:before="60" w:after="60"/>
      <w:outlineLvl w:val="5"/>
    </w:pPr>
    <w:rPr>
      <w:b/>
      <w:caps/>
      <w:sz w:val="24"/>
    </w:rPr>
  </w:style>
  <w:style w:type="paragraph" w:styleId="Titre7">
    <w:name w:val="heading 7"/>
    <w:aliases w:val="Appendix Titre 2,liste1,Heading 7,liste[1],heading 7,h7"/>
    <w:basedOn w:val="Normal"/>
    <w:next w:val="Normal"/>
    <w:qFormat/>
    <w:pPr>
      <w:numPr>
        <w:ilvl w:val="6"/>
        <w:numId w:val="1"/>
      </w:numPr>
      <w:tabs>
        <w:tab w:val="left" w:pos="2126"/>
      </w:tabs>
      <w:spacing w:before="60" w:after="60"/>
      <w:outlineLvl w:val="6"/>
    </w:pPr>
    <w:rPr>
      <w:b/>
      <w:i/>
    </w:rPr>
  </w:style>
  <w:style w:type="paragraph" w:styleId="Titre8">
    <w:name w:val="heading 8"/>
    <w:aliases w:val="Appendix Titre 3,liste 2,Heading 8,liste[2],heading 8"/>
    <w:basedOn w:val="Normal"/>
    <w:next w:val="Normal"/>
    <w:qFormat/>
    <w:pPr>
      <w:numPr>
        <w:ilvl w:val="7"/>
        <w:numId w:val="1"/>
      </w:numPr>
      <w:tabs>
        <w:tab w:val="left" w:pos="2126"/>
      </w:tabs>
      <w:spacing w:before="60" w:after="60"/>
      <w:outlineLvl w:val="7"/>
    </w:pPr>
  </w:style>
  <w:style w:type="paragraph" w:styleId="Titre9">
    <w:name w:val="heading 9"/>
    <w:aliases w:val="Appendix Titre 4,Heading 9,liste[3],heading 9"/>
    <w:basedOn w:val="Normal"/>
    <w:next w:val="Normal"/>
    <w:qFormat/>
    <w:pPr>
      <w:numPr>
        <w:ilvl w:val="8"/>
        <w:numId w:val="1"/>
      </w:numPr>
      <w:tabs>
        <w:tab w:val="left" w:pos="2126"/>
      </w:tabs>
      <w:spacing w:before="60" w:after="60"/>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semiHidden/>
  </w:style>
  <w:style w:type="paragraph" w:styleId="Retraitcorpsdetexte">
    <w:name w:val="Body Text Indent"/>
    <w:basedOn w:val="Normal"/>
    <w:semiHidden/>
    <w:pPr>
      <w:ind w:left="283"/>
    </w:pPr>
    <w:rPr>
      <w:lang w:val="fr-FR"/>
    </w:rPr>
  </w:style>
  <w:style w:type="paragraph" w:styleId="TM1">
    <w:name w:val="toc 1"/>
    <w:basedOn w:val="Normal"/>
    <w:next w:val="Normal"/>
    <w:uiPriority w:val="39"/>
    <w:pPr>
      <w:spacing w:before="120"/>
    </w:pPr>
    <w:rPr>
      <w:rFonts w:ascii="Times New Roman" w:hAnsi="Times New Roman"/>
      <w:b/>
      <w:caps/>
      <w:sz w:val="20"/>
    </w:rPr>
  </w:style>
  <w:style w:type="paragraph" w:styleId="TM2">
    <w:name w:val="toc 2"/>
    <w:basedOn w:val="TM1"/>
    <w:next w:val="Normal"/>
    <w:uiPriority w:val="39"/>
    <w:pPr>
      <w:spacing w:before="0" w:after="0"/>
      <w:ind w:left="220"/>
    </w:pPr>
    <w:rPr>
      <w:b w:val="0"/>
      <w:caps w:val="0"/>
      <w:smallCaps/>
    </w:rPr>
  </w:style>
  <w:style w:type="character" w:styleId="Numrodepage">
    <w:name w:val="page number"/>
    <w:semiHidden/>
    <w:rPr>
      <w:rFonts w:ascii="Arial" w:hAnsi="Arial"/>
      <w:b/>
      <w:sz w:val="24"/>
    </w:rPr>
  </w:style>
  <w:style w:type="paragraph" w:styleId="Notedebasdepage">
    <w:name w:val="footnote text"/>
    <w:aliases w:val="Footnote Text"/>
    <w:basedOn w:val="Normal"/>
    <w:semiHidden/>
    <w:rPr>
      <w:sz w:val="18"/>
    </w:rPr>
  </w:style>
  <w:style w:type="paragraph" w:customStyle="1" w:styleId="Figure">
    <w:name w:val="Figure"/>
    <w:basedOn w:val="Normal"/>
    <w:next w:val="Corpsdetexte"/>
    <w:pPr>
      <w:jc w:val="center"/>
    </w:pPr>
    <w:rPr>
      <w:b/>
    </w:rPr>
  </w:style>
  <w:style w:type="paragraph" w:styleId="En-tte">
    <w:name w:val="header"/>
    <w:basedOn w:val="Normal"/>
    <w:semiHidden/>
    <w:pPr>
      <w:tabs>
        <w:tab w:val="center" w:pos="4536"/>
        <w:tab w:val="right" w:pos="9072"/>
      </w:tabs>
    </w:pPr>
    <w:rPr>
      <w:b/>
      <w:caps/>
      <w:sz w:val="28"/>
    </w:rPr>
  </w:style>
  <w:style w:type="paragraph" w:styleId="TM3">
    <w:name w:val="toc 3"/>
    <w:basedOn w:val="Normal"/>
    <w:next w:val="Normal"/>
    <w:uiPriority w:val="39"/>
    <w:pPr>
      <w:ind w:left="440"/>
    </w:pPr>
    <w:rPr>
      <w:rFonts w:ascii="Times New Roman" w:hAnsi="Times New Roman"/>
      <w:i/>
      <w:sz w:val="20"/>
    </w:rPr>
  </w:style>
  <w:style w:type="paragraph" w:customStyle="1" w:styleId="DocReference">
    <w:name w:val="Doc_Reference"/>
    <w:basedOn w:val="Normal"/>
    <w:next w:val="Corpsdetexte"/>
    <w:pPr>
      <w:spacing w:before="120" w:after="60"/>
    </w:pPr>
    <w:rPr>
      <w:sz w:val="20"/>
    </w:rPr>
  </w:style>
  <w:style w:type="paragraph" w:customStyle="1" w:styleId="DocIssue">
    <w:name w:val="Doc_Issue"/>
    <w:basedOn w:val="Normal"/>
    <w:next w:val="Corpsdetexte"/>
    <w:rPr>
      <w:lang w:val="fr-FR"/>
    </w:rPr>
  </w:style>
  <w:style w:type="paragraph" w:customStyle="1" w:styleId="DocTitle">
    <w:name w:val="Doc_Title"/>
    <w:basedOn w:val="En-tte"/>
    <w:pPr>
      <w:tabs>
        <w:tab w:val="clear" w:pos="4536"/>
        <w:tab w:val="clear" w:pos="9072"/>
      </w:tabs>
      <w:spacing w:before="120" w:after="240"/>
      <w:jc w:val="center"/>
    </w:pPr>
    <w:rPr>
      <w:position w:val="-12"/>
    </w:rPr>
  </w:style>
  <w:style w:type="paragraph" w:styleId="TM4">
    <w:name w:val="toc 4"/>
    <w:basedOn w:val="Normal"/>
    <w:next w:val="Normal"/>
    <w:semiHidden/>
    <w:pPr>
      <w:ind w:left="660"/>
    </w:pPr>
    <w:rPr>
      <w:rFonts w:ascii="Times New Roman" w:hAnsi="Times New Roman"/>
      <w:sz w:val="18"/>
    </w:rPr>
  </w:style>
  <w:style w:type="paragraph" w:styleId="TM5">
    <w:name w:val="toc 5"/>
    <w:basedOn w:val="Normal"/>
    <w:next w:val="Normal"/>
    <w:semiHidden/>
    <w:pPr>
      <w:ind w:left="880"/>
    </w:pPr>
    <w:rPr>
      <w:rFonts w:ascii="Times New Roman" w:hAnsi="Times New Roman"/>
      <w:sz w:val="18"/>
    </w:rPr>
  </w:style>
  <w:style w:type="paragraph" w:styleId="TM6">
    <w:name w:val="toc 6"/>
    <w:basedOn w:val="TM5"/>
    <w:next w:val="Normal"/>
    <w:semiHidden/>
    <w:pPr>
      <w:ind w:left="1100"/>
    </w:pPr>
  </w:style>
  <w:style w:type="paragraph" w:styleId="TM7">
    <w:name w:val="toc 7"/>
    <w:basedOn w:val="TM6"/>
    <w:next w:val="Normal"/>
    <w:semiHidden/>
    <w:pPr>
      <w:ind w:left="1320"/>
    </w:pPr>
  </w:style>
  <w:style w:type="paragraph" w:styleId="TM8">
    <w:name w:val="toc 8"/>
    <w:basedOn w:val="TM6"/>
    <w:next w:val="Normal"/>
    <w:semiHidden/>
    <w:pPr>
      <w:ind w:left="1540"/>
    </w:pPr>
  </w:style>
  <w:style w:type="paragraph" w:styleId="TM9">
    <w:name w:val="toc 9"/>
    <w:basedOn w:val="TM6"/>
    <w:next w:val="Normal"/>
    <w:semiHidden/>
    <w:pPr>
      <w:ind w:left="1760"/>
    </w:pPr>
  </w:style>
  <w:style w:type="paragraph" w:customStyle="1" w:styleId="DocDate">
    <w:name w:val="Doc_Date"/>
    <w:basedOn w:val="Normal"/>
    <w:next w:val="Corpsdetexte"/>
    <w:rPr>
      <w:lang w:val="fr-FR"/>
    </w:rPr>
  </w:style>
  <w:style w:type="paragraph" w:customStyle="1" w:styleId="Referenceddocument">
    <w:name w:val="Referenced document"/>
    <w:basedOn w:val="Normal"/>
    <w:pPr>
      <w:numPr>
        <w:numId w:val="2"/>
      </w:numPr>
      <w:tabs>
        <w:tab w:val="right" w:pos="9616"/>
      </w:tabs>
      <w:spacing w:after="60"/>
    </w:pPr>
  </w:style>
  <w:style w:type="character" w:styleId="Appelnotedebasdep">
    <w:name w:val="footnote reference"/>
    <w:semiHidden/>
    <w:rPr>
      <w:vertAlign w:val="superscript"/>
    </w:rPr>
  </w:style>
  <w:style w:type="paragraph" w:styleId="Notedefin">
    <w:name w:val="endnote text"/>
    <w:basedOn w:val="Normal"/>
    <w:semiHidden/>
    <w:rPr>
      <w:sz w:val="20"/>
    </w:rPr>
  </w:style>
  <w:style w:type="character" w:styleId="Appeldenotedefin">
    <w:name w:val="endnote reference"/>
    <w:semiHidden/>
    <w:rPr>
      <w:vertAlign w:val="superscript"/>
    </w:rPr>
  </w:style>
  <w:style w:type="paragraph" w:customStyle="1" w:styleId="PROJECTTITLE">
    <w:name w:val="PROJECT_TITLE"/>
    <w:basedOn w:val="Corpsdetexte"/>
    <w:pPr>
      <w:spacing w:before="240" w:after="240"/>
      <w:jc w:val="center"/>
    </w:pPr>
    <w:rPr>
      <w:b/>
      <w:caps/>
      <w:sz w:val="32"/>
    </w:rPr>
  </w:style>
  <w:style w:type="paragraph" w:styleId="Pieddepage">
    <w:name w:val="footer"/>
    <w:aliases w:val="Footer"/>
    <w:basedOn w:val="Normal"/>
    <w:semiHidden/>
    <w:pPr>
      <w:tabs>
        <w:tab w:val="center" w:pos="4536"/>
        <w:tab w:val="right" w:pos="9072"/>
      </w:tabs>
    </w:pPr>
  </w:style>
  <w:style w:type="paragraph" w:styleId="Tabledesillustrations">
    <w:name w:val="table of figures"/>
    <w:basedOn w:val="Normal"/>
    <w:next w:val="Normal"/>
    <w:semiHidden/>
    <w:pPr>
      <w:ind w:left="440" w:hanging="440"/>
    </w:pPr>
  </w:style>
  <w:style w:type="paragraph" w:customStyle="1" w:styleId="MandatoryRequirementList">
    <w:name w:val="Mandatory Requirement List"/>
    <w:basedOn w:val="Corpsdetexte"/>
    <w:pPr>
      <w:tabs>
        <w:tab w:val="num" w:pos="1494"/>
      </w:tabs>
      <w:ind w:left="1494" w:hanging="360"/>
    </w:pPr>
  </w:style>
  <w:style w:type="paragraph" w:styleId="Liste">
    <w:name w:val="List"/>
    <w:basedOn w:val="Titre5"/>
    <w:semiHidden/>
    <w:pPr>
      <w:ind w:left="360" w:hanging="360"/>
      <w:outlineLvl w:val="9"/>
    </w:pPr>
  </w:style>
  <w:style w:type="paragraph" w:customStyle="1" w:styleId="Corpsdetexte21">
    <w:name w:val="Corps de texte 21"/>
    <w:basedOn w:val="Normal"/>
    <w:rPr>
      <w:rFonts w:ascii="Times New Roman" w:hAnsi="Times New Roman"/>
      <w:b/>
      <w:sz w:val="24"/>
    </w:rPr>
  </w:style>
  <w:style w:type="paragraph" w:customStyle="1" w:styleId="Corpsdetexte31">
    <w:name w:val="Corps de texte 31"/>
    <w:basedOn w:val="Normal"/>
    <w:rPr>
      <w:rFonts w:ascii="Times New Roman" w:hAnsi="Times New Roman"/>
      <w:b/>
      <w:sz w:val="20"/>
    </w:rPr>
  </w:style>
  <w:style w:type="paragraph" w:customStyle="1" w:styleId="Textebrut1">
    <w:name w:val="Texte brut1"/>
    <w:basedOn w:val="Normal"/>
    <w:rPr>
      <w:rFonts w:ascii="Courier New" w:hAnsi="Courier New"/>
      <w:sz w:val="20"/>
      <w:lang w:val="fr-FR"/>
    </w:rPr>
  </w:style>
  <w:style w:type="paragraph" w:customStyle="1" w:styleId="tableau">
    <w:name w:val="tableau"/>
    <w:basedOn w:val="Normal"/>
    <w:pPr>
      <w:suppressAutoHyphens/>
      <w:spacing w:before="90" w:after="54"/>
      <w:ind w:right="107"/>
      <w:jc w:val="center"/>
    </w:pPr>
    <w:rPr>
      <w:lang w:val="fr-FR"/>
    </w:rPr>
  </w:style>
  <w:style w:type="paragraph" w:styleId="Lgende">
    <w:name w:val="caption"/>
    <w:aliases w:val="Legend_Figures,Caption,LEGEND_FIGURES,Légende_Figure,figure,Caption2,Caption2 Carattere Carattere Carattere Carattere Carattere Carattere,Caption2 Carattere Carattere,Caption2 Carattere,Table/Figure Heading"/>
    <w:basedOn w:val="Normal"/>
    <w:next w:val="Normal"/>
    <w:qFormat/>
    <w:pPr>
      <w:spacing w:before="120"/>
    </w:pPr>
    <w:rPr>
      <w:b/>
    </w:rPr>
  </w:style>
  <w:style w:type="paragraph" w:customStyle="1" w:styleId="NOTE">
    <w:name w:val="NOTE"/>
    <w:basedOn w:val="Normal"/>
    <w:next w:val="Normal"/>
    <w:pPr>
      <w:spacing w:before="100" w:after="100"/>
    </w:pPr>
    <w:rPr>
      <w:spacing w:val="8"/>
      <w:sz w:val="16"/>
    </w:rPr>
  </w:style>
  <w:style w:type="paragraph" w:customStyle="1" w:styleId="Table">
    <w:name w:val="Table_#"/>
    <w:basedOn w:val="Normal"/>
    <w:next w:val="Normal"/>
    <w:pPr>
      <w:keepNext/>
      <w:spacing w:before="567" w:after="113"/>
      <w:jc w:val="center"/>
    </w:pPr>
    <w:rPr>
      <w:rFonts w:ascii="Times New Roman" w:hAnsi="Times New Roman"/>
      <w:sz w:val="20"/>
      <w:lang w:val="en-US"/>
    </w:rPr>
  </w:style>
  <w:style w:type="character" w:styleId="Numrodeligne">
    <w:name w:val="line number"/>
    <w:basedOn w:val="Policepardfaut"/>
    <w:semiHidden/>
  </w:style>
  <w:style w:type="paragraph" w:customStyle="1" w:styleId="Corpsdetexte22">
    <w:name w:val="Corps de texte 22"/>
    <w:basedOn w:val="Normal"/>
    <w:pPr>
      <w:ind w:left="1134" w:hanging="1134"/>
    </w:pPr>
  </w:style>
  <w:style w:type="paragraph" w:styleId="Index7">
    <w:name w:val="index 7"/>
    <w:basedOn w:val="Normal"/>
    <w:next w:val="Normal"/>
    <w:autoRedefine/>
    <w:semiHidden/>
    <w:pPr>
      <w:ind w:left="1540" w:hanging="220"/>
    </w:pPr>
    <w:rPr>
      <w:rFonts w:ascii="Times New Roman" w:hAnsi="Times New Roman"/>
      <w:sz w:val="18"/>
      <w:lang w:val="fr-FR"/>
    </w:rPr>
  </w:style>
  <w:style w:type="character" w:styleId="Accentuation">
    <w:name w:val="Emphasis"/>
    <w:rPr>
      <w:i/>
    </w:rPr>
  </w:style>
  <w:style w:type="paragraph" w:customStyle="1" w:styleId="ADA">
    <w:name w:val="ADA"/>
    <w:basedOn w:val="Normal"/>
    <w:rPr>
      <w:rFonts w:ascii="Courier New" w:hAnsi="Courier New"/>
      <w:b/>
      <w:sz w:val="16"/>
    </w:rPr>
  </w:style>
  <w:style w:type="paragraph" w:customStyle="1" w:styleId="pseudocode">
    <w:name w:val="pseudocode"/>
    <w:basedOn w:val="Normal"/>
    <w:pPr>
      <w:tabs>
        <w:tab w:val="left" w:pos="284"/>
        <w:tab w:val="left" w:pos="567"/>
        <w:tab w:val="left" w:pos="851"/>
        <w:tab w:val="left" w:pos="1134"/>
        <w:tab w:val="left" w:pos="1418"/>
        <w:tab w:val="left" w:pos="1701"/>
        <w:tab w:val="left" w:pos="1985"/>
        <w:tab w:val="left" w:pos="2268"/>
        <w:tab w:val="left" w:pos="2552"/>
        <w:tab w:val="left" w:pos="2835"/>
      </w:tabs>
    </w:pPr>
    <w:rPr>
      <w:rFonts w:ascii="Times New Roman" w:hAnsi="Times New Roman"/>
      <w:i/>
      <w:sz w:val="20"/>
    </w:rPr>
  </w:style>
  <w:style w:type="paragraph" w:styleId="Corpsdetexte2">
    <w:name w:val="Body Text 2"/>
    <w:basedOn w:val="Normal"/>
    <w:semiHidden/>
    <w:pPr>
      <w:jc w:val="center"/>
    </w:pPr>
  </w:style>
  <w:style w:type="paragraph" w:styleId="Listepuces2">
    <w:name w:val="List Bullet 2"/>
    <w:basedOn w:val="Normal"/>
    <w:autoRedefine/>
    <w:semiHidden/>
    <w:pPr>
      <w:numPr>
        <w:numId w:val="3"/>
      </w:numPr>
      <w:spacing w:before="60" w:after="60"/>
      <w:ind w:left="648" w:hanging="360"/>
    </w:pPr>
    <w:rPr>
      <w:rFonts w:ascii="Times New Roman" w:hAnsi="Times New Roman"/>
      <w:sz w:val="24"/>
    </w:rPr>
  </w:style>
  <w:style w:type="paragraph" w:customStyle="1" w:styleId="LastBullet">
    <w:name w:val="Last Bullet"/>
    <w:basedOn w:val="Listepuces2"/>
    <w:autoRedefine/>
    <w:pPr>
      <w:numPr>
        <w:numId w:val="4"/>
      </w:numPr>
      <w:spacing w:after="240"/>
    </w:pPr>
  </w:style>
  <w:style w:type="paragraph" w:styleId="Retraitcorpsdetexte2">
    <w:name w:val="Body Text Indent 2"/>
    <w:basedOn w:val="Normal"/>
    <w:semiHidden/>
    <w:pPr>
      <w:ind w:left="3402" w:hanging="2268"/>
    </w:pPr>
  </w:style>
  <w:style w:type="paragraph" w:styleId="Corpsdetexte3">
    <w:name w:val="Body Text 3"/>
    <w:basedOn w:val="Normal"/>
    <w:semiHidden/>
    <w:pPr>
      <w:spacing w:before="60" w:after="60"/>
    </w:pPr>
    <w:rPr>
      <w:rFonts w:ascii="Times New Roman" w:hAnsi="Times New Roman"/>
      <w:sz w:val="24"/>
      <w:lang w:val="en-US"/>
    </w:rPr>
  </w:style>
  <w:style w:type="paragraph" w:customStyle="1" w:styleId="Code">
    <w:name w:val="Code"/>
    <w:basedOn w:val="Corpsdetexte"/>
    <w:link w:val="CodeCar"/>
    <w:pPr>
      <w:keepLines/>
    </w:pPr>
    <w:rPr>
      <w:rFonts w:ascii="Courier" w:hAnsi="Courier"/>
      <w:sz w:val="16"/>
    </w:rPr>
  </w:style>
  <w:style w:type="paragraph" w:styleId="Textedebulles">
    <w:name w:val="Balloon Text"/>
    <w:basedOn w:val="Normal"/>
    <w:semiHidden/>
    <w:rPr>
      <w:rFonts w:ascii="Tahoma" w:hAnsi="Tahoma" w:cs="Tahoma"/>
      <w:sz w:val="16"/>
      <w:szCs w:val="16"/>
    </w:rPr>
  </w:style>
  <w:style w:type="character" w:styleId="Lienhypertexte">
    <w:name w:val="Hyperlink"/>
    <w:semiHidden/>
    <w:rPr>
      <w:color w:val="0000FF"/>
      <w:u w:val="single"/>
    </w:rPr>
  </w:style>
  <w:style w:type="paragraph" w:styleId="Textebrut">
    <w:name w:val="Plain Text"/>
    <w:basedOn w:val="ADA"/>
    <w:link w:val="TextebrutCar"/>
    <w:uiPriority w:val="99"/>
    <w:rPr>
      <w:lang w:val="fr-FR"/>
    </w:rPr>
  </w:style>
  <w:style w:type="character" w:styleId="Lienhypertextesuivivisit">
    <w:name w:val="FollowedHyperlink"/>
    <w:semiHidden/>
    <w:rPr>
      <w:color w:val="800080"/>
      <w:u w:val="single"/>
    </w:rPr>
  </w:style>
  <w:style w:type="table" w:styleId="Grilledutableau">
    <w:name w:val="Table Grid"/>
    <w:basedOn w:val="TableauNormal"/>
    <w:uiPriority w:val="59"/>
    <w:rsid w:val="00AE28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rsid w:val="0082400E"/>
    <w:pPr>
      <w:spacing w:after="0"/>
      <w:ind w:left="720"/>
      <w:contextualSpacing/>
      <w:jc w:val="both"/>
    </w:pPr>
    <w:rPr>
      <w:sz w:val="20"/>
    </w:rPr>
  </w:style>
  <w:style w:type="paragraph" w:customStyle="1" w:styleId="Puce1">
    <w:name w:val="Puce 1"/>
    <w:basedOn w:val="Paragraphedeliste"/>
    <w:qFormat/>
    <w:rsid w:val="007163D5"/>
    <w:pPr>
      <w:numPr>
        <w:numId w:val="19"/>
      </w:numPr>
    </w:pPr>
    <w:rPr>
      <w:sz w:val="22"/>
      <w:szCs w:val="22"/>
    </w:rPr>
  </w:style>
  <w:style w:type="paragraph" w:customStyle="1" w:styleId="Puce2">
    <w:name w:val="Puce 2"/>
    <w:basedOn w:val="Puce1"/>
    <w:qFormat/>
    <w:rsid w:val="00EA18D4"/>
    <w:pPr>
      <w:numPr>
        <w:ilvl w:val="1"/>
      </w:numPr>
    </w:pPr>
  </w:style>
  <w:style w:type="paragraph" w:customStyle="1" w:styleId="Table0">
    <w:name w:val="Table"/>
    <w:basedOn w:val="Normal"/>
    <w:qFormat/>
    <w:rsid w:val="00EA18D4"/>
    <w:pPr>
      <w:spacing w:after="0"/>
      <w:jc w:val="both"/>
    </w:pPr>
    <w:rPr>
      <w:sz w:val="16"/>
      <w:szCs w:val="16"/>
    </w:rPr>
  </w:style>
  <w:style w:type="character" w:customStyle="1" w:styleId="Titre5Car">
    <w:name w:val="Titre 5 Car"/>
    <w:aliases w:val="Heading 5 - Mandatory requirements Car,Heading 5 Car,H5 Car,paragraphe[2] Car,Heading 5 - Bad Car,heading 5 Car,5 sub-bullet Car,sb Car,4 Car,h5 Car,Mandatory reqmts Car,ergo..... Car"/>
    <w:link w:val="Titre5"/>
    <w:rsid w:val="00EA18D4"/>
    <w:rPr>
      <w:rFonts w:ascii="Alstom" w:hAnsi="Alstom"/>
      <w:sz w:val="22"/>
      <w:lang w:val="en-GB" w:eastAsia="fr-FR"/>
    </w:rPr>
  </w:style>
  <w:style w:type="paragraph" w:customStyle="1" w:styleId="ADANB">
    <w:name w:val="ADA_NB"/>
    <w:basedOn w:val="Code"/>
    <w:link w:val="ADANBCar"/>
    <w:qFormat/>
    <w:rsid w:val="005C3B2C"/>
    <w:pPr>
      <w:spacing w:after="0"/>
    </w:pPr>
    <w:rPr>
      <w:rFonts w:ascii="Alstom" w:hAnsi="Alstom"/>
      <w:noProof/>
      <w:color w:val="1F497D"/>
      <w:szCs w:val="16"/>
    </w:rPr>
  </w:style>
  <w:style w:type="paragraph" w:customStyle="1" w:styleId="StylerapideNB">
    <w:name w:val="Style rapide NB"/>
    <w:basedOn w:val="Normal"/>
    <w:link w:val="StylerapideNBCar"/>
    <w:rsid w:val="00E133C8"/>
  </w:style>
  <w:style w:type="character" w:customStyle="1" w:styleId="CorpsdetexteCar">
    <w:name w:val="Corps de texte Car"/>
    <w:link w:val="Corpsdetexte"/>
    <w:semiHidden/>
    <w:rsid w:val="005C3B2C"/>
    <w:rPr>
      <w:rFonts w:ascii="Alstom" w:hAnsi="Alstom"/>
      <w:sz w:val="22"/>
      <w:lang w:val="en-GB" w:eastAsia="fr-FR"/>
    </w:rPr>
  </w:style>
  <w:style w:type="character" w:customStyle="1" w:styleId="CodeCar">
    <w:name w:val="Code Car"/>
    <w:link w:val="Code"/>
    <w:rsid w:val="005C3B2C"/>
    <w:rPr>
      <w:rFonts w:ascii="Courier" w:hAnsi="Courier"/>
      <w:sz w:val="16"/>
      <w:lang w:val="en-GB" w:eastAsia="fr-FR"/>
    </w:rPr>
  </w:style>
  <w:style w:type="character" w:customStyle="1" w:styleId="ADANBCar">
    <w:name w:val="ADA_NB Car"/>
    <w:link w:val="ADANB"/>
    <w:rsid w:val="005C3B2C"/>
    <w:rPr>
      <w:rFonts w:ascii="Alstom" w:hAnsi="Alstom"/>
      <w:noProof/>
      <w:color w:val="1F497D"/>
      <w:sz w:val="16"/>
      <w:szCs w:val="16"/>
      <w:lang w:val="en-GB" w:eastAsia="fr-FR"/>
    </w:rPr>
  </w:style>
  <w:style w:type="paragraph" w:customStyle="1" w:styleId="Celtext">
    <w:name w:val="Cel:text"/>
    <w:next w:val="Normal"/>
    <w:rsid w:val="00CB6FA5"/>
    <w:pPr>
      <w:spacing w:before="60" w:after="60"/>
    </w:pPr>
    <w:rPr>
      <w:rFonts w:ascii="FuturaA Bk BT" w:hAnsi="FuturaA Bk BT"/>
      <w:snapToGrid w:val="0"/>
      <w:lang w:val="en-GB" w:eastAsia="fr-FR"/>
    </w:rPr>
  </w:style>
  <w:style w:type="character" w:customStyle="1" w:styleId="StylerapideNBCar">
    <w:name w:val="Style rapide NB Car"/>
    <w:link w:val="StylerapideNB"/>
    <w:rsid w:val="00E133C8"/>
    <w:rPr>
      <w:rFonts w:ascii="Alstom" w:hAnsi="Alstom"/>
      <w:sz w:val="22"/>
      <w:lang w:val="en-GB" w:eastAsia="fr-FR"/>
    </w:rPr>
  </w:style>
  <w:style w:type="character" w:customStyle="1" w:styleId="TextebrutCar">
    <w:name w:val="Texte brut Car"/>
    <w:link w:val="Textebrut"/>
    <w:uiPriority w:val="99"/>
    <w:rsid w:val="00BE360B"/>
    <w:rPr>
      <w:rFonts w:ascii="Courier New" w:hAnsi="Courier New"/>
      <w:b/>
      <w:sz w:val="16"/>
      <w:lang w:val="fr-FR" w:eastAsia="fr-FR"/>
    </w:rPr>
  </w:style>
  <w:style w:type="paragraph" w:styleId="Rvision">
    <w:name w:val="Revision"/>
    <w:hidden/>
    <w:uiPriority w:val="99"/>
    <w:semiHidden/>
    <w:rsid w:val="004E53BD"/>
    <w:rPr>
      <w:rFonts w:ascii="Alstom" w:hAnsi="Alstom"/>
      <w:sz w:val="22"/>
      <w:lang w:val="en-GB"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39836">
      <w:bodyDiv w:val="1"/>
      <w:marLeft w:val="0"/>
      <w:marRight w:val="0"/>
      <w:marTop w:val="0"/>
      <w:marBottom w:val="0"/>
      <w:divBdr>
        <w:top w:val="none" w:sz="0" w:space="0" w:color="auto"/>
        <w:left w:val="none" w:sz="0" w:space="0" w:color="auto"/>
        <w:bottom w:val="none" w:sz="0" w:space="0" w:color="auto"/>
        <w:right w:val="none" w:sz="0" w:space="0" w:color="auto"/>
      </w:divBdr>
    </w:div>
    <w:div w:id="97877144">
      <w:bodyDiv w:val="1"/>
      <w:marLeft w:val="0"/>
      <w:marRight w:val="0"/>
      <w:marTop w:val="0"/>
      <w:marBottom w:val="0"/>
      <w:divBdr>
        <w:top w:val="none" w:sz="0" w:space="0" w:color="auto"/>
        <w:left w:val="none" w:sz="0" w:space="0" w:color="auto"/>
        <w:bottom w:val="none" w:sz="0" w:space="0" w:color="auto"/>
        <w:right w:val="none" w:sz="0" w:space="0" w:color="auto"/>
      </w:divBdr>
    </w:div>
    <w:div w:id="369693477">
      <w:bodyDiv w:val="1"/>
      <w:marLeft w:val="0"/>
      <w:marRight w:val="0"/>
      <w:marTop w:val="0"/>
      <w:marBottom w:val="0"/>
      <w:divBdr>
        <w:top w:val="none" w:sz="0" w:space="0" w:color="auto"/>
        <w:left w:val="none" w:sz="0" w:space="0" w:color="auto"/>
        <w:bottom w:val="none" w:sz="0" w:space="0" w:color="auto"/>
        <w:right w:val="none" w:sz="0" w:space="0" w:color="auto"/>
      </w:divBdr>
    </w:div>
    <w:div w:id="844827053">
      <w:bodyDiv w:val="1"/>
      <w:marLeft w:val="0"/>
      <w:marRight w:val="0"/>
      <w:marTop w:val="0"/>
      <w:marBottom w:val="0"/>
      <w:divBdr>
        <w:top w:val="none" w:sz="0" w:space="0" w:color="auto"/>
        <w:left w:val="none" w:sz="0" w:space="0" w:color="auto"/>
        <w:bottom w:val="none" w:sz="0" w:space="0" w:color="auto"/>
        <w:right w:val="none" w:sz="0" w:space="0" w:color="auto"/>
      </w:divBdr>
    </w:div>
    <w:div w:id="1240600953">
      <w:bodyDiv w:val="1"/>
      <w:marLeft w:val="0"/>
      <w:marRight w:val="0"/>
      <w:marTop w:val="0"/>
      <w:marBottom w:val="0"/>
      <w:divBdr>
        <w:top w:val="none" w:sz="0" w:space="0" w:color="auto"/>
        <w:left w:val="none" w:sz="0" w:space="0" w:color="auto"/>
        <w:bottom w:val="none" w:sz="0" w:space="0" w:color="auto"/>
        <w:right w:val="none" w:sz="0" w:space="0" w:color="auto"/>
      </w:divBdr>
    </w:div>
    <w:div w:id="1550459137">
      <w:bodyDiv w:val="1"/>
      <w:marLeft w:val="0"/>
      <w:marRight w:val="0"/>
      <w:marTop w:val="0"/>
      <w:marBottom w:val="0"/>
      <w:divBdr>
        <w:top w:val="none" w:sz="0" w:space="0" w:color="auto"/>
        <w:left w:val="none" w:sz="0" w:space="0" w:color="auto"/>
        <w:bottom w:val="none" w:sz="0" w:space="0" w:color="auto"/>
        <w:right w:val="none" w:sz="0" w:space="0" w:color="auto"/>
      </w:divBdr>
    </w:div>
    <w:div w:id="1626158813">
      <w:bodyDiv w:val="1"/>
      <w:marLeft w:val="0"/>
      <w:marRight w:val="0"/>
      <w:marTop w:val="0"/>
      <w:marBottom w:val="0"/>
      <w:divBdr>
        <w:top w:val="none" w:sz="0" w:space="0" w:color="auto"/>
        <w:left w:val="none" w:sz="0" w:space="0" w:color="auto"/>
        <w:bottom w:val="none" w:sz="0" w:space="0" w:color="auto"/>
        <w:right w:val="none" w:sz="0" w:space="0" w:color="auto"/>
      </w:divBdr>
    </w:div>
    <w:div w:id="1661079108">
      <w:bodyDiv w:val="1"/>
      <w:marLeft w:val="0"/>
      <w:marRight w:val="0"/>
      <w:marTop w:val="0"/>
      <w:marBottom w:val="0"/>
      <w:divBdr>
        <w:top w:val="none" w:sz="0" w:space="0" w:color="auto"/>
        <w:left w:val="none" w:sz="0" w:space="0" w:color="auto"/>
        <w:bottom w:val="none" w:sz="0" w:space="0" w:color="auto"/>
        <w:right w:val="none" w:sz="0" w:space="0" w:color="auto"/>
      </w:divBdr>
    </w:div>
    <w:div w:id="187618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BSI\BSI_engineer_doc%201-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A7073-5DB7-4663-9CCF-6F7DDDB2C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BSI_engineer_doc 1-0.dot</Template>
  <TotalTime>424</TotalTime>
  <Pages>75</Pages>
  <Words>19835</Words>
  <Characters>109098</Characters>
  <Application>Microsoft Office Word</Application>
  <DocSecurity>0</DocSecurity>
  <Lines>909</Lines>
  <Paragraphs>257</Paragraphs>
  <ScaleCrop>false</ScaleCrop>
  <HeadingPairs>
    <vt:vector size="2" baseType="variant">
      <vt:variant>
        <vt:lpstr>Titre</vt:lpstr>
      </vt:variant>
      <vt:variant>
        <vt:i4>1</vt:i4>
      </vt:variant>
    </vt:vector>
  </HeadingPairs>
  <TitlesOfParts>
    <vt:vector size="1" baseType="lpstr">
      <vt:lpstr>BSI Engineering document template	</vt:lpstr>
    </vt:vector>
  </TitlesOfParts>
  <Manager>M. Bronchart</Manager>
  <Company>ALSTOM BELGIUM SIGNALISATION</Company>
  <LinksUpToDate>false</LinksUpToDate>
  <CharactersWithSpaces>128676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BSI Engineering document template	</dc:title>
  <dc:subject>Document control</dc:subject>
  <dc:creator>gouepier</dc:creator>
  <cp:keywords/>
  <dc:description/>
  <cp:lastModifiedBy>3.0</cp:lastModifiedBy>
  <cp:revision>77</cp:revision>
  <cp:lastPrinted>2014-09-15T08:03:00Z</cp:lastPrinted>
  <dcterms:created xsi:type="dcterms:W3CDTF">2014-08-01T08:23:00Z</dcterms:created>
  <dcterms:modified xsi:type="dcterms:W3CDTF">2014-09-15T08:09:00Z</dcterms:modified>
</cp:coreProperties>
</file>